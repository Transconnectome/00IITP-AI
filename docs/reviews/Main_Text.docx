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C7CA7" w14:textId="6753A844" w:rsidR="00C44B79" w:rsidRPr="00FC1D1A" w:rsidRDefault="00714712" w:rsidP="00772F7D">
      <w:pPr>
        <w:spacing w:line="360" w:lineRule="auto"/>
        <w:rPr>
          <w:rFonts w:ascii="Times New Roman" w:hAnsi="Times New Roman" w:cs="Times New Roman"/>
          <w:b/>
          <w:bCs/>
        </w:rPr>
      </w:pPr>
      <w:r w:rsidRPr="000C6C92">
        <w:rPr>
          <w:rFonts w:ascii="Times New Roman" w:hAnsi="Times New Roman" w:cs="Times New Roman"/>
          <w:b/>
          <w:bCs/>
        </w:rPr>
        <w:t xml:space="preserve">Title: </w:t>
      </w:r>
      <w:r w:rsidR="00772F7D" w:rsidRPr="000C6C92">
        <w:rPr>
          <w:rFonts w:ascii="Times New Roman" w:hAnsi="Times New Roman" w:cs="Times New Roman"/>
          <w:b/>
          <w:bCs/>
        </w:rPr>
        <w:t xml:space="preserve">Polygenic Risk-Informed White Matter </w:t>
      </w:r>
      <w:r w:rsidR="001247CC">
        <w:rPr>
          <w:rFonts w:ascii="Times New Roman" w:hAnsi="Times New Roman" w:cs="Times New Roman"/>
          <w:b/>
          <w:bCs/>
        </w:rPr>
        <w:t>Integrity</w:t>
      </w:r>
      <w:r w:rsidR="00772F7D" w:rsidRPr="000C6C92">
        <w:rPr>
          <w:rFonts w:ascii="Times New Roman" w:hAnsi="Times New Roman" w:cs="Times New Roman"/>
          <w:b/>
          <w:bCs/>
        </w:rPr>
        <w:t xml:space="preserve"> Improves </w:t>
      </w:r>
      <w:r w:rsidR="00772F7D" w:rsidRPr="000C6C92">
        <w:rPr>
          <w:rFonts w:ascii="Times New Roman" w:hAnsi="Times New Roman" w:cs="Times New Roman" w:hint="eastAsia"/>
          <w:b/>
          <w:bCs/>
        </w:rPr>
        <w:t xml:space="preserve">Deep </w:t>
      </w:r>
      <w:r w:rsidR="00763006" w:rsidRPr="000C6C92">
        <w:rPr>
          <w:rFonts w:ascii="Times New Roman" w:hAnsi="Times New Roman" w:cs="Times New Roman"/>
          <w:b/>
          <w:bCs/>
        </w:rPr>
        <w:t>Learning</w:t>
      </w:r>
      <w:r w:rsidR="00772F7D" w:rsidRPr="000C6C92">
        <w:rPr>
          <w:rFonts w:ascii="Times New Roman" w:hAnsi="Times New Roman" w:cs="Times New Roman"/>
          <w:b/>
          <w:bCs/>
        </w:rPr>
        <w:t>-Based Prediction</w:t>
      </w:r>
      <w:r w:rsidR="001247CC">
        <w:rPr>
          <w:rFonts w:ascii="Times New Roman" w:hAnsi="Times New Roman" w:cs="Times New Roman"/>
          <w:b/>
          <w:bCs/>
        </w:rPr>
        <w:t xml:space="preserve"> of Youth Depression</w:t>
      </w:r>
      <w:r w:rsidR="00772F7D" w:rsidRPr="000C6C92">
        <w:rPr>
          <w:rFonts w:ascii="Times New Roman" w:hAnsi="Times New Roman" w:cs="Times New Roman"/>
          <w:b/>
          <w:bCs/>
        </w:rPr>
        <w:t xml:space="preserve"> </w:t>
      </w:r>
    </w:p>
    <w:p w14:paraId="2D3F9422" w14:textId="3B8EA78B" w:rsidR="00714712" w:rsidRPr="00E8547C" w:rsidRDefault="00714712" w:rsidP="0039400D">
      <w:pPr>
        <w:spacing w:line="276" w:lineRule="auto"/>
        <w:rPr>
          <w:rFonts w:ascii="Times New Roman" w:hAnsi="Times New Roman" w:cs="Times New Roman"/>
          <w:vertAlign w:val="superscript"/>
        </w:rPr>
      </w:pPr>
      <w:proofErr w:type="spellStart"/>
      <w:r w:rsidRPr="6DCE84A9">
        <w:rPr>
          <w:rFonts w:ascii="Times New Roman" w:hAnsi="Times New Roman" w:cs="Times New Roman"/>
          <w:lang w:val="fr-FR"/>
        </w:rPr>
        <w:t>Jung</w:t>
      </w:r>
      <w:r w:rsidR="005E46AA">
        <w:rPr>
          <w:rFonts w:ascii="Times New Roman" w:hAnsi="Times New Roman" w:cs="Times New Roman"/>
          <w:lang w:val="fr-FR"/>
        </w:rPr>
        <w:t>youn</w:t>
      </w:r>
      <w:proofErr w:type="spellEnd"/>
      <w:r w:rsidR="005E46AA">
        <w:rPr>
          <w:rFonts w:ascii="Times New Roman" w:hAnsi="Times New Roman" w:cs="Times New Roman"/>
          <w:lang w:val="fr-FR"/>
        </w:rPr>
        <w:t xml:space="preserve"> Janice </w:t>
      </w:r>
      <w:r w:rsidRPr="6DCE84A9">
        <w:rPr>
          <w:rFonts w:ascii="Times New Roman" w:hAnsi="Times New Roman" w:cs="Times New Roman"/>
          <w:lang w:val="fr-FR"/>
        </w:rPr>
        <w:t>Min</w:t>
      </w:r>
      <w:r w:rsidR="002E7A98" w:rsidRPr="6DCE84A9">
        <w:rPr>
          <w:rFonts w:ascii="Times New Roman" w:hAnsi="Times New Roman" w:cs="Times New Roman"/>
          <w:vertAlign w:val="superscript"/>
          <w:lang w:val="fr-FR"/>
        </w:rPr>
        <w:t>1</w:t>
      </w:r>
      <w:r w:rsidR="00F719AD" w:rsidRPr="6DCE84A9">
        <w:rPr>
          <w:rFonts w:ascii="Times New Roman" w:hAnsi="Times New Roman" w:cs="Times New Roman"/>
          <w:lang w:val="fr-FR"/>
        </w:rPr>
        <w:t xml:space="preserve">, </w:t>
      </w:r>
      <w:proofErr w:type="spellStart"/>
      <w:r w:rsidR="00F719AD" w:rsidRPr="6DCE84A9">
        <w:rPr>
          <w:rFonts w:ascii="Times New Roman" w:hAnsi="Times New Roman" w:cs="Times New Roman"/>
          <w:lang w:val="fr-FR"/>
        </w:rPr>
        <w:t>Heehwan</w:t>
      </w:r>
      <w:proofErr w:type="spellEnd"/>
      <w:r w:rsidR="00F719AD" w:rsidRPr="6DCE84A9">
        <w:rPr>
          <w:rFonts w:ascii="Times New Roman" w:hAnsi="Times New Roman" w:cs="Times New Roman"/>
          <w:lang w:val="fr-FR"/>
        </w:rPr>
        <w:t xml:space="preserve"> Wang</w:t>
      </w:r>
      <w:r w:rsidR="002E7A98" w:rsidRPr="6DCE84A9">
        <w:rPr>
          <w:rFonts w:ascii="Times New Roman" w:hAnsi="Times New Roman" w:cs="Times New Roman"/>
          <w:vertAlign w:val="superscript"/>
          <w:lang w:val="fr-FR"/>
        </w:rPr>
        <w:t>2</w:t>
      </w:r>
      <w:r w:rsidR="00FE0C62" w:rsidRPr="6DCE84A9">
        <w:rPr>
          <w:rFonts w:ascii="Times New Roman" w:hAnsi="Times New Roman" w:cs="Times New Roman"/>
          <w:lang w:val="fr-FR"/>
        </w:rPr>
        <w:t xml:space="preserve">, </w:t>
      </w:r>
      <w:r w:rsidR="009F3F60" w:rsidRPr="6DCE84A9">
        <w:rPr>
          <w:rFonts w:ascii="Times New Roman" w:hAnsi="Times New Roman" w:cs="Times New Roman"/>
          <w:lang w:val="fr-FR"/>
        </w:rPr>
        <w:t>Eunji Lee</w:t>
      </w:r>
      <w:r w:rsidR="009F3F60">
        <w:rPr>
          <w:rFonts w:ascii="Times New Roman" w:hAnsi="Times New Roman" w:cs="Times New Roman"/>
          <w:vertAlign w:val="superscript"/>
          <w:lang w:val="fr-FR"/>
        </w:rPr>
        <w:t>3</w:t>
      </w:r>
      <w:r w:rsidR="009F3F60" w:rsidRPr="6DCE84A9">
        <w:rPr>
          <w:rFonts w:ascii="Times New Roman" w:hAnsi="Times New Roman" w:cs="Times New Roman"/>
          <w:lang w:val="fr-FR"/>
        </w:rPr>
        <w:t xml:space="preserve">, </w:t>
      </w:r>
      <w:r w:rsidR="00FE0C62" w:rsidRPr="6DCE84A9">
        <w:rPr>
          <w:rFonts w:ascii="Times New Roman" w:hAnsi="Times New Roman" w:cs="Times New Roman"/>
          <w:lang w:val="fr-FR"/>
        </w:rPr>
        <w:t>Bo-</w:t>
      </w:r>
      <w:proofErr w:type="spellStart"/>
      <w:r w:rsidR="00FE0C62" w:rsidRPr="6DCE84A9">
        <w:rPr>
          <w:rFonts w:ascii="Times New Roman" w:hAnsi="Times New Roman" w:cs="Times New Roman"/>
          <w:lang w:val="fr-FR"/>
        </w:rPr>
        <w:t>Gyeom</w:t>
      </w:r>
      <w:proofErr w:type="spellEnd"/>
      <w:r w:rsidR="00FE0C62" w:rsidRPr="6DCE84A9">
        <w:rPr>
          <w:rFonts w:ascii="Times New Roman" w:hAnsi="Times New Roman" w:cs="Times New Roman"/>
          <w:lang w:val="fr-FR"/>
        </w:rPr>
        <w:t xml:space="preserve"> Kim</w:t>
      </w:r>
      <w:r w:rsidR="00A86DC2">
        <w:rPr>
          <w:rFonts w:ascii="Times New Roman" w:hAnsi="Times New Roman" w:cs="Times New Roman"/>
          <w:vertAlign w:val="superscript"/>
          <w:lang w:val="fr-FR"/>
        </w:rPr>
        <w:t>3</w:t>
      </w:r>
      <w:r w:rsidR="00FE0C62" w:rsidRPr="6DCE84A9">
        <w:rPr>
          <w:rFonts w:ascii="Times New Roman" w:hAnsi="Times New Roman" w:cs="Times New Roman"/>
          <w:lang w:val="fr-FR"/>
        </w:rPr>
        <w:t xml:space="preserve">, </w:t>
      </w:r>
      <w:proofErr w:type="spellStart"/>
      <w:r w:rsidR="00FE0C62" w:rsidRPr="6DCE84A9">
        <w:rPr>
          <w:rFonts w:ascii="Times New Roman" w:hAnsi="Times New Roman" w:cs="Times New Roman"/>
          <w:lang w:val="fr-FR"/>
        </w:rPr>
        <w:t>Ga</w:t>
      </w:r>
      <w:r w:rsidR="00A04AFF" w:rsidRPr="6DCE84A9">
        <w:rPr>
          <w:rFonts w:ascii="Times New Roman" w:hAnsi="Times New Roman" w:cs="Times New Roman" w:hint="eastAsia"/>
          <w:lang w:val="fr-FR"/>
        </w:rPr>
        <w:t>k</w:t>
      </w:r>
      <w:r w:rsidR="00FE0C62" w:rsidRPr="6DCE84A9">
        <w:rPr>
          <w:rFonts w:ascii="Times New Roman" w:hAnsi="Times New Roman" w:cs="Times New Roman"/>
          <w:lang w:val="fr-FR"/>
        </w:rPr>
        <w:t>yung</w:t>
      </w:r>
      <w:proofErr w:type="spellEnd"/>
      <w:r w:rsidR="00FE0C62" w:rsidRPr="6DCE84A9">
        <w:rPr>
          <w:rFonts w:ascii="Times New Roman" w:hAnsi="Times New Roman" w:cs="Times New Roman"/>
          <w:lang w:val="fr-FR"/>
        </w:rPr>
        <w:t xml:space="preserve"> Kim</w:t>
      </w:r>
      <w:r w:rsidR="00166BCF" w:rsidRPr="6DCE84A9">
        <w:rPr>
          <w:rFonts w:ascii="Times New Roman" w:hAnsi="Times New Roman" w:cs="Times New Roman"/>
          <w:vertAlign w:val="superscript"/>
          <w:lang w:val="fr-FR"/>
        </w:rPr>
        <w:t>1</w:t>
      </w:r>
      <w:r w:rsidR="00FE0C62" w:rsidRPr="6DCE84A9">
        <w:rPr>
          <w:rFonts w:ascii="Times New Roman" w:hAnsi="Times New Roman" w:cs="Times New Roman"/>
          <w:lang w:val="fr-FR"/>
        </w:rPr>
        <w:t>,</w:t>
      </w:r>
      <w:r w:rsidR="00981470">
        <w:rPr>
          <w:rFonts w:ascii="Times New Roman" w:hAnsi="Times New Roman" w:cs="Times New Roman" w:hint="eastAsia"/>
          <w:lang w:val="fr-FR"/>
        </w:rPr>
        <w:t xml:space="preserve"> Seung Yun Choi</w:t>
      </w:r>
      <w:r w:rsidR="00676FA4" w:rsidRPr="6DCE84A9">
        <w:rPr>
          <w:rFonts w:ascii="Times New Roman" w:hAnsi="Times New Roman" w:cs="Times New Roman"/>
          <w:vertAlign w:val="superscript"/>
          <w:lang w:val="fr-FR"/>
        </w:rPr>
        <w:t>1</w:t>
      </w:r>
      <w:r w:rsidR="00981470">
        <w:rPr>
          <w:rFonts w:ascii="Times New Roman" w:hAnsi="Times New Roman" w:cs="Times New Roman" w:hint="eastAsia"/>
          <w:lang w:val="fr-FR"/>
        </w:rPr>
        <w:t>, Kahyun Choi</w:t>
      </w:r>
      <w:r w:rsidR="00676FA4" w:rsidRPr="6DCE84A9">
        <w:rPr>
          <w:rFonts w:ascii="Times New Roman" w:hAnsi="Times New Roman" w:cs="Times New Roman"/>
          <w:vertAlign w:val="superscript"/>
          <w:lang w:val="fr-FR"/>
        </w:rPr>
        <w:t>1</w:t>
      </w:r>
      <w:r w:rsidR="00981470">
        <w:rPr>
          <w:rFonts w:ascii="Times New Roman" w:hAnsi="Times New Roman" w:cs="Times New Roman" w:hint="eastAsia"/>
          <w:lang w:val="fr-FR"/>
        </w:rPr>
        <w:t>, Sung Hee Hong</w:t>
      </w:r>
      <w:r w:rsidR="00676FA4">
        <w:rPr>
          <w:rFonts w:ascii="Times New Roman" w:hAnsi="Times New Roman" w:cs="Times New Roman"/>
          <w:vertAlign w:val="superscript"/>
          <w:lang w:val="fr-FR"/>
        </w:rPr>
        <w:t>4</w:t>
      </w:r>
      <w:r w:rsidR="00981470">
        <w:rPr>
          <w:rFonts w:ascii="Times New Roman" w:hAnsi="Times New Roman" w:cs="Times New Roman" w:hint="eastAsia"/>
          <w:lang w:val="fr-FR"/>
        </w:rPr>
        <w:t>, Yumin Jang</w:t>
      </w:r>
      <w:r w:rsidR="00676FA4">
        <w:rPr>
          <w:rFonts w:ascii="Times New Roman" w:hAnsi="Times New Roman" w:cs="Times New Roman"/>
          <w:vertAlign w:val="superscript"/>
          <w:lang w:val="fr-FR"/>
        </w:rPr>
        <w:t>4</w:t>
      </w:r>
      <w:r w:rsidR="00981470">
        <w:rPr>
          <w:rFonts w:ascii="Times New Roman" w:hAnsi="Times New Roman" w:cs="Times New Roman" w:hint="eastAsia"/>
          <w:lang w:val="fr-FR"/>
        </w:rPr>
        <w:t>, Yu Jin Rah</w:t>
      </w:r>
      <w:r w:rsidR="00716122" w:rsidRPr="6DCE84A9">
        <w:rPr>
          <w:rFonts w:ascii="Times New Roman" w:hAnsi="Times New Roman" w:cs="Times New Roman"/>
          <w:vertAlign w:val="superscript"/>
          <w:lang w:val="fr-FR"/>
        </w:rPr>
        <w:t>1</w:t>
      </w:r>
      <w:r w:rsidR="00981470">
        <w:rPr>
          <w:rFonts w:ascii="Times New Roman" w:hAnsi="Times New Roman" w:cs="Times New Roman" w:hint="eastAsia"/>
          <w:lang w:val="fr-FR"/>
        </w:rPr>
        <w:t>, Ji Yeon Kim</w:t>
      </w:r>
      <w:r w:rsidR="00716122" w:rsidRPr="6DCE84A9">
        <w:rPr>
          <w:rFonts w:ascii="Times New Roman" w:hAnsi="Times New Roman" w:cs="Times New Roman"/>
          <w:vertAlign w:val="superscript"/>
          <w:lang w:val="fr-FR"/>
        </w:rPr>
        <w:t>1</w:t>
      </w:r>
      <w:r w:rsidR="00981470">
        <w:rPr>
          <w:rFonts w:ascii="Times New Roman" w:hAnsi="Times New Roman" w:cs="Times New Roman" w:hint="eastAsia"/>
          <w:lang w:val="fr-FR"/>
        </w:rPr>
        <w:t xml:space="preserve">, </w:t>
      </w:r>
      <w:proofErr w:type="spellStart"/>
      <w:r w:rsidR="00981470">
        <w:rPr>
          <w:rFonts w:ascii="Times New Roman" w:hAnsi="Times New Roman" w:cs="Times New Roman" w:hint="eastAsia"/>
          <w:lang w:val="fr-FR"/>
        </w:rPr>
        <w:t>Seunghui</w:t>
      </w:r>
      <w:proofErr w:type="spellEnd"/>
      <w:r w:rsidR="00981470">
        <w:rPr>
          <w:rFonts w:ascii="Times New Roman" w:hAnsi="Times New Roman" w:cs="Times New Roman" w:hint="eastAsia"/>
          <w:lang w:val="fr-FR"/>
        </w:rPr>
        <w:t xml:space="preserve"> Han</w:t>
      </w:r>
      <w:r w:rsidR="001245D1">
        <w:rPr>
          <w:rFonts w:ascii="Times New Roman" w:hAnsi="Times New Roman" w:cs="Times New Roman"/>
          <w:vertAlign w:val="superscript"/>
          <w:lang w:val="fr-FR"/>
        </w:rPr>
        <w:t>5</w:t>
      </w:r>
      <w:r w:rsidR="00981470">
        <w:rPr>
          <w:rFonts w:ascii="Times New Roman" w:hAnsi="Times New Roman" w:cs="Times New Roman" w:hint="eastAsia"/>
          <w:lang w:val="fr-FR"/>
        </w:rPr>
        <w:t>, Kyung Hwa Lee</w:t>
      </w:r>
      <w:r w:rsidR="00820128">
        <w:rPr>
          <w:rFonts w:ascii="Times New Roman" w:hAnsi="Times New Roman" w:cs="Times New Roman"/>
          <w:vertAlign w:val="superscript"/>
          <w:lang w:val="fr-FR"/>
        </w:rPr>
        <w:t>5</w:t>
      </w:r>
      <w:r w:rsidR="00981470">
        <w:rPr>
          <w:rFonts w:ascii="Times New Roman" w:hAnsi="Times New Roman" w:cs="Times New Roman" w:hint="eastAsia"/>
          <w:lang w:val="fr-FR"/>
        </w:rPr>
        <w:t xml:space="preserve">, </w:t>
      </w:r>
      <w:proofErr w:type="spellStart"/>
      <w:r w:rsidR="009E2BAB" w:rsidRPr="009E2BAB">
        <w:rPr>
          <w:rFonts w:ascii="Times New Roman" w:hAnsi="Times New Roman" w:cs="Times New Roman"/>
          <w:lang w:val="fr-FR"/>
        </w:rPr>
        <w:t>Junhyung</w:t>
      </w:r>
      <w:proofErr w:type="spellEnd"/>
      <w:r w:rsidR="009E2BAB" w:rsidRPr="009E2BAB">
        <w:rPr>
          <w:rFonts w:ascii="Times New Roman" w:hAnsi="Times New Roman" w:cs="Times New Roman"/>
          <w:lang w:val="fr-FR"/>
        </w:rPr>
        <w:t xml:space="preserve"> Kim</w:t>
      </w:r>
      <w:r w:rsidR="00820128">
        <w:rPr>
          <w:rFonts w:ascii="Times New Roman" w:hAnsi="Times New Roman" w:cs="Times New Roman"/>
          <w:vertAlign w:val="superscript"/>
          <w:lang w:val="fr-FR"/>
        </w:rPr>
        <w:t>6</w:t>
      </w:r>
      <w:r w:rsidR="009E2BAB">
        <w:rPr>
          <w:rFonts w:ascii="Times New Roman" w:hAnsi="Times New Roman" w:cs="Times New Roman"/>
          <w:lang w:val="fr-FR"/>
        </w:rPr>
        <w:t xml:space="preserve">, </w:t>
      </w:r>
      <w:r w:rsidR="009E2BAB" w:rsidRPr="009E2BAB">
        <w:rPr>
          <w:rFonts w:ascii="Times New Roman" w:hAnsi="Times New Roman" w:cs="Times New Roman"/>
          <w:lang w:val="fr-FR"/>
        </w:rPr>
        <w:t>Milenna T. van Dijk</w:t>
      </w:r>
      <w:r w:rsidR="00820128">
        <w:rPr>
          <w:rFonts w:ascii="Times New Roman" w:hAnsi="Times New Roman" w:cs="Times New Roman"/>
          <w:vertAlign w:val="superscript"/>
          <w:lang w:val="fr-FR"/>
        </w:rPr>
        <w:t>7</w:t>
      </w:r>
      <w:r w:rsidR="003C1045">
        <w:rPr>
          <w:rFonts w:ascii="Times New Roman" w:hAnsi="Times New Roman" w:cs="Times New Roman"/>
          <w:vertAlign w:val="superscript"/>
          <w:lang w:val="fr-FR"/>
        </w:rPr>
        <w:t>,</w:t>
      </w:r>
      <w:r w:rsidR="00820128">
        <w:rPr>
          <w:rFonts w:ascii="Times New Roman" w:hAnsi="Times New Roman" w:cs="Times New Roman"/>
          <w:vertAlign w:val="superscript"/>
          <w:lang w:val="fr-FR"/>
        </w:rPr>
        <w:t>8</w:t>
      </w:r>
      <w:r w:rsidR="009E2BAB">
        <w:rPr>
          <w:rFonts w:ascii="Times New Roman" w:hAnsi="Times New Roman" w:cs="Times New Roman"/>
          <w:lang w:val="fr-FR"/>
        </w:rPr>
        <w:t>,</w:t>
      </w:r>
      <w:r w:rsidR="00981470">
        <w:rPr>
          <w:rFonts w:ascii="Times New Roman" w:hAnsi="Times New Roman" w:cs="Times New Roman" w:hint="eastAsia"/>
          <w:lang w:val="fr-FR"/>
        </w:rPr>
        <w:t xml:space="preserve"> Jae-Won Kim</w:t>
      </w:r>
      <w:r w:rsidR="00820128">
        <w:rPr>
          <w:rFonts w:ascii="Times New Roman" w:hAnsi="Times New Roman" w:cs="Times New Roman"/>
          <w:vertAlign w:val="superscript"/>
          <w:lang w:val="fr-FR"/>
        </w:rPr>
        <w:t>5</w:t>
      </w:r>
      <w:r w:rsidR="00981470">
        <w:rPr>
          <w:rFonts w:ascii="Times New Roman" w:hAnsi="Times New Roman" w:cs="Times New Roman" w:hint="eastAsia"/>
          <w:lang w:val="fr-FR"/>
        </w:rPr>
        <w:t>, Grace H. Chung</w:t>
      </w:r>
      <w:r w:rsidR="00820128">
        <w:rPr>
          <w:rFonts w:ascii="Times New Roman" w:hAnsi="Times New Roman" w:cs="Times New Roman"/>
          <w:vertAlign w:val="superscript"/>
          <w:lang w:val="fr-FR"/>
        </w:rPr>
        <w:t>4</w:t>
      </w:r>
      <w:r w:rsidR="00981470">
        <w:rPr>
          <w:rFonts w:ascii="Times New Roman" w:hAnsi="Times New Roman" w:cs="Times New Roman" w:hint="eastAsia"/>
          <w:lang w:val="fr-FR"/>
        </w:rPr>
        <w:t>, Dongil Chung</w:t>
      </w:r>
      <w:r w:rsidR="00820128">
        <w:rPr>
          <w:rFonts w:ascii="Times New Roman" w:hAnsi="Times New Roman" w:cs="Times New Roman"/>
          <w:vertAlign w:val="superscript"/>
          <w:lang w:val="fr-FR"/>
        </w:rPr>
        <w:t>9</w:t>
      </w:r>
      <w:r w:rsidR="00981470">
        <w:rPr>
          <w:rFonts w:ascii="Times New Roman" w:hAnsi="Times New Roman" w:cs="Times New Roman" w:hint="eastAsia"/>
          <w:lang w:val="fr-FR"/>
        </w:rPr>
        <w:t>, Sang Ah Lee</w:t>
      </w:r>
      <w:r w:rsidR="00820128" w:rsidRPr="6DCE84A9">
        <w:rPr>
          <w:rFonts w:ascii="Times New Roman" w:hAnsi="Times New Roman" w:cs="Times New Roman"/>
          <w:vertAlign w:val="superscript"/>
          <w:lang w:val="fr-FR"/>
        </w:rPr>
        <w:t>1</w:t>
      </w:r>
      <w:r w:rsidR="00981470">
        <w:rPr>
          <w:rFonts w:ascii="Times New Roman" w:hAnsi="Times New Roman" w:cs="Times New Roman" w:hint="eastAsia"/>
          <w:lang w:val="fr-FR"/>
        </w:rPr>
        <w:t>,</w:t>
      </w:r>
      <w:r w:rsidR="008E6329">
        <w:rPr>
          <w:rFonts w:ascii="Times New Roman" w:hAnsi="Times New Roman" w:cs="Times New Roman"/>
          <w:lang w:val="fr-FR"/>
        </w:rPr>
        <w:t xml:space="preserve"> </w:t>
      </w:r>
      <w:proofErr w:type="spellStart"/>
      <w:r w:rsidR="0069129F" w:rsidRPr="6DCE84A9">
        <w:rPr>
          <w:rFonts w:ascii="Times New Roman" w:hAnsi="Times New Roman" w:cs="Times New Roman"/>
          <w:lang w:val="fr-FR"/>
        </w:rPr>
        <w:t>Yoonjung</w:t>
      </w:r>
      <w:proofErr w:type="spellEnd"/>
      <w:r w:rsidR="0069129F" w:rsidRPr="6DCE84A9">
        <w:rPr>
          <w:rFonts w:ascii="Times New Roman" w:hAnsi="Times New Roman" w:cs="Times New Roman"/>
          <w:lang w:val="fr-FR"/>
        </w:rPr>
        <w:t xml:space="preserve"> Yoonie Joo</w:t>
      </w:r>
      <w:r w:rsidR="00820128">
        <w:rPr>
          <w:rFonts w:ascii="Times New Roman" w:hAnsi="Times New Roman" w:cs="Times New Roman"/>
          <w:vertAlign w:val="superscript"/>
          <w:lang w:val="fr-FR"/>
        </w:rPr>
        <w:t>10</w:t>
      </w:r>
      <w:r w:rsidR="0069129F">
        <w:rPr>
          <w:rFonts w:ascii="Times New Roman" w:hAnsi="Times New Roman" w:cs="Times New Roman"/>
          <w:lang w:val="fr-FR"/>
        </w:rPr>
        <w:t xml:space="preserve">, </w:t>
      </w:r>
      <w:proofErr w:type="spellStart"/>
      <w:r w:rsidR="00F719AD" w:rsidRPr="6DCE84A9">
        <w:rPr>
          <w:rFonts w:ascii="Times New Roman" w:hAnsi="Times New Roman" w:cs="Times New Roman"/>
          <w:lang w:val="fr-FR"/>
        </w:rPr>
        <w:t>Jiook</w:t>
      </w:r>
      <w:proofErr w:type="spellEnd"/>
      <w:r w:rsidR="00F719AD" w:rsidRPr="6DCE84A9">
        <w:rPr>
          <w:rFonts w:ascii="Times New Roman" w:hAnsi="Times New Roman" w:cs="Times New Roman"/>
          <w:lang w:val="fr-FR"/>
        </w:rPr>
        <w:t xml:space="preserve"> Cha</w:t>
      </w:r>
      <w:r w:rsidR="002E7A98" w:rsidRPr="6DCE84A9">
        <w:rPr>
          <w:rFonts w:ascii="Times New Roman" w:hAnsi="Times New Roman" w:cs="Times New Roman"/>
          <w:vertAlign w:val="superscript"/>
          <w:lang w:val="fr-FR"/>
        </w:rPr>
        <w:t>1,2,</w:t>
      </w:r>
      <w:r w:rsidR="00874CB4">
        <w:rPr>
          <w:rFonts w:ascii="Times New Roman" w:hAnsi="Times New Roman" w:cs="Times New Roman"/>
          <w:vertAlign w:val="superscript"/>
          <w:lang w:val="fr-FR"/>
        </w:rPr>
        <w:t>3,</w:t>
      </w:r>
      <w:r w:rsidR="00820128">
        <w:rPr>
          <w:rFonts w:ascii="Times New Roman" w:hAnsi="Times New Roman" w:cs="Times New Roman"/>
          <w:vertAlign w:val="superscript"/>
          <w:lang w:val="fr-FR"/>
        </w:rPr>
        <w:t>11</w:t>
      </w:r>
      <w:r w:rsidR="00E361B3" w:rsidRPr="6DCE84A9">
        <w:rPr>
          <w:rFonts w:ascii="Times New Roman" w:hAnsi="Times New Roman" w:cs="Times New Roman"/>
          <w:color w:val="000000"/>
          <w:sz w:val="19"/>
          <w:szCs w:val="19"/>
          <w:bdr w:val="none" w:sz="0" w:space="0" w:color="auto" w:frame="1"/>
          <w:vertAlign w:val="superscript"/>
          <w:lang w:val="fr-FR"/>
        </w:rPr>
        <w:t xml:space="preserve"> </w:t>
      </w:r>
      <w:r w:rsidR="00E361B3" w:rsidRPr="6DCE84A9">
        <w:rPr>
          <w:rFonts w:ascii="Times New Roman" w:hAnsi="Times New Roman" w:cs="Times New Roman"/>
          <w:vertAlign w:val="superscript"/>
          <w:lang w:val="fr-FR"/>
        </w:rPr>
        <w:t>†</w:t>
      </w:r>
    </w:p>
    <w:p w14:paraId="3C18D902" w14:textId="1624E814" w:rsidR="002F60FE" w:rsidRPr="00027C69" w:rsidRDefault="002F60FE" w:rsidP="00027C69">
      <w:pPr>
        <w:spacing w:after="0" w:line="360" w:lineRule="auto"/>
        <w:rPr>
          <w:rFonts w:ascii="Times New Roman" w:hAnsi="Times New Roman" w:cs="Times New Roman"/>
          <w:b/>
          <w:bCs/>
          <w:sz w:val="21"/>
          <w:szCs w:val="21"/>
        </w:rPr>
      </w:pPr>
      <w:r w:rsidRPr="00027C69">
        <w:rPr>
          <w:rFonts w:ascii="Times New Roman" w:hAnsi="Times New Roman" w:cs="Times New Roman"/>
          <w:b/>
          <w:bCs/>
          <w:sz w:val="21"/>
          <w:szCs w:val="21"/>
        </w:rPr>
        <w:t>Affiliations</w:t>
      </w:r>
    </w:p>
    <w:p w14:paraId="3A3499DB" w14:textId="77777777" w:rsidR="00C1546E" w:rsidRPr="00027C69" w:rsidRDefault="00C1546E" w:rsidP="00027C69">
      <w:pPr>
        <w:pStyle w:val="paragraph"/>
        <w:numPr>
          <w:ilvl w:val="0"/>
          <w:numId w:val="3"/>
        </w:numPr>
        <w:spacing w:before="0" w:beforeAutospacing="0" w:after="0" w:afterAutospacing="0" w:line="360" w:lineRule="auto"/>
        <w:textAlignment w:val="baseline"/>
        <w:rPr>
          <w:rStyle w:val="normaltextrun"/>
          <w:sz w:val="21"/>
          <w:szCs w:val="21"/>
        </w:rPr>
      </w:pPr>
      <w:r w:rsidRPr="00027C69">
        <w:rPr>
          <w:rStyle w:val="normaltextrun"/>
          <w:rFonts w:eastAsiaTheme="minorEastAsia"/>
          <w:sz w:val="21"/>
          <w:szCs w:val="21"/>
        </w:rPr>
        <w:t>Department of Brain and Cognitive Sciences, Seoul National University, Seoul, Republic of Korea</w:t>
      </w:r>
    </w:p>
    <w:p w14:paraId="0EFF2FC4" w14:textId="6DB26FAE" w:rsidR="00C1546E" w:rsidRPr="00027C69" w:rsidRDefault="0091481A" w:rsidP="00027C69">
      <w:pPr>
        <w:pStyle w:val="paragraph"/>
        <w:numPr>
          <w:ilvl w:val="0"/>
          <w:numId w:val="3"/>
        </w:numPr>
        <w:spacing w:before="0" w:beforeAutospacing="0" w:after="0" w:afterAutospacing="0" w:line="360" w:lineRule="auto"/>
        <w:textAlignment w:val="baseline"/>
        <w:rPr>
          <w:sz w:val="21"/>
          <w:szCs w:val="21"/>
        </w:rPr>
      </w:pPr>
      <w:r w:rsidRPr="0091481A">
        <w:rPr>
          <w:rStyle w:val="normaltextrun"/>
          <w:rFonts w:eastAsiaTheme="majorEastAsia"/>
          <w:sz w:val="21"/>
          <w:szCs w:val="21"/>
        </w:rPr>
        <w:t>Interdisciplinary Program in Artificial Intelligence</w:t>
      </w:r>
      <w:r w:rsidR="00C1546E" w:rsidRPr="00027C69">
        <w:rPr>
          <w:rStyle w:val="normaltextrun"/>
          <w:rFonts w:eastAsiaTheme="majorEastAsia"/>
          <w:sz w:val="21"/>
          <w:szCs w:val="21"/>
        </w:rPr>
        <w:t>, Seoul National University, Seoul, Republic of Korea</w:t>
      </w:r>
    </w:p>
    <w:p w14:paraId="0B5DA0A8" w14:textId="4AE9870C" w:rsidR="00C1546E" w:rsidRPr="00027C69" w:rsidRDefault="00C1546E" w:rsidP="00027C69">
      <w:pPr>
        <w:pStyle w:val="paragraph"/>
        <w:numPr>
          <w:ilvl w:val="0"/>
          <w:numId w:val="3"/>
        </w:numPr>
        <w:spacing w:before="0" w:beforeAutospacing="0" w:after="0" w:afterAutospacing="0" w:line="360" w:lineRule="auto"/>
        <w:textAlignment w:val="baseline"/>
        <w:rPr>
          <w:rStyle w:val="normaltextrun"/>
          <w:sz w:val="21"/>
          <w:szCs w:val="21"/>
        </w:rPr>
      </w:pPr>
      <w:r w:rsidRPr="00027C69">
        <w:rPr>
          <w:rStyle w:val="normaltextrun"/>
          <w:rFonts w:eastAsiaTheme="majorEastAsia"/>
          <w:sz w:val="21"/>
          <w:szCs w:val="21"/>
        </w:rPr>
        <w:t>Department of Psychology, Seoul National University, Seoul, Republic of Korea</w:t>
      </w:r>
    </w:p>
    <w:p w14:paraId="7BEEA522" w14:textId="398707A8" w:rsidR="00676FA4" w:rsidRPr="00027C69" w:rsidRDefault="00676FA4" w:rsidP="00027C69">
      <w:pPr>
        <w:pStyle w:val="paragraph"/>
        <w:numPr>
          <w:ilvl w:val="0"/>
          <w:numId w:val="3"/>
        </w:numPr>
        <w:spacing w:before="0" w:beforeAutospacing="0" w:after="0" w:afterAutospacing="0" w:line="360" w:lineRule="auto"/>
        <w:textAlignment w:val="baseline"/>
        <w:rPr>
          <w:sz w:val="21"/>
          <w:szCs w:val="21"/>
        </w:rPr>
      </w:pPr>
      <w:r w:rsidRPr="00027C69">
        <w:rPr>
          <w:sz w:val="21"/>
          <w:szCs w:val="21"/>
        </w:rPr>
        <w:t>Department of Child Development and Family Studies, Seoul National University, Seoul, Republic of Korea</w:t>
      </w:r>
    </w:p>
    <w:p w14:paraId="6B7BCC17" w14:textId="77777777" w:rsidR="007C7E37" w:rsidRPr="00027C69" w:rsidRDefault="007C7E37" w:rsidP="00027C69">
      <w:pPr>
        <w:pStyle w:val="paragraph"/>
        <w:numPr>
          <w:ilvl w:val="0"/>
          <w:numId w:val="3"/>
        </w:numPr>
        <w:spacing w:before="0" w:beforeAutospacing="0" w:after="0" w:afterAutospacing="0" w:line="360" w:lineRule="auto"/>
        <w:textAlignment w:val="baseline"/>
        <w:rPr>
          <w:rStyle w:val="normaltextrun"/>
          <w:rFonts w:eastAsiaTheme="minorEastAsia"/>
          <w:sz w:val="21"/>
          <w:szCs w:val="21"/>
        </w:rPr>
      </w:pPr>
      <w:r w:rsidRPr="00027C69">
        <w:rPr>
          <w:rStyle w:val="normaltextrun"/>
          <w:rFonts w:eastAsiaTheme="minorEastAsia"/>
          <w:sz w:val="21"/>
          <w:szCs w:val="21"/>
        </w:rPr>
        <w:t>Division of Child and Adolescent Psychiatry, Department of Psychiatry, Seoul National</w:t>
      </w:r>
      <w:r w:rsidRPr="00027C69">
        <w:rPr>
          <w:rStyle w:val="normaltextrun"/>
          <w:rFonts w:eastAsiaTheme="minorEastAsia" w:hint="eastAsia"/>
          <w:sz w:val="21"/>
          <w:szCs w:val="21"/>
        </w:rPr>
        <w:t xml:space="preserve"> </w:t>
      </w:r>
      <w:r w:rsidRPr="00027C69">
        <w:rPr>
          <w:rStyle w:val="normaltextrun"/>
          <w:rFonts w:eastAsiaTheme="minorEastAsia"/>
          <w:sz w:val="21"/>
          <w:szCs w:val="21"/>
        </w:rPr>
        <w:t>University Hospital, Seoul, Republic of Korea</w:t>
      </w:r>
      <w:r w:rsidRPr="00027C69">
        <w:rPr>
          <w:rStyle w:val="normaltextrun"/>
          <w:rFonts w:eastAsiaTheme="minorEastAsia" w:hint="eastAsia"/>
          <w:sz w:val="21"/>
          <w:szCs w:val="21"/>
        </w:rPr>
        <w:t xml:space="preserve"> </w:t>
      </w:r>
    </w:p>
    <w:p w14:paraId="40E67D70" w14:textId="77777777" w:rsidR="001D1BC2" w:rsidRDefault="00E96202" w:rsidP="00027C69">
      <w:pPr>
        <w:pStyle w:val="paragraph"/>
        <w:numPr>
          <w:ilvl w:val="0"/>
          <w:numId w:val="3"/>
        </w:numPr>
        <w:spacing w:before="0" w:beforeAutospacing="0" w:after="0" w:afterAutospacing="0" w:line="360" w:lineRule="auto"/>
        <w:textAlignment w:val="baseline"/>
        <w:rPr>
          <w:sz w:val="21"/>
          <w:szCs w:val="21"/>
        </w:rPr>
      </w:pPr>
      <w:r w:rsidRPr="00E96202">
        <w:rPr>
          <w:sz w:val="21"/>
          <w:szCs w:val="21"/>
        </w:rPr>
        <w:t xml:space="preserve">Department of psychiatry, Samsung </w:t>
      </w:r>
      <w:proofErr w:type="spellStart"/>
      <w:r w:rsidRPr="00E96202">
        <w:rPr>
          <w:sz w:val="21"/>
          <w:szCs w:val="21"/>
        </w:rPr>
        <w:t>kangbuk</w:t>
      </w:r>
      <w:proofErr w:type="spellEnd"/>
      <w:r w:rsidRPr="00E96202">
        <w:rPr>
          <w:sz w:val="21"/>
          <w:szCs w:val="21"/>
        </w:rPr>
        <w:t xml:space="preserve"> Hospital, Sungkyunkwan University School of Medicine, Seoul, Republic of Korea</w:t>
      </w:r>
    </w:p>
    <w:p w14:paraId="5D4820AC" w14:textId="2A4C019C" w:rsidR="00C1546E" w:rsidRPr="00027C69" w:rsidRDefault="00B30229" w:rsidP="00027C69">
      <w:pPr>
        <w:pStyle w:val="paragraph"/>
        <w:numPr>
          <w:ilvl w:val="0"/>
          <w:numId w:val="3"/>
        </w:numPr>
        <w:spacing w:before="0" w:beforeAutospacing="0" w:after="0" w:afterAutospacing="0" w:line="360" w:lineRule="auto"/>
        <w:textAlignment w:val="baseline"/>
        <w:rPr>
          <w:sz w:val="21"/>
          <w:szCs w:val="21"/>
        </w:rPr>
      </w:pPr>
      <w:r w:rsidRPr="00027C69">
        <w:rPr>
          <w:sz w:val="21"/>
          <w:szCs w:val="21"/>
        </w:rPr>
        <w:t xml:space="preserve">Department of Psychiatry, </w:t>
      </w:r>
      <w:proofErr w:type="spellStart"/>
      <w:r w:rsidRPr="00027C69">
        <w:rPr>
          <w:sz w:val="21"/>
          <w:szCs w:val="21"/>
        </w:rPr>
        <w:t>Vagelos</w:t>
      </w:r>
      <w:proofErr w:type="spellEnd"/>
      <w:r w:rsidRPr="00027C69">
        <w:rPr>
          <w:sz w:val="21"/>
          <w:szCs w:val="21"/>
        </w:rPr>
        <w:t xml:space="preserve"> College of Physicians and Surgeons, Columbia University, New York, United States of America</w:t>
      </w:r>
    </w:p>
    <w:p w14:paraId="2BC27DF7" w14:textId="56022308" w:rsidR="00B30229" w:rsidRPr="00027C69" w:rsidRDefault="00B30229" w:rsidP="00027C69">
      <w:pPr>
        <w:pStyle w:val="paragraph"/>
        <w:numPr>
          <w:ilvl w:val="0"/>
          <w:numId w:val="3"/>
        </w:numPr>
        <w:spacing w:before="0" w:beforeAutospacing="0" w:after="0" w:afterAutospacing="0" w:line="360" w:lineRule="auto"/>
        <w:textAlignment w:val="baseline"/>
        <w:rPr>
          <w:sz w:val="21"/>
          <w:szCs w:val="21"/>
        </w:rPr>
      </w:pPr>
      <w:r w:rsidRPr="00027C69">
        <w:rPr>
          <w:sz w:val="21"/>
          <w:szCs w:val="21"/>
        </w:rPr>
        <w:t>Division of Translational Epidemiology, New York State Psychiatric Institute, New York, United States of America</w:t>
      </w:r>
    </w:p>
    <w:p w14:paraId="2B06DD99" w14:textId="000DF51F" w:rsidR="00820128" w:rsidRPr="00027C69" w:rsidRDefault="00820128" w:rsidP="00027C69">
      <w:pPr>
        <w:pStyle w:val="paragraph"/>
        <w:numPr>
          <w:ilvl w:val="0"/>
          <w:numId w:val="3"/>
        </w:numPr>
        <w:spacing w:before="0" w:beforeAutospacing="0" w:after="0" w:afterAutospacing="0" w:line="360" w:lineRule="auto"/>
        <w:textAlignment w:val="baseline"/>
        <w:rPr>
          <w:sz w:val="21"/>
          <w:szCs w:val="21"/>
        </w:rPr>
      </w:pPr>
      <w:r w:rsidRPr="00027C69">
        <w:rPr>
          <w:sz w:val="21"/>
          <w:szCs w:val="21"/>
        </w:rPr>
        <w:t>Department of Biomedical Engineering, Ulsan National Institute of Science and Technology, Ulsan, Republic of Korea</w:t>
      </w:r>
    </w:p>
    <w:p w14:paraId="23105831" w14:textId="6264DC5C" w:rsidR="00562780" w:rsidRPr="00027C69" w:rsidRDefault="00562780" w:rsidP="00027C69">
      <w:pPr>
        <w:pStyle w:val="a6"/>
        <w:numPr>
          <w:ilvl w:val="0"/>
          <w:numId w:val="3"/>
        </w:numPr>
        <w:spacing w:after="0" w:line="360" w:lineRule="auto"/>
        <w:rPr>
          <w:rFonts w:ascii="Times New Roman" w:hAnsi="Times New Roman" w:cs="Times New Roman"/>
          <w:sz w:val="21"/>
          <w:szCs w:val="21"/>
        </w:rPr>
      </w:pPr>
      <w:r w:rsidRPr="00027C69">
        <w:rPr>
          <w:rStyle w:val="normaltextrun"/>
          <w:rFonts w:ascii="Times New Roman" w:hAnsi="Times New Roman" w:cs="Times New Roman"/>
          <w:sz w:val="21"/>
          <w:szCs w:val="21"/>
        </w:rPr>
        <w:t>Department of Digital Health, Samsung Advanced Institute for Health Sciences &amp; Technology (SAIHST), Sungkyunkwan University, Samsung Medical Center, Seoul, Republic of Korea</w:t>
      </w:r>
    </w:p>
    <w:p w14:paraId="12FCD840" w14:textId="4C301D3B" w:rsidR="009E2BAB" w:rsidRPr="00027C69" w:rsidRDefault="009E2BAB" w:rsidP="00027C69">
      <w:pPr>
        <w:pStyle w:val="paragraph"/>
        <w:numPr>
          <w:ilvl w:val="0"/>
          <w:numId w:val="3"/>
        </w:numPr>
        <w:spacing w:before="0" w:beforeAutospacing="0" w:after="0" w:afterAutospacing="0" w:line="360" w:lineRule="auto"/>
        <w:textAlignment w:val="baseline"/>
        <w:rPr>
          <w:sz w:val="21"/>
          <w:szCs w:val="21"/>
        </w:rPr>
      </w:pPr>
      <w:r w:rsidRPr="00027C69">
        <w:rPr>
          <w:rStyle w:val="normaltextrun"/>
          <w:rFonts w:eastAsiaTheme="majorEastAsia"/>
          <w:sz w:val="21"/>
          <w:szCs w:val="21"/>
        </w:rPr>
        <w:t xml:space="preserve">Institute of Psychological Science, Seoul National University, Seoul, </w:t>
      </w:r>
      <w:r w:rsidR="00A803D1" w:rsidRPr="00027C69">
        <w:rPr>
          <w:rStyle w:val="normaltextrun"/>
          <w:sz w:val="21"/>
          <w:szCs w:val="21"/>
        </w:rPr>
        <w:t>Republic of Korea</w:t>
      </w:r>
    </w:p>
    <w:p w14:paraId="01E526B9" w14:textId="5F68B08A" w:rsidR="008438E2" w:rsidRPr="00FC1D1A" w:rsidRDefault="008438E2" w:rsidP="00DD2A79">
      <w:pPr>
        <w:pStyle w:val="paragraph"/>
        <w:spacing w:before="0" w:beforeAutospacing="0" w:after="160" w:afterAutospacing="0"/>
        <w:textAlignment w:val="baseline"/>
        <w:rPr>
          <w:sz w:val="18"/>
          <w:szCs w:val="18"/>
        </w:rPr>
      </w:pPr>
    </w:p>
    <w:p w14:paraId="462858E1" w14:textId="177066DF" w:rsidR="00E715E3" w:rsidRPr="00FC1D1A" w:rsidRDefault="00E715E3" w:rsidP="00DD2A79">
      <w:pPr>
        <w:spacing w:line="360" w:lineRule="auto"/>
        <w:rPr>
          <w:rFonts w:ascii="Times New Roman" w:hAnsi="Times New Roman" w:cs="Times New Roman"/>
        </w:rPr>
      </w:pPr>
      <w:r w:rsidRPr="00FC1D1A">
        <w:rPr>
          <w:rFonts w:ascii="Times New Roman" w:hAnsi="Times New Roman" w:cs="Times New Roman"/>
          <w:b/>
          <w:bCs/>
        </w:rPr>
        <w:t>Correspondence to:</w:t>
      </w:r>
      <w:r w:rsidRPr="00FC1D1A">
        <w:rPr>
          <w:rFonts w:ascii="Times New Roman" w:hAnsi="Times New Roman" w:cs="Times New Roman"/>
        </w:rPr>
        <w:t> </w:t>
      </w:r>
    </w:p>
    <w:p w14:paraId="14E6986B" w14:textId="77777777" w:rsidR="00E715E3" w:rsidRPr="00FC1D1A" w:rsidRDefault="00E715E3" w:rsidP="0039400D">
      <w:pPr>
        <w:spacing w:after="0" w:line="240" w:lineRule="auto"/>
        <w:rPr>
          <w:rFonts w:ascii="Times New Roman" w:hAnsi="Times New Roman" w:cs="Times New Roman"/>
        </w:rPr>
      </w:pPr>
      <w:proofErr w:type="spellStart"/>
      <w:r w:rsidRPr="00FC1D1A">
        <w:rPr>
          <w:rFonts w:ascii="Times New Roman" w:hAnsi="Times New Roman" w:cs="Times New Roman"/>
        </w:rPr>
        <w:t>Jiook</w:t>
      </w:r>
      <w:proofErr w:type="spellEnd"/>
      <w:r w:rsidRPr="00FC1D1A">
        <w:rPr>
          <w:rFonts w:ascii="Times New Roman" w:hAnsi="Times New Roman" w:cs="Times New Roman"/>
        </w:rPr>
        <w:t xml:space="preserve"> Cha, Ph.D. </w:t>
      </w:r>
    </w:p>
    <w:p w14:paraId="6D71EAD4" w14:textId="77777777" w:rsidR="00E715E3" w:rsidRPr="00FC1D1A" w:rsidRDefault="00E715E3" w:rsidP="0039400D">
      <w:pPr>
        <w:spacing w:after="0" w:line="240" w:lineRule="auto"/>
        <w:rPr>
          <w:rFonts w:ascii="Times New Roman" w:hAnsi="Times New Roman" w:cs="Times New Roman"/>
        </w:rPr>
      </w:pPr>
      <w:proofErr w:type="spellStart"/>
      <w:r w:rsidRPr="00FC1D1A">
        <w:rPr>
          <w:rFonts w:ascii="Times New Roman" w:hAnsi="Times New Roman" w:cs="Times New Roman"/>
        </w:rPr>
        <w:t>Gwanak-ro</w:t>
      </w:r>
      <w:proofErr w:type="spellEnd"/>
      <w:r w:rsidRPr="00FC1D1A">
        <w:rPr>
          <w:rFonts w:ascii="Times New Roman" w:hAnsi="Times New Roman" w:cs="Times New Roman"/>
        </w:rPr>
        <w:t xml:space="preserve"> 1, Building #16, Suite M512 </w:t>
      </w:r>
    </w:p>
    <w:p w14:paraId="464ABC6E" w14:textId="77777777" w:rsidR="00E715E3" w:rsidRPr="00FC1D1A" w:rsidRDefault="00E715E3" w:rsidP="0039400D">
      <w:pPr>
        <w:spacing w:after="0" w:line="240" w:lineRule="auto"/>
        <w:rPr>
          <w:rFonts w:ascii="Times New Roman" w:hAnsi="Times New Roman" w:cs="Times New Roman"/>
        </w:rPr>
      </w:pPr>
      <w:proofErr w:type="spellStart"/>
      <w:r w:rsidRPr="00FC1D1A">
        <w:rPr>
          <w:rFonts w:ascii="Times New Roman" w:hAnsi="Times New Roman" w:cs="Times New Roman"/>
        </w:rPr>
        <w:t>Gwanak-gu</w:t>
      </w:r>
      <w:proofErr w:type="spellEnd"/>
      <w:r w:rsidRPr="00FC1D1A">
        <w:rPr>
          <w:rFonts w:ascii="Times New Roman" w:hAnsi="Times New Roman" w:cs="Times New Roman"/>
        </w:rPr>
        <w:t>, Seoul, Republic of Korea </w:t>
      </w:r>
    </w:p>
    <w:p w14:paraId="3C2B93B7" w14:textId="77777777" w:rsidR="00E715E3" w:rsidRPr="00FC1D1A" w:rsidRDefault="00E715E3" w:rsidP="0039400D">
      <w:pPr>
        <w:spacing w:after="0" w:line="240" w:lineRule="auto"/>
        <w:rPr>
          <w:rFonts w:ascii="Times New Roman" w:hAnsi="Times New Roman" w:cs="Times New Roman"/>
        </w:rPr>
      </w:pPr>
      <w:r w:rsidRPr="00FC1D1A">
        <w:rPr>
          <w:rFonts w:ascii="Times New Roman" w:hAnsi="Times New Roman" w:cs="Times New Roman"/>
        </w:rPr>
        <w:t>connectome@snu.ac.kr </w:t>
      </w:r>
    </w:p>
    <w:p w14:paraId="7B22AF12" w14:textId="77777777" w:rsidR="00714712" w:rsidRPr="00FC1D1A" w:rsidRDefault="00714712" w:rsidP="00DD2A79">
      <w:pPr>
        <w:spacing w:line="360" w:lineRule="auto"/>
        <w:rPr>
          <w:rFonts w:ascii="Times New Roman" w:hAnsi="Times New Roman" w:cs="Times New Roman"/>
        </w:rPr>
      </w:pPr>
    </w:p>
    <w:p w14:paraId="7CA333C1" w14:textId="0F6B2DD2" w:rsidR="00714712" w:rsidRPr="00FC1D1A" w:rsidRDefault="006738CF" w:rsidP="00DD2A79">
      <w:pPr>
        <w:spacing w:line="360" w:lineRule="auto"/>
        <w:rPr>
          <w:rFonts w:ascii="Times New Roman" w:hAnsi="Times New Roman" w:cs="Times New Roman"/>
          <w:b/>
          <w:bCs/>
        </w:rPr>
      </w:pPr>
      <w:r w:rsidRPr="00FC1D1A">
        <w:rPr>
          <w:rFonts w:ascii="Times New Roman" w:hAnsi="Times New Roman" w:cs="Times New Roman"/>
          <w:b/>
          <w:bCs/>
        </w:rPr>
        <w:lastRenderedPageBreak/>
        <w:t>Keywords:</w:t>
      </w:r>
      <w:r w:rsidR="00714712" w:rsidRPr="00FC1D1A">
        <w:rPr>
          <w:rFonts w:ascii="Times New Roman" w:hAnsi="Times New Roman" w:cs="Times New Roman"/>
          <w:b/>
          <w:bCs/>
        </w:rPr>
        <w:t xml:space="preserve"> </w:t>
      </w:r>
      <w:r w:rsidR="00714712" w:rsidRPr="00FC1D1A">
        <w:rPr>
          <w:rFonts w:ascii="Times New Roman" w:eastAsia="HY신명조" w:hAnsi="Times New Roman" w:cs="Times New Roman"/>
          <w:bCs/>
        </w:rPr>
        <w:t>Child Depression, Polygenic Score,</w:t>
      </w:r>
      <w:r w:rsidR="00714712" w:rsidRPr="00FC1D1A">
        <w:rPr>
          <w:rFonts w:ascii="Times New Roman" w:eastAsia="HY신명조" w:hAnsi="Times New Roman" w:cs="Times New Roman"/>
          <w:b/>
        </w:rPr>
        <w:t xml:space="preserve"> </w:t>
      </w:r>
      <w:r w:rsidR="00714712" w:rsidRPr="00FC1D1A">
        <w:rPr>
          <w:rFonts w:ascii="Times New Roman" w:eastAsia="HY신명조" w:hAnsi="Times New Roman" w:cs="Times New Roman"/>
          <w:bCs/>
        </w:rPr>
        <w:t>White matter, Track-weighted imaging</w:t>
      </w:r>
      <w:r w:rsidR="005C02AD" w:rsidRPr="00FC1D1A">
        <w:rPr>
          <w:rFonts w:ascii="Times New Roman" w:eastAsia="HY신명조" w:hAnsi="Times New Roman" w:cs="Times New Roman"/>
          <w:bCs/>
        </w:rPr>
        <w:t xml:space="preserve"> </w:t>
      </w:r>
      <w:r w:rsidR="00714712" w:rsidRPr="00FC1D1A">
        <w:rPr>
          <w:rFonts w:ascii="Times New Roman" w:eastAsia="HY신명조" w:hAnsi="Times New Roman" w:cs="Times New Roman"/>
          <w:bCs/>
        </w:rPr>
        <w:t>(TWI), Convolutional Neural Network (CNN), Multi cohort validation</w:t>
      </w:r>
    </w:p>
    <w:p w14:paraId="51BA6001" w14:textId="06088404" w:rsidR="00846CAA" w:rsidRPr="00FC1D1A" w:rsidRDefault="00714712" w:rsidP="00DD2A79">
      <w:pPr>
        <w:spacing w:line="360" w:lineRule="auto"/>
        <w:rPr>
          <w:rFonts w:ascii="Times New Roman" w:hAnsi="Times New Roman" w:cs="Times New Roman"/>
        </w:rPr>
      </w:pPr>
      <w:bookmarkStart w:id="0" w:name="_Hlk193116745"/>
      <w:r w:rsidRPr="00277078">
        <w:rPr>
          <w:rFonts w:ascii="Times New Roman" w:hAnsi="Times New Roman" w:cs="Times New Roman"/>
          <w:b/>
          <w:bCs/>
          <w:sz w:val="28"/>
          <w:szCs w:val="28"/>
        </w:rPr>
        <w:t xml:space="preserve">Abstract </w:t>
      </w:r>
      <w:bookmarkEnd w:id="0"/>
    </w:p>
    <w:p w14:paraId="7FD3D9C5" w14:textId="7205329A" w:rsidR="00590AB2" w:rsidRPr="00353351" w:rsidRDefault="00A33D11" w:rsidP="00DD2A79">
      <w:pPr>
        <w:spacing w:line="360" w:lineRule="auto"/>
        <w:rPr>
          <w:rFonts w:ascii="Times New Roman" w:hAnsi="Times New Roman" w:cs="Times New Roman"/>
          <w:b/>
          <w:bCs/>
          <w:sz w:val="28"/>
          <w:szCs w:val="28"/>
        </w:rPr>
        <w:sectPr w:rsidR="00590AB2" w:rsidRPr="00353351">
          <w:pgSz w:w="12240" w:h="15840"/>
          <w:pgMar w:top="1701" w:right="1440" w:bottom="1440" w:left="1440" w:header="720" w:footer="720" w:gutter="0"/>
          <w:cols w:space="720"/>
          <w:docGrid w:linePitch="360"/>
        </w:sectPr>
      </w:pPr>
      <w:r w:rsidRPr="00A33D11">
        <w:rPr>
          <w:rFonts w:ascii="Times New Roman" w:hAnsi="Times New Roman" w:cs="Times New Roman"/>
        </w:rPr>
        <w:t>Early detection of youth depression is crucial, given its rising prevalence and long-term consequences. Although genetic factors contribute significantly to youth depression, their integration with neuroimaging remains limited. We present a deep learning framework using polygenic scores (PGS) to pretrain a 3D convolutional neural network on diffusion MRI (track-weighted fractional anisotropy), capturing gene–brain associations from a multi-ethnic cohort in the Adolescent Brain Cognitive Development Study (N=4,741). Fine-tuned for predicting depression, the model improved cross-sectional (N=266; A</w:t>
      </w:r>
      <w:ins w:id="1" w:author="Jung Youn Min" w:date="2025-11-08T13:30:00Z" w16du:dateUtc="2025-11-08T21:30:00Z">
        <w:r w:rsidR="00A20F71">
          <w:rPr>
            <w:rFonts w:ascii="Times New Roman" w:hAnsi="Times New Roman" w:cs="Times New Roman" w:hint="eastAsia"/>
          </w:rPr>
          <w:t>rea Under the Curve (AUC)</w:t>
        </w:r>
      </w:ins>
      <w:del w:id="2" w:author="Jung Youn Min" w:date="2025-11-08T13:30:00Z" w16du:dateUtc="2025-11-08T21:30:00Z">
        <w:r w:rsidRPr="00A33D11" w:rsidDel="00A20F71">
          <w:rPr>
            <w:rFonts w:ascii="Times New Roman" w:hAnsi="Times New Roman" w:cs="Times New Roman"/>
          </w:rPr>
          <w:delText>UC</w:delText>
        </w:r>
      </w:del>
      <w:r w:rsidRPr="00A33D11">
        <w:rPr>
          <w:rFonts w:ascii="Times New Roman" w:hAnsi="Times New Roman" w:cs="Times New Roman"/>
        </w:rPr>
        <w:t>=0.62) and two-year predictions of depression and suicidality (AUC=0.61–0.66). It outperformed unimodal models, increasing accuracy by up to 24% over PGS-only and 5.8% over brain-only models. Explainable artificial intelligence identified key white matter tracts—superior longitudinal fasciculus, cingulum and corpus callosum—as predictive features. Decision curve analysis showed greater clinical utility. The model generalized to an independent Korean youth sample (N=108; AUC=0.67), supporting the cross-ethnic scalability of PGS-informed diffusion MRI for precision psychiatry</w:t>
      </w:r>
    </w:p>
    <w:p w14:paraId="3492AACF" w14:textId="77777777" w:rsidR="00814AD7" w:rsidRPr="00277078" w:rsidRDefault="00814AD7" w:rsidP="00DD2A79">
      <w:pPr>
        <w:spacing w:line="360" w:lineRule="auto"/>
        <w:rPr>
          <w:rFonts w:ascii="Times New Roman" w:hAnsi="Times New Roman" w:cs="Times New Roman"/>
        </w:rPr>
      </w:pPr>
      <w:r w:rsidRPr="00277078">
        <w:rPr>
          <w:rFonts w:ascii="Times New Roman" w:hAnsi="Times New Roman" w:cs="Times New Roman"/>
          <w:b/>
          <w:bCs/>
          <w:sz w:val="28"/>
          <w:szCs w:val="28"/>
        </w:rPr>
        <w:lastRenderedPageBreak/>
        <w:t xml:space="preserve">Introduction </w:t>
      </w:r>
    </w:p>
    <w:p w14:paraId="1E7A6ECD" w14:textId="2F394F2F" w:rsidR="001B5C19" w:rsidRPr="00E275B0" w:rsidRDefault="000E75D6" w:rsidP="00DD2A79">
      <w:pPr>
        <w:spacing w:line="360" w:lineRule="auto"/>
        <w:ind w:firstLine="720"/>
        <w:rPr>
          <w:rFonts w:ascii="Times New Roman" w:hAnsi="Times New Roman" w:cs="Times New Roman"/>
        </w:rPr>
      </w:pPr>
      <w:r>
        <w:rPr>
          <w:rFonts w:ascii="Times New Roman" w:hAnsi="Times New Roman" w:cs="Times New Roman" w:hint="eastAsia"/>
        </w:rPr>
        <w:t>Youth depression is a growing global health concern</w:t>
      </w:r>
      <w:r w:rsidR="001B3C28">
        <w:rPr>
          <w:rFonts w:ascii="Times New Roman" w:hAnsi="Times New Roman" w:cs="Times New Roman" w:hint="eastAsia"/>
        </w:rPr>
        <w:t xml:space="preserve"> </w:t>
      </w:r>
      <w:r w:rsidR="00CF755E">
        <w:rPr>
          <w:rFonts w:ascii="Times New Roman" w:hAnsi="Times New Roman" w:cs="Times New Roman"/>
        </w:rPr>
        <w:fldChar w:fldCharType="begin"/>
      </w:r>
      <w:r w:rsidR="000172A1">
        <w:rPr>
          <w:rFonts w:ascii="Times New Roman" w:hAnsi="Times New Roman" w:cs="Times New Roman"/>
        </w:rPr>
        <w:instrText xml:space="preserve"> ADDIN EN.CITE &lt;EndNote&gt;&lt;Cite&gt;&lt;Author&gt;Mangione&lt;/Author&gt;&lt;Year&gt;2022&lt;/Year&gt;&lt;RecNum&gt;10&lt;/RecNum&gt;&lt;DisplayText&gt;[1, 2]&lt;/DisplayText&gt;&lt;record&gt;&lt;rec-number&gt;10&lt;/rec-number&gt;&lt;foreign-keys&gt;&lt;key app="EN" db-id="xvraxf2sk09twpedwrrxs0v15x5vwtss9xzp" timestamp="1737635559"&gt;10&lt;/key&gt;&lt;/foreign-keys&gt;&lt;ref-type name="Journal Article"&gt;17&lt;/ref-type&gt;&lt;contributors&gt;&lt;authors&gt;&lt;author&gt;Mangione, Carol M&lt;/author&gt;&lt;author&gt;Barry, Michael J&lt;/author&gt;&lt;author&gt;Nicholson, Wanda K&lt;/author&gt;&lt;author&gt;Cabana, Michael&lt;/author&gt;&lt;author&gt;Chelmow, David&lt;/author&gt;&lt;author&gt;Coker, Tumaini Rucker&lt;/author&gt;&lt;author&gt;Davidson, Karina W&lt;/author&gt;&lt;author&gt;Davis, Esa M&lt;/author&gt;&lt;author&gt;Donahue, Katrina E&lt;/author&gt;&lt;author&gt;Jaén, Carlos Roberto&lt;/author&gt;&lt;/authors&gt;&lt;/contributors&gt;&lt;titles&gt;&lt;title&gt;Screening for depression and suicide risk in children and adolescents: US preventive services task force recommendation statement&lt;/title&gt;&lt;secondary-title&gt;Jama&lt;/secondary-title&gt;&lt;/titles&gt;&lt;periodical&gt;&lt;full-title&gt;Jama&lt;/full-title&gt;&lt;/periodical&gt;&lt;pages&gt;1534-1542&lt;/pages&gt;&lt;volume&gt;328&lt;/volume&gt;&lt;number&gt;15&lt;/number&gt;&lt;dates&gt;&lt;year&gt;2022&lt;/year&gt;&lt;/dates&gt;&lt;isbn&gt;0098-7484&lt;/isbn&gt;&lt;urls&gt;&lt;/urls&gt;&lt;/record&gt;&lt;/Cite&gt;&lt;Cite&gt;&lt;Author&gt;Collaborators&lt;/Author&gt;&lt;Year&gt;2022&lt;/Year&gt;&lt;RecNum&gt;168&lt;/RecNum&gt;&lt;record&gt;&lt;rec-number&gt;168&lt;/rec-number&gt;&lt;foreign-keys&gt;&lt;key app="EN" db-id="xvraxf2sk09twpedwrrxs0v15x5vwtss9xzp" timestamp="1740294979"&gt;168&lt;/key&gt;&lt;/foreign-keys&gt;&lt;ref-type name="Journal Article"&gt;17&lt;/ref-type&gt;&lt;contributors&gt;&lt;authors&gt;&lt;author&gt;GBD Mental Disorders Collaborators&lt;/author&gt;&lt;/authors&gt;&lt;/contributors&gt;&lt;titles&gt;&lt;title&gt;Global, regional, and national burden of 12 mental disorders in 204 countries and territories, 1990–2019: a systematic analysis for the Global Burden of Disease Study 2019&lt;/title&gt;&lt;secondary-title&gt;The Lancet Psychiatry&lt;/secondary-title&gt;&lt;/titles&gt;&lt;periodical&gt;&lt;full-title&gt;The Lancet Psychiatry&lt;/full-title&gt;&lt;/periodical&gt;&lt;pages&gt;137-150&lt;/pages&gt;&lt;volume&gt;9&lt;/volume&gt;&lt;number&gt;2&lt;/number&gt;&lt;dates&gt;&lt;year&gt;2022&lt;/year&gt;&lt;/dates&gt;&lt;isbn&gt;2215-0366&lt;/isbn&gt;&lt;urls&gt;&lt;/urls&gt;&lt;/record&gt;&lt;/Cite&gt;&lt;/EndNote&gt;</w:instrText>
      </w:r>
      <w:r w:rsidR="00CF755E">
        <w:rPr>
          <w:rFonts w:ascii="Times New Roman" w:hAnsi="Times New Roman" w:cs="Times New Roman"/>
        </w:rPr>
        <w:fldChar w:fldCharType="separate"/>
      </w:r>
      <w:r w:rsidR="000172A1">
        <w:rPr>
          <w:rFonts w:ascii="Times New Roman" w:hAnsi="Times New Roman" w:cs="Times New Roman"/>
          <w:noProof/>
        </w:rPr>
        <w:t>[1, 2]</w:t>
      </w:r>
      <w:r w:rsidR="00CF755E">
        <w:rPr>
          <w:rFonts w:ascii="Times New Roman" w:hAnsi="Times New Roman" w:cs="Times New Roman"/>
        </w:rPr>
        <w:fldChar w:fldCharType="end"/>
      </w:r>
      <w:r>
        <w:rPr>
          <w:rFonts w:ascii="Times New Roman" w:hAnsi="Times New Roman" w:cs="Times New Roman" w:hint="eastAsia"/>
        </w:rPr>
        <w:t>, marked by early onset, high recurrence, resistance to treatments, and long-term consequences including suicide, which is a leading cause of death of youth</w:t>
      </w:r>
      <w:r w:rsidR="00CF755E">
        <w:rPr>
          <w:rFonts w:ascii="Times New Roman" w:hAnsi="Times New Roman" w:cs="Times New Roman" w:hint="eastAsia"/>
        </w:rPr>
        <w:t xml:space="preserve"> </w:t>
      </w:r>
      <w:r w:rsidR="00CF755E">
        <w:rPr>
          <w:rFonts w:ascii="Times New Roman" w:hAnsi="Times New Roman" w:cs="Times New Roman"/>
        </w:rPr>
        <w:fldChar w:fldCharType="begin">
          <w:fldData xml:space="preserve">PEVuZE5vdGU+PENpdGU+PEF1dGhvcj5GbGVpc2hlcjwvQXV0aG9yPjxZZWFyPjIwMDE8L1llYXI+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</w:fldData>
        </w:fldChar>
      </w:r>
      <w:r w:rsidR="0019652D">
        <w:rPr>
          <w:rFonts w:ascii="Times New Roman" w:hAnsi="Times New Roman" w:cs="Times New Roman"/>
        </w:rPr>
        <w:instrText xml:space="preserve"> ADDIN EN.CITE </w:instrText>
      </w:r>
      <w:r w:rsidR="0019652D">
        <w:rPr>
          <w:rFonts w:ascii="Times New Roman" w:hAnsi="Times New Roman" w:cs="Times New Roman"/>
        </w:rPr>
        <w:fldChar w:fldCharType="begin">
          <w:fldData xml:space="preserve">PEVuZE5vdGU+PENpdGU+PEF1dGhvcj5GbGVpc2hlcjwvQXV0aG9yPjxZZWFyPjIwMDE8L1llYXI+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</w:fldData>
        </w:fldChar>
      </w:r>
      <w:r w:rsidR="0019652D">
        <w:rPr>
          <w:rFonts w:ascii="Times New Roman" w:hAnsi="Times New Roman" w:cs="Times New Roman"/>
        </w:rPr>
        <w:instrText xml:space="preserve"> ADDIN EN.CITE.DATA </w:instrText>
      </w:r>
      <w:r w:rsidR="0019652D">
        <w:rPr>
          <w:rFonts w:ascii="Times New Roman" w:hAnsi="Times New Roman" w:cs="Times New Roman"/>
        </w:rPr>
      </w:r>
      <w:r w:rsidR="0019652D">
        <w:rPr>
          <w:rFonts w:ascii="Times New Roman" w:hAnsi="Times New Roman" w:cs="Times New Roman"/>
        </w:rPr>
        <w:fldChar w:fldCharType="end"/>
      </w:r>
      <w:r w:rsidR="00CF755E">
        <w:rPr>
          <w:rFonts w:ascii="Times New Roman" w:hAnsi="Times New Roman" w:cs="Times New Roman"/>
        </w:rPr>
        <w:fldChar w:fldCharType="separate"/>
      </w:r>
      <w:r w:rsidR="0019652D">
        <w:rPr>
          <w:rFonts w:ascii="Times New Roman" w:hAnsi="Times New Roman" w:cs="Times New Roman"/>
          <w:noProof/>
        </w:rPr>
        <w:t>[3-6]</w:t>
      </w:r>
      <w:r w:rsidR="00CF755E">
        <w:rPr>
          <w:rFonts w:ascii="Times New Roman" w:hAnsi="Times New Roman" w:cs="Times New Roman"/>
        </w:rPr>
        <w:fldChar w:fldCharType="end"/>
      </w:r>
      <w:r w:rsidR="00281A0A">
        <w:rPr>
          <w:rFonts w:ascii="Times New Roman" w:hAnsi="Times New Roman" w:cs="Times New Roman" w:hint="eastAsia"/>
        </w:rPr>
        <w:t xml:space="preserve">. </w:t>
      </w:r>
      <w:r w:rsidR="00E57523" w:rsidRPr="00E57523">
        <w:rPr>
          <w:rFonts w:ascii="Times New Roman" w:hAnsi="Times New Roman" w:cs="Times New Roman"/>
        </w:rPr>
        <w:t>These features underscore the urgent need for early identification to alter adverse developmental trajectories. Within the framework of precision psychiatry, which emphasizes individualized risk detection, biological markers reflecting latent vulnerability—such as genetic predispositions and brain-based features—represent a promising avenue for early prediction and intervention.</w:t>
      </w:r>
    </w:p>
    <w:p w14:paraId="28A3D9C5" w14:textId="1C0AA808" w:rsidR="00DC5538" w:rsidRPr="00FC1D1A" w:rsidRDefault="00324766" w:rsidP="00DD2A79">
      <w:pPr>
        <w:spacing w:line="360" w:lineRule="auto"/>
        <w:ind w:firstLine="720"/>
        <w:rPr>
          <w:rFonts w:ascii="Times New Roman" w:hAnsi="Times New Roman" w:cs="Times New Roman"/>
        </w:rPr>
      </w:pPr>
      <w:r w:rsidRPr="00324766">
        <w:rPr>
          <w:rFonts w:ascii="Times New Roman" w:hAnsi="Times New Roman" w:cs="Times New Roman"/>
        </w:rPr>
        <w:t>Youth depression exhibits stronger genetic associations than adult-onset depression</w:t>
      </w:r>
      <w:r>
        <w:rPr>
          <w:rFonts w:ascii="Times New Roman" w:hAnsi="Times New Roman" w:cs="Times New Roman" w:hint="eastAsia"/>
        </w:rPr>
        <w:t xml:space="preserve"> </w:t>
      </w:r>
      <w:r w:rsidR="008951AB">
        <w:rPr>
          <w:rFonts w:ascii="Times New Roman" w:hAnsi="Times New Roman" w:cs="Times New Roman"/>
        </w:rPr>
        <w:fldChar w:fldCharType="begin"/>
      </w:r>
      <w:r w:rsidR="0019652D">
        <w:rPr>
          <w:rFonts w:ascii="Times New Roman" w:hAnsi="Times New Roman" w:cs="Times New Roman"/>
        </w:rPr>
        <w:instrText xml:space="preserve"> ADDIN EN.CITE &lt;EndNote&gt;&lt;Cite&gt;&lt;Author&gt;Harder&lt;/Author&gt;&lt;Year&gt;2022&lt;/Year&gt;&lt;RecNum&gt;15&lt;/RecNum&gt;&lt;DisplayText&gt;[7]&lt;/DisplayText&gt;&lt;record&gt;&lt;rec-number&gt;15&lt;/rec-number&gt;&lt;foreign-keys&gt;&lt;key app="EN" db-id="xvraxf2sk09twpedwrrxs0v15x5vwtss9xzp" timestamp="1737635559"&gt;15&lt;/key&gt;&lt;/foreign-keys&gt;&lt;ref-type name="Journal Article"&gt;17&lt;/ref-type&gt;&lt;contributors&gt;&lt;authors&gt;&lt;author&gt;Harder, Arvid&lt;/author&gt;&lt;author&gt;Nguyen, Thuy-Dung&lt;/author&gt;&lt;author&gt;Pasman, Joëlle A&lt;/author&gt;&lt;author&gt;Mosing, Miriam A&lt;/author&gt;&lt;author&gt;Hägg, Sara&lt;/author&gt;&lt;author&gt;Lu, Yi&lt;/author&gt;&lt;/authors&gt;&lt;/contributors&gt;&lt;titles&gt;&lt;title&gt;Genetics of age-at-onset in major depression&lt;/title&gt;&lt;secondary-title&gt;Translational Psychiatry&lt;/secondary-title&gt;&lt;/titles&gt;&lt;periodical&gt;&lt;full-title&gt;Translational Psychiatry&lt;/full-title&gt;&lt;/periodical&gt;&lt;pages&gt;124&lt;/pages&gt;&lt;volume&gt;12&lt;/volume&gt;&lt;number&gt;1&lt;/number&gt;&lt;dates&gt;&lt;year&gt;2022&lt;/year&gt;&lt;/dates&gt;&lt;isbn&gt;2158-3188&lt;/isbn&gt;&lt;urls&gt;&lt;/urls&gt;&lt;/record&gt;&lt;/Cite&gt;&lt;/EndNote&gt;</w:instrText>
      </w:r>
      <w:r w:rsidR="008951AB">
        <w:rPr>
          <w:rFonts w:ascii="Times New Roman" w:hAnsi="Times New Roman" w:cs="Times New Roman"/>
        </w:rPr>
        <w:fldChar w:fldCharType="separate"/>
      </w:r>
      <w:r w:rsidR="0019652D">
        <w:rPr>
          <w:rFonts w:ascii="Times New Roman" w:hAnsi="Times New Roman" w:cs="Times New Roman"/>
          <w:noProof/>
        </w:rPr>
        <w:t>[7]</w:t>
      </w:r>
      <w:r w:rsidR="008951AB">
        <w:rPr>
          <w:rFonts w:ascii="Times New Roman" w:hAnsi="Times New Roman" w:cs="Times New Roman"/>
        </w:rPr>
        <w:fldChar w:fldCharType="end"/>
      </w:r>
      <w:r w:rsidR="00DC5538" w:rsidRPr="00FC1D1A">
        <w:rPr>
          <w:rFonts w:ascii="Times New Roman" w:hAnsi="Times New Roman" w:cs="Times New Roman"/>
        </w:rPr>
        <w:t xml:space="preserve">, </w:t>
      </w:r>
      <w:r w:rsidR="00E53518" w:rsidRPr="00E53518">
        <w:rPr>
          <w:rFonts w:ascii="Times New Roman" w:hAnsi="Times New Roman" w:cs="Times New Roman"/>
        </w:rPr>
        <w:t>including higher polygenic risk scores (PGS) and increased genetic overlap with other psychiatric disorders</w:t>
      </w:r>
      <w:r w:rsidR="00DC5538" w:rsidRPr="00FC1D1A">
        <w:rPr>
          <w:rFonts w:ascii="Times New Roman" w:hAnsi="Times New Roman" w:cs="Times New Roman"/>
        </w:rPr>
        <w:t xml:space="preserve"> </w:t>
      </w:r>
      <w:r w:rsidR="00DC5538" w:rsidRPr="00FC1D1A">
        <w:rPr>
          <w:rFonts w:ascii="Times New Roman" w:hAnsi="Times New Roman" w:cs="Times New Roman"/>
        </w:rPr>
        <w:fldChar w:fldCharType="begin">
          <w:fldData xml:space="preserve">PEVuZE5vdGU+PENpdGU+PEF1dGhvcj5LZW5kbGVyPC9BdXRob3I+PFllYXI+MjAwNTwvWWVhcj48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</w:fldData>
        </w:fldChar>
      </w:r>
      <w:r w:rsidR="0019652D">
        <w:rPr>
          <w:rFonts w:ascii="Times New Roman" w:hAnsi="Times New Roman" w:cs="Times New Roman"/>
        </w:rPr>
        <w:instrText xml:space="preserve"> ADDIN EN.CITE </w:instrText>
      </w:r>
      <w:r w:rsidR="0019652D">
        <w:rPr>
          <w:rFonts w:ascii="Times New Roman" w:hAnsi="Times New Roman" w:cs="Times New Roman"/>
        </w:rPr>
        <w:fldChar w:fldCharType="begin">
          <w:fldData xml:space="preserve">PEVuZE5vdGU+PENpdGU+PEF1dGhvcj5LZW5kbGVyPC9BdXRob3I+PFllYXI+MjAwNTwvWWVhcj48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</w:fldData>
        </w:fldChar>
      </w:r>
      <w:r w:rsidR="0019652D">
        <w:rPr>
          <w:rFonts w:ascii="Times New Roman" w:hAnsi="Times New Roman" w:cs="Times New Roman"/>
        </w:rPr>
        <w:instrText xml:space="preserve"> ADDIN EN.CITE.DATA </w:instrText>
      </w:r>
      <w:r w:rsidR="0019652D">
        <w:rPr>
          <w:rFonts w:ascii="Times New Roman" w:hAnsi="Times New Roman" w:cs="Times New Roman"/>
        </w:rPr>
      </w:r>
      <w:r w:rsidR="0019652D">
        <w:rPr>
          <w:rFonts w:ascii="Times New Roman" w:hAnsi="Times New Roman" w:cs="Times New Roman"/>
        </w:rPr>
        <w:fldChar w:fldCharType="end"/>
      </w:r>
      <w:r w:rsidR="00DC5538" w:rsidRPr="00FC1D1A">
        <w:rPr>
          <w:rFonts w:ascii="Times New Roman" w:hAnsi="Times New Roman" w:cs="Times New Roman"/>
        </w:rPr>
        <w:fldChar w:fldCharType="separate"/>
      </w:r>
      <w:r w:rsidR="0019652D">
        <w:rPr>
          <w:rFonts w:ascii="Times New Roman" w:hAnsi="Times New Roman" w:cs="Times New Roman"/>
          <w:noProof/>
        </w:rPr>
        <w:t>[8-10]</w:t>
      </w:r>
      <w:r w:rsidR="00DC5538" w:rsidRPr="00FC1D1A">
        <w:rPr>
          <w:rFonts w:ascii="Times New Roman" w:hAnsi="Times New Roman" w:cs="Times New Roman"/>
        </w:rPr>
        <w:fldChar w:fldCharType="end"/>
      </w:r>
      <w:r w:rsidR="00DC5538" w:rsidRPr="00FC1D1A">
        <w:rPr>
          <w:rFonts w:ascii="Times New Roman" w:hAnsi="Times New Roman" w:cs="Times New Roman"/>
        </w:rPr>
        <w:t xml:space="preserve">. </w:t>
      </w:r>
      <w:r w:rsidR="00E53518" w:rsidRPr="00E53518">
        <w:rPr>
          <w:rFonts w:ascii="Times New Roman" w:hAnsi="Times New Roman" w:cs="Times New Roman"/>
        </w:rPr>
        <w:t>Twin studies confirm high heritability</w:t>
      </w:r>
      <w:r w:rsidR="00E53518">
        <w:rPr>
          <w:rFonts w:ascii="Times New Roman" w:hAnsi="Times New Roman" w:cs="Times New Roman" w:hint="eastAsia"/>
        </w:rPr>
        <w:t xml:space="preserve"> </w:t>
      </w:r>
      <w:r w:rsidR="00DC5538" w:rsidRPr="00FC1D1A">
        <w:rPr>
          <w:rFonts w:ascii="Times New Roman" w:hAnsi="Times New Roman" w:cs="Times New Roman"/>
        </w:rPr>
        <w:fldChar w:fldCharType="begin"/>
      </w:r>
      <w:r w:rsidR="0019652D">
        <w:rPr>
          <w:rFonts w:ascii="Times New Roman" w:hAnsi="Times New Roman" w:cs="Times New Roman"/>
        </w:rPr>
        <w:instrText xml:space="preserve"> ADDIN EN.CITE &lt;EndNote&gt;&lt;Cite&gt;&lt;Author&gt;Thapar&lt;/Author&gt;&lt;Year&gt;1994&lt;/Year&gt;&lt;RecNum&gt;17&lt;/RecNum&gt;&lt;DisplayText&gt;[11]&lt;/DisplayText&gt;&lt;record&gt;&lt;rec-number&gt;17&lt;/rec-number&gt;&lt;foreign-keys&gt;&lt;key app="EN" db-id="xvraxf2sk09twpedwrrxs0v15x5vwtss9xzp" timestamp="1737635559"&gt;17&lt;/key&gt;&lt;/foreign-keys&gt;&lt;ref-type name="Journal Article"&gt;17&lt;/ref-type&gt;&lt;contributors&gt;&lt;authors&gt;&lt;author&gt;Thapar, Anita&lt;/author&gt;&lt;author&gt;McGuffin, Peter&lt;/author&gt;&lt;/authors&gt;&lt;/contributors&gt;&lt;titles&gt;&lt;title&gt;A twin study of depressive symptoms in childhood&lt;/title&gt;&lt;secondary-title&gt;The British Journal of Psychiatry&lt;/secondary-title&gt;&lt;/titles&gt;&lt;periodical&gt;&lt;full-title&gt;The British Journal of Psychiatry&lt;/full-title&gt;&lt;/periodical&gt;&lt;pages&gt;259-265&lt;/pages&gt;&lt;volume&gt;165&lt;/volume&gt;&lt;number&gt;2&lt;/number&gt;&lt;dates&gt;&lt;year&gt;1994&lt;/year&gt;&lt;/dates&gt;&lt;isbn&gt;0007-1250&lt;/isbn&gt;&lt;urls&gt;&lt;/urls&gt;&lt;/record&gt;&lt;/Cite&gt;&lt;/EndNote&gt;</w:instrText>
      </w:r>
      <w:r w:rsidR="00DC5538" w:rsidRPr="00FC1D1A">
        <w:rPr>
          <w:rFonts w:ascii="Times New Roman" w:hAnsi="Times New Roman" w:cs="Times New Roman"/>
        </w:rPr>
        <w:fldChar w:fldCharType="separate"/>
      </w:r>
      <w:r w:rsidR="0019652D">
        <w:rPr>
          <w:rFonts w:ascii="Times New Roman" w:hAnsi="Times New Roman" w:cs="Times New Roman"/>
          <w:noProof/>
        </w:rPr>
        <w:t>[11]</w:t>
      </w:r>
      <w:r w:rsidR="00DC5538" w:rsidRPr="00FC1D1A">
        <w:rPr>
          <w:rFonts w:ascii="Times New Roman" w:hAnsi="Times New Roman" w:cs="Times New Roman"/>
        </w:rPr>
        <w:fldChar w:fldCharType="end"/>
      </w:r>
      <w:r w:rsidR="00DC5538" w:rsidRPr="00FC1D1A">
        <w:rPr>
          <w:rFonts w:ascii="Times New Roman" w:hAnsi="Times New Roman" w:cs="Times New Roman"/>
        </w:rPr>
        <w:t xml:space="preserve"> with genetic factors impacting </w:t>
      </w:r>
      <w:r w:rsidR="00657B69">
        <w:rPr>
          <w:rFonts w:ascii="Times New Roman" w:hAnsi="Times New Roman" w:cs="Times New Roman" w:hint="eastAsia"/>
        </w:rPr>
        <w:t>symptom persistence and stability</w:t>
      </w:r>
      <w:r w:rsidR="00DC5538" w:rsidRPr="00FC1D1A" w:rsidDel="00A84D1F">
        <w:rPr>
          <w:rFonts w:ascii="Times New Roman" w:hAnsi="Times New Roman" w:cs="Times New Roman"/>
        </w:rPr>
        <w:t xml:space="preserve"> </w:t>
      </w:r>
      <w:r w:rsidR="00DC5538" w:rsidRPr="00FC1D1A">
        <w:rPr>
          <w:rFonts w:ascii="Times New Roman" w:hAnsi="Times New Roman" w:cs="Times New Roman"/>
        </w:rPr>
        <w:fldChar w:fldCharType="begin">
          <w:fldData xml:space="preserve">PEVuZE5vdGU+PENpdGU+PEF1dGhvcj5Ba2luZ2J1d2E8L0F1dGhvcj48WWVhcj4yMDIwPC9ZZWFy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==
</w:fldData>
        </w:fldChar>
      </w:r>
      <w:r w:rsidR="0019652D">
        <w:rPr>
          <w:rFonts w:ascii="Times New Roman" w:hAnsi="Times New Roman" w:cs="Times New Roman"/>
        </w:rPr>
        <w:instrText xml:space="preserve"> ADDIN EN.CITE </w:instrText>
      </w:r>
      <w:r w:rsidR="0019652D">
        <w:rPr>
          <w:rFonts w:ascii="Times New Roman" w:hAnsi="Times New Roman" w:cs="Times New Roman"/>
        </w:rPr>
        <w:fldChar w:fldCharType="begin">
          <w:fldData xml:space="preserve">PEVuZE5vdGU+PENpdGU+PEF1dGhvcj5Ba2luZ2J1d2E8L0F1dGhvcj48WWVhcj4yMDIwPC9ZZWFy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==
</w:fldData>
        </w:fldChar>
      </w:r>
      <w:r w:rsidR="0019652D">
        <w:rPr>
          <w:rFonts w:ascii="Times New Roman" w:hAnsi="Times New Roman" w:cs="Times New Roman"/>
        </w:rPr>
        <w:instrText xml:space="preserve"> ADDIN EN.CITE.DATA </w:instrText>
      </w:r>
      <w:r w:rsidR="0019652D">
        <w:rPr>
          <w:rFonts w:ascii="Times New Roman" w:hAnsi="Times New Roman" w:cs="Times New Roman"/>
        </w:rPr>
      </w:r>
      <w:r w:rsidR="0019652D">
        <w:rPr>
          <w:rFonts w:ascii="Times New Roman" w:hAnsi="Times New Roman" w:cs="Times New Roman"/>
        </w:rPr>
        <w:fldChar w:fldCharType="end"/>
      </w:r>
      <w:r w:rsidR="00DC5538" w:rsidRPr="00FC1D1A">
        <w:rPr>
          <w:rFonts w:ascii="Times New Roman" w:hAnsi="Times New Roman" w:cs="Times New Roman"/>
        </w:rPr>
        <w:fldChar w:fldCharType="separate"/>
      </w:r>
      <w:r w:rsidR="0019652D">
        <w:rPr>
          <w:rFonts w:ascii="Times New Roman" w:hAnsi="Times New Roman" w:cs="Times New Roman"/>
          <w:noProof/>
        </w:rPr>
        <w:t>[7, 12, 13]</w:t>
      </w:r>
      <w:r w:rsidR="00DC5538" w:rsidRPr="00FC1D1A">
        <w:rPr>
          <w:rFonts w:ascii="Times New Roman" w:hAnsi="Times New Roman" w:cs="Times New Roman"/>
        </w:rPr>
        <w:fldChar w:fldCharType="end"/>
      </w:r>
      <w:r w:rsidR="00DC5538" w:rsidRPr="00FC1D1A">
        <w:rPr>
          <w:rFonts w:ascii="Times New Roman" w:hAnsi="Times New Roman" w:cs="Times New Roman"/>
        </w:rPr>
        <w:t xml:space="preserve">. </w:t>
      </w:r>
      <w:r w:rsidR="00AD300C">
        <w:rPr>
          <w:rFonts w:ascii="Times New Roman" w:hAnsi="Times New Roman" w:cs="Times New Roman" w:hint="eastAsia"/>
        </w:rPr>
        <w:t>Youths with high familial risk are more likely to experience early-onset depression, further shaped by stress and maternal psychopathology</w:t>
      </w:r>
      <w:r w:rsidR="00225056">
        <w:rPr>
          <w:rFonts w:ascii="Times New Roman" w:hAnsi="Times New Roman" w:cs="Times New Roman"/>
        </w:rPr>
        <w:t xml:space="preserve"> </w:t>
      </w:r>
      <w:r w:rsidR="0075072A">
        <w:rPr>
          <w:rFonts w:ascii="Times New Roman" w:hAnsi="Times New Roman" w:cs="Times New Roman"/>
        </w:rPr>
        <w:fldChar w:fldCharType="begin"/>
      </w:r>
      <w:r w:rsidR="0019652D">
        <w:rPr>
          <w:rFonts w:ascii="Times New Roman" w:hAnsi="Times New Roman" w:cs="Times New Roman"/>
        </w:rPr>
        <w:instrText xml:space="preserve"> ADDIN EN.CITE &lt;EndNote&gt;&lt;Cite&gt;&lt;Author&gt;Elsayed&lt;/Author&gt;&lt;Year&gt;2019&lt;/Year&gt;&lt;RecNum&gt;176&lt;/RecNum&gt;&lt;DisplayText&gt;[14]&lt;/DisplayText&gt;&lt;record&gt;&lt;rec-number&gt;176&lt;/rec-number&gt;&lt;foreign-keys&gt;&lt;key app="EN" db-id="xvraxf2sk09twpedwrrxs0v15x5vwtss9xzp" timestamp="1742197165"&gt;176&lt;/key&gt;&lt;/foreign-keys&gt;&lt;ref-type name="Journal Article"&gt;17&lt;/ref-type&gt;&lt;contributors&gt;&lt;authors&gt;&lt;author&gt;Elsayed, Nourhan M&lt;/author&gt;&lt;author&gt;Fields, Kristina M&lt;/author&gt;&lt;author&gt;Olvera, Rene L&lt;/author&gt;&lt;author&gt;Williamson, Douglas E&lt;/author&gt;&lt;/authors&gt;&lt;/contributors&gt;&lt;titles&gt;&lt;title&gt;The role of familial risk, parental psychopathology, and stress for first-onset depression during adolescence&lt;/title&gt;&lt;secondary-title&gt;Journal of affective disorders&lt;/secondary-title&gt;&lt;/titles&gt;&lt;periodical&gt;&lt;full-title&gt;Journal of Affective Disorders&lt;/full-title&gt;&lt;/periodical&gt;&lt;pages&gt;232-239&lt;/pages&gt;&lt;volume&gt;253&lt;/volume&gt;&lt;dates&gt;&lt;year&gt;2019&lt;/year&gt;&lt;/dates&gt;&lt;isbn&gt;0165-0327&lt;/isbn&gt;&lt;urls&gt;&lt;/urls&gt;&lt;/record&gt;&lt;/Cite&gt;&lt;/EndNote&gt;</w:instrText>
      </w:r>
      <w:r w:rsidR="0075072A">
        <w:rPr>
          <w:rFonts w:ascii="Times New Roman" w:hAnsi="Times New Roman" w:cs="Times New Roman"/>
        </w:rPr>
        <w:fldChar w:fldCharType="separate"/>
      </w:r>
      <w:r w:rsidR="0019652D">
        <w:rPr>
          <w:rFonts w:ascii="Times New Roman" w:hAnsi="Times New Roman" w:cs="Times New Roman"/>
          <w:noProof/>
        </w:rPr>
        <w:t>[14]</w:t>
      </w:r>
      <w:r w:rsidR="0075072A">
        <w:rPr>
          <w:rFonts w:ascii="Times New Roman" w:hAnsi="Times New Roman" w:cs="Times New Roman"/>
        </w:rPr>
        <w:fldChar w:fldCharType="end"/>
      </w:r>
      <w:r w:rsidR="00AD300C">
        <w:rPr>
          <w:rFonts w:ascii="Times New Roman" w:hAnsi="Times New Roman" w:cs="Times New Roman" w:hint="eastAsia"/>
        </w:rPr>
        <w:t xml:space="preserve">. </w:t>
      </w:r>
      <w:r w:rsidR="00DC5538" w:rsidRPr="00FC1D1A">
        <w:rPr>
          <w:rFonts w:ascii="Times New Roman" w:hAnsi="Times New Roman" w:cs="Times New Roman"/>
        </w:rPr>
        <w:t>These genetic vulnerabilities interact strongly with neurobiological substrates, particularly white matter</w:t>
      </w:r>
      <w:r w:rsidR="00E230B0">
        <w:rPr>
          <w:rFonts w:ascii="Times New Roman" w:hAnsi="Times New Roman" w:cs="Times New Roman" w:hint="eastAsia"/>
        </w:rPr>
        <w:t xml:space="preserve"> integrity</w:t>
      </w:r>
      <w:r w:rsidR="00DC5538" w:rsidRPr="00FC1D1A">
        <w:rPr>
          <w:rFonts w:ascii="Times New Roman" w:hAnsi="Times New Roman" w:cs="Times New Roman"/>
        </w:rPr>
        <w:t xml:space="preserve">, which provides </w:t>
      </w:r>
      <w:proofErr w:type="gramStart"/>
      <w:r w:rsidR="00DC5538" w:rsidRPr="00FC1D1A">
        <w:rPr>
          <w:rFonts w:ascii="Times New Roman" w:hAnsi="Times New Roman" w:cs="Times New Roman"/>
        </w:rPr>
        <w:t>the</w:t>
      </w:r>
      <w:proofErr w:type="gramEnd"/>
      <w:r w:rsidR="00DC5538" w:rsidRPr="00FC1D1A">
        <w:rPr>
          <w:rFonts w:ascii="Times New Roman" w:hAnsi="Times New Roman" w:cs="Times New Roman"/>
        </w:rPr>
        <w:t xml:space="preserve"> structural basis for long-range neural connectivity</w:t>
      </w:r>
      <w:r w:rsidR="00DC5538" w:rsidRPr="00FC1D1A" w:rsidDel="009C2F24">
        <w:rPr>
          <w:rFonts w:ascii="Times New Roman" w:hAnsi="Times New Roman" w:cs="Times New Roman"/>
        </w:rPr>
        <w:t xml:space="preserve"> </w:t>
      </w:r>
      <w:r w:rsidR="00DC5538" w:rsidRPr="00FC1D1A">
        <w:rPr>
          <w:rFonts w:ascii="Times New Roman" w:hAnsi="Times New Roman" w:cs="Times New Roman"/>
        </w:rPr>
        <w:fldChar w:fldCharType="begin">
          <w:fldData xml:space="preserve">PEVuZE5vdGU+PENpdGU+PEF1dGhvcj5Lb2NodW5vdjwvQXV0aG9yPjxZZWFyPjIwMTA8L1llYXI+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</w:fldData>
        </w:fldChar>
      </w:r>
      <w:r w:rsidR="0019652D">
        <w:rPr>
          <w:rFonts w:ascii="Times New Roman" w:hAnsi="Times New Roman" w:cs="Times New Roman"/>
        </w:rPr>
        <w:instrText xml:space="preserve"> ADDIN EN.CITE </w:instrText>
      </w:r>
      <w:r w:rsidR="0019652D">
        <w:rPr>
          <w:rFonts w:ascii="Times New Roman" w:hAnsi="Times New Roman" w:cs="Times New Roman"/>
        </w:rPr>
        <w:fldChar w:fldCharType="begin">
          <w:fldData xml:space="preserve">PEVuZE5vdGU+PENpdGU+PEF1dGhvcj5Lb2NodW5vdjwvQXV0aG9yPjxZZWFyPjIwMTA8L1llYXI+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</w:fldData>
        </w:fldChar>
      </w:r>
      <w:r w:rsidR="0019652D">
        <w:rPr>
          <w:rFonts w:ascii="Times New Roman" w:hAnsi="Times New Roman" w:cs="Times New Roman"/>
        </w:rPr>
        <w:instrText xml:space="preserve"> ADDIN EN.CITE.DATA </w:instrText>
      </w:r>
      <w:r w:rsidR="0019652D">
        <w:rPr>
          <w:rFonts w:ascii="Times New Roman" w:hAnsi="Times New Roman" w:cs="Times New Roman"/>
        </w:rPr>
      </w:r>
      <w:r w:rsidR="0019652D">
        <w:rPr>
          <w:rFonts w:ascii="Times New Roman" w:hAnsi="Times New Roman" w:cs="Times New Roman"/>
        </w:rPr>
        <w:fldChar w:fldCharType="end"/>
      </w:r>
      <w:r w:rsidR="00DC5538" w:rsidRPr="00FC1D1A">
        <w:rPr>
          <w:rFonts w:ascii="Times New Roman" w:hAnsi="Times New Roman" w:cs="Times New Roman"/>
        </w:rPr>
        <w:fldChar w:fldCharType="separate"/>
      </w:r>
      <w:r w:rsidR="0019652D">
        <w:rPr>
          <w:rFonts w:ascii="Times New Roman" w:hAnsi="Times New Roman" w:cs="Times New Roman"/>
          <w:noProof/>
        </w:rPr>
        <w:t>[15-17]</w:t>
      </w:r>
      <w:r w:rsidR="00DC5538" w:rsidRPr="00FC1D1A">
        <w:rPr>
          <w:rFonts w:ascii="Times New Roman" w:hAnsi="Times New Roman" w:cs="Times New Roman"/>
        </w:rPr>
        <w:fldChar w:fldCharType="end"/>
      </w:r>
      <w:r w:rsidR="00DC5538" w:rsidRPr="00FC1D1A">
        <w:rPr>
          <w:rFonts w:ascii="Times New Roman" w:hAnsi="Times New Roman" w:cs="Times New Roman"/>
        </w:rPr>
        <w:t xml:space="preserve">. </w:t>
      </w:r>
      <w:bookmarkStart w:id="3" w:name="_Hlk193439825"/>
      <w:r w:rsidR="00DC5538" w:rsidRPr="00FC1D1A">
        <w:rPr>
          <w:rFonts w:ascii="Times New Roman" w:hAnsi="Times New Roman" w:cs="Times New Roman"/>
        </w:rPr>
        <w:t>Fractional Anisotropy (FA), derived from diffusion MRI (</w:t>
      </w:r>
      <w:proofErr w:type="spellStart"/>
      <w:r w:rsidR="00DC5538" w:rsidRPr="00FC1D1A">
        <w:rPr>
          <w:rFonts w:ascii="Times New Roman" w:hAnsi="Times New Roman" w:cs="Times New Roman"/>
        </w:rPr>
        <w:t>dMRI</w:t>
      </w:r>
      <w:proofErr w:type="spellEnd"/>
      <w:r w:rsidR="00DC5538" w:rsidRPr="00FC1D1A">
        <w:rPr>
          <w:rFonts w:ascii="Times New Roman" w:hAnsi="Times New Roman" w:cs="Times New Roman"/>
        </w:rPr>
        <w:t>), serves as a key marker of white matter integrity</w:t>
      </w:r>
      <w:r w:rsidR="00285041">
        <w:rPr>
          <w:rFonts w:ascii="Times New Roman" w:hAnsi="Times New Roman" w:cs="Times New Roman" w:hint="eastAsia"/>
        </w:rPr>
        <w:t xml:space="preserve"> </w:t>
      </w:r>
      <w:r w:rsidR="00285041">
        <w:rPr>
          <w:rFonts w:ascii="Times New Roman" w:hAnsi="Times New Roman" w:cs="Times New Roman"/>
        </w:rPr>
        <w:fldChar w:fldCharType="begin"/>
      </w:r>
      <w:r w:rsidR="0019652D">
        <w:rPr>
          <w:rFonts w:ascii="Times New Roman" w:hAnsi="Times New Roman" w:cs="Times New Roman"/>
        </w:rPr>
        <w:instrText xml:space="preserve"> ADDIN EN.CITE &lt;EndNote&gt;&lt;Cite&gt;&lt;Author&gt;Johansen-Berg&lt;/Author&gt;&lt;Year&gt;2013&lt;/Year&gt;&lt;RecNum&gt;182&lt;/RecNum&gt;&lt;DisplayText&gt;[18]&lt;/DisplayText&gt;&lt;record&gt;&lt;rec-number&gt;182&lt;/rec-number&gt;&lt;foreign-keys&gt;&lt;key app="EN" db-id="xvraxf2sk09twpedwrrxs0v15x5vwtss9xzp" timestamp="1742514962"&gt;182&lt;/key&gt;&lt;/foreign-keys&gt;&lt;ref-type name="Book"&gt;6&lt;/ref-type&gt;&lt;contributors&gt;&lt;authors&gt;&lt;author&gt;Johansen-Berg, Heidi&lt;/author&gt;&lt;author&gt;Behrens, Timothy EJ&lt;/author&gt;&lt;/authors&gt;&lt;/contributors&gt;&lt;titles&gt;&lt;title&gt;Diffusion MRI: from quantitative measurement to in vivo neuroanatomy&lt;/title&gt;&lt;/titles&gt;&lt;dates&gt;&lt;year&gt;2013&lt;/year&gt;&lt;/dates&gt;&lt;publisher&gt;Academic Press&lt;/publisher&gt;&lt;isbn&gt;0124055095&lt;/isbn&gt;&lt;urls&gt;&lt;/urls&gt;&lt;/record&gt;&lt;/Cite&gt;&lt;/EndNote&gt;</w:instrText>
      </w:r>
      <w:r w:rsidR="00285041">
        <w:rPr>
          <w:rFonts w:ascii="Times New Roman" w:hAnsi="Times New Roman" w:cs="Times New Roman"/>
        </w:rPr>
        <w:fldChar w:fldCharType="separate"/>
      </w:r>
      <w:r w:rsidR="0019652D">
        <w:rPr>
          <w:rFonts w:ascii="Times New Roman" w:hAnsi="Times New Roman" w:cs="Times New Roman"/>
          <w:noProof/>
        </w:rPr>
        <w:t>[18]</w:t>
      </w:r>
      <w:r w:rsidR="00285041">
        <w:rPr>
          <w:rFonts w:ascii="Times New Roman" w:hAnsi="Times New Roman" w:cs="Times New Roman"/>
        </w:rPr>
        <w:fldChar w:fldCharType="end"/>
      </w:r>
      <w:r w:rsidR="008C6424">
        <w:rPr>
          <w:rFonts w:ascii="Times New Roman" w:hAnsi="Times New Roman" w:cs="Times New Roman" w:hint="eastAsia"/>
        </w:rPr>
        <w:t>.</w:t>
      </w:r>
      <w:r w:rsidR="00DC5538" w:rsidRPr="00FC1D1A">
        <w:rPr>
          <w:rFonts w:ascii="Times New Roman" w:hAnsi="Times New Roman" w:cs="Times New Roman"/>
        </w:rPr>
        <w:t xml:space="preserve"> </w:t>
      </w:r>
      <w:bookmarkEnd w:id="3"/>
      <w:r w:rsidR="008C6424">
        <w:rPr>
          <w:rFonts w:ascii="Times New Roman" w:hAnsi="Times New Roman" w:cs="Times New Roman" w:hint="eastAsia"/>
        </w:rPr>
        <w:t>It</w:t>
      </w:r>
      <w:r w:rsidR="00DC5538" w:rsidRPr="00FC1D1A">
        <w:rPr>
          <w:rFonts w:ascii="Times New Roman" w:hAnsi="Times New Roman" w:cs="Times New Roman"/>
        </w:rPr>
        <w:t xml:space="preserve"> demonstrates high heritability with genetic factors explaining up to 88% of its variance </w:t>
      </w:r>
      <w:r w:rsidR="00DC5538" w:rsidRPr="00FC1D1A">
        <w:rPr>
          <w:rFonts w:ascii="Times New Roman" w:hAnsi="Times New Roman" w:cs="Times New Roman"/>
        </w:rPr>
        <w:fldChar w:fldCharType="begin">
          <w:fldData xml:space="preserve">PEVuZE5vdGU+PENpdGU+PEF1dGhvcj5Lb2NodW5vdjwvQXV0aG9yPjxZZWFyPjIwMTA8L1llYXI+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</w:fldData>
        </w:fldChar>
      </w:r>
      <w:r w:rsidR="0019652D">
        <w:rPr>
          <w:rFonts w:ascii="Times New Roman" w:hAnsi="Times New Roman" w:cs="Times New Roman"/>
        </w:rPr>
        <w:instrText xml:space="preserve"> ADDIN EN.CITE </w:instrText>
      </w:r>
      <w:r w:rsidR="0019652D">
        <w:rPr>
          <w:rFonts w:ascii="Times New Roman" w:hAnsi="Times New Roman" w:cs="Times New Roman"/>
        </w:rPr>
        <w:fldChar w:fldCharType="begin">
          <w:fldData xml:space="preserve">PEVuZE5vdGU+PENpdGU+PEF1dGhvcj5Lb2NodW5vdjwvQXV0aG9yPjxZZWFyPjIwMTA8L1llYXI+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</w:fldData>
        </w:fldChar>
      </w:r>
      <w:r w:rsidR="0019652D">
        <w:rPr>
          <w:rFonts w:ascii="Times New Roman" w:hAnsi="Times New Roman" w:cs="Times New Roman"/>
        </w:rPr>
        <w:instrText xml:space="preserve"> ADDIN EN.CITE.DATA </w:instrText>
      </w:r>
      <w:r w:rsidR="0019652D">
        <w:rPr>
          <w:rFonts w:ascii="Times New Roman" w:hAnsi="Times New Roman" w:cs="Times New Roman"/>
        </w:rPr>
      </w:r>
      <w:r w:rsidR="0019652D">
        <w:rPr>
          <w:rFonts w:ascii="Times New Roman" w:hAnsi="Times New Roman" w:cs="Times New Roman"/>
        </w:rPr>
        <w:fldChar w:fldCharType="end"/>
      </w:r>
      <w:r w:rsidR="00DC5538" w:rsidRPr="00FC1D1A">
        <w:rPr>
          <w:rFonts w:ascii="Times New Roman" w:hAnsi="Times New Roman" w:cs="Times New Roman"/>
        </w:rPr>
        <w:fldChar w:fldCharType="separate"/>
      </w:r>
      <w:r w:rsidR="0019652D">
        <w:rPr>
          <w:rFonts w:ascii="Times New Roman" w:hAnsi="Times New Roman" w:cs="Times New Roman"/>
          <w:noProof/>
        </w:rPr>
        <w:t>[15, 19, 20]</w:t>
      </w:r>
      <w:r w:rsidR="00DC5538" w:rsidRPr="00FC1D1A">
        <w:rPr>
          <w:rFonts w:ascii="Times New Roman" w:hAnsi="Times New Roman" w:cs="Times New Roman"/>
        </w:rPr>
        <w:fldChar w:fldCharType="end"/>
      </w:r>
      <w:r w:rsidR="00DC5538" w:rsidRPr="00FC1D1A">
        <w:rPr>
          <w:rFonts w:ascii="Times New Roman" w:hAnsi="Times New Roman" w:cs="Times New Roman"/>
        </w:rPr>
        <w:t xml:space="preserve">. </w:t>
      </w:r>
      <w:r w:rsidR="00ED476F">
        <w:rPr>
          <w:rFonts w:ascii="Times New Roman" w:hAnsi="Times New Roman" w:cs="Times New Roman" w:hint="eastAsia"/>
        </w:rPr>
        <w:t xml:space="preserve">Higher polygenic risk for </w:t>
      </w:r>
      <w:r w:rsidR="00474594">
        <w:rPr>
          <w:rFonts w:ascii="Times New Roman" w:hAnsi="Times New Roman" w:cs="Times New Roman" w:hint="eastAsia"/>
        </w:rPr>
        <w:t>major depressive disorder (MDD)</w:t>
      </w:r>
      <w:r w:rsidR="00ED476F">
        <w:rPr>
          <w:rFonts w:ascii="Times New Roman" w:hAnsi="Times New Roman" w:cs="Times New Roman" w:hint="eastAsia"/>
        </w:rPr>
        <w:t xml:space="preserve"> has been linked to reductions in white mater integrity, suggesting that genetic </w:t>
      </w:r>
      <w:r w:rsidR="00CB7141">
        <w:rPr>
          <w:rFonts w:ascii="Times New Roman" w:hAnsi="Times New Roman" w:cs="Times New Roman"/>
        </w:rPr>
        <w:t>predisposition</w:t>
      </w:r>
      <w:r w:rsidR="00ED476F">
        <w:rPr>
          <w:rFonts w:ascii="Times New Roman" w:hAnsi="Times New Roman" w:cs="Times New Roman" w:hint="eastAsia"/>
        </w:rPr>
        <w:t xml:space="preserve"> may contribute to neurostructural vulnerabilities in depression</w:t>
      </w:r>
      <w:r w:rsidR="00282F63">
        <w:rPr>
          <w:rFonts w:ascii="Times New Roman" w:hAnsi="Times New Roman" w:cs="Times New Roman"/>
        </w:rPr>
        <w:t xml:space="preserve"> </w:t>
      </w:r>
      <w:r w:rsidR="00CB7141">
        <w:rPr>
          <w:rFonts w:ascii="Times New Roman" w:hAnsi="Times New Roman" w:cs="Times New Roman"/>
        </w:rPr>
        <w:fldChar w:fldCharType="begin"/>
      </w:r>
      <w:r w:rsidR="0019652D">
        <w:rPr>
          <w:rFonts w:ascii="Times New Roman" w:hAnsi="Times New Roman" w:cs="Times New Roman"/>
        </w:rPr>
        <w:instrText xml:space="preserve"> ADDIN EN.CITE &lt;EndNote&gt;&lt;Cite&gt;&lt;Author&gt;Whalley&lt;/Author&gt;&lt;Year&gt;2013&lt;/Year&gt;&lt;RecNum&gt;33&lt;/RecNum&gt;&lt;DisplayText&gt;[21]&lt;/DisplayText&gt;&lt;record&gt;&lt;rec-number&gt;33&lt;/rec-number&gt;&lt;foreign-keys&gt;&lt;key app="EN" db-id="xvraxf2sk09twpedwrrxs0v15x5vwtss9xzp" timestamp="1737635559"&gt;33&lt;/key&gt;&lt;/foreign-keys&gt;&lt;ref-type name="Journal Article"&gt;17&lt;/ref-type&gt;&lt;contributors&gt;&lt;authors&gt;&lt;author&gt;Whalley, Heather C&lt;/author&gt;&lt;author&gt;Sprooten, Emma&lt;/author&gt;&lt;author&gt;Hackett, Suzanna&lt;/author&gt;&lt;author&gt;Hall, Lynsey&lt;/author&gt;&lt;author&gt;Blackwood, Douglas H&lt;/author&gt;&lt;author&gt;Glahn, David C&lt;/author&gt;&lt;author&gt;Bastin, Mark&lt;/author&gt;&lt;author&gt;Hall, Jeremy&lt;/author&gt;&lt;author&gt;Lawrie, Stephen M&lt;/author&gt;&lt;author&gt;Sussmann, Jessika E&lt;/author&gt;&lt;/authors&gt;&lt;/contributors&gt;&lt;titles&gt;&lt;title&gt;Polygenic risk and white matter integrity in individuals at high risk of mood disorder&lt;/title&gt;&lt;secondary-title&gt;Biological psychiatry&lt;/secondary-title&gt;&lt;/titles&gt;&lt;periodical&gt;&lt;full-title&gt;Biological psychiatry&lt;/full-title&gt;&lt;/periodical&gt;&lt;pages&gt;280-286&lt;/pages&gt;&lt;volume&gt;74&lt;/volume&gt;&lt;number&gt;4&lt;/number&gt;&lt;dates&gt;&lt;year&gt;2013&lt;/year&gt;&lt;/dates&gt;&lt;isbn&gt;0006-3223&lt;/isbn&gt;&lt;urls&gt;&lt;/urls&gt;&lt;/record&gt;&lt;/Cite&gt;&lt;/EndNote&gt;</w:instrText>
      </w:r>
      <w:r w:rsidR="00CB7141">
        <w:rPr>
          <w:rFonts w:ascii="Times New Roman" w:hAnsi="Times New Roman" w:cs="Times New Roman"/>
        </w:rPr>
        <w:fldChar w:fldCharType="separate"/>
      </w:r>
      <w:r w:rsidR="0019652D">
        <w:rPr>
          <w:rFonts w:ascii="Times New Roman" w:hAnsi="Times New Roman" w:cs="Times New Roman"/>
          <w:noProof/>
        </w:rPr>
        <w:t>[21]</w:t>
      </w:r>
      <w:r w:rsidR="00CB7141">
        <w:rPr>
          <w:rFonts w:ascii="Times New Roman" w:hAnsi="Times New Roman" w:cs="Times New Roman"/>
        </w:rPr>
        <w:fldChar w:fldCharType="end"/>
      </w:r>
      <w:r w:rsidR="000B6F60">
        <w:rPr>
          <w:rFonts w:ascii="Times New Roman" w:hAnsi="Times New Roman" w:cs="Times New Roman" w:hint="eastAsia"/>
        </w:rPr>
        <w:t xml:space="preserve">. </w:t>
      </w:r>
      <w:r w:rsidR="00DC5538" w:rsidRPr="00FC1D1A">
        <w:rPr>
          <w:rFonts w:ascii="Times New Roman" w:hAnsi="Times New Roman" w:cs="Times New Roman"/>
        </w:rPr>
        <w:t>Specific tracts, such as the corpus callosum, corona radiata, and superior longitudinal fasciculus</w:t>
      </w:r>
      <w:r w:rsidR="00B01E9D">
        <w:rPr>
          <w:rFonts w:ascii="Times New Roman" w:hAnsi="Times New Roman" w:cs="Times New Roman"/>
        </w:rPr>
        <w:t>,</w:t>
      </w:r>
      <w:r w:rsidR="00D20697">
        <w:rPr>
          <w:rFonts w:ascii="Times New Roman" w:hAnsi="Times New Roman" w:cs="Times New Roman"/>
        </w:rPr>
        <w:t xml:space="preserve"> </w:t>
      </w:r>
      <w:r w:rsidR="00DC5538" w:rsidRPr="00FC1D1A">
        <w:rPr>
          <w:rFonts w:ascii="Times New Roman" w:hAnsi="Times New Roman" w:cs="Times New Roman"/>
        </w:rPr>
        <w:t xml:space="preserve">are strongly influenced by genetic factors, supporting the notion that white matter differences are under strong genetic control </w:t>
      </w:r>
      <w:r w:rsidR="00DC5538" w:rsidRPr="00FC1D1A">
        <w:rPr>
          <w:rFonts w:ascii="Times New Roman" w:hAnsi="Times New Roman" w:cs="Times New Roman"/>
        </w:rPr>
        <w:fldChar w:fldCharType="begin"/>
      </w:r>
      <w:r w:rsidR="0019652D">
        <w:rPr>
          <w:rFonts w:ascii="Times New Roman" w:hAnsi="Times New Roman" w:cs="Times New Roman"/>
        </w:rPr>
        <w:instrText xml:space="preserve"> ADDIN EN.CITE &lt;EndNote&gt;&lt;Cite&gt;&lt;Author&gt;Kochunov&lt;/Author&gt;&lt;Year&gt;2015&lt;/Year&gt;&lt;RecNum&gt;26&lt;/RecNum&gt;&lt;DisplayText&gt;[17, 20]&lt;/DisplayText&gt;&lt;record&gt;&lt;rec-number&gt;26&lt;/rec-number&gt;&lt;foreign-keys&gt;&lt;key app="EN" db-id="xvraxf2sk09twpedwrrxs0v15x5vwtss9xzp" timestamp="1737635559"&gt;26&lt;/key&gt;&lt;/foreign-keys&gt;&lt;ref-type name="Journal Article"&gt;17&lt;/ref-type&gt;&lt;contributors&gt;&lt;authors&gt;&lt;author&gt;Kochunov, Peter&lt;/author&gt;&lt;author&gt;Jahanshad, Neda&lt;/author&gt;&lt;author&gt;Marcus, Daniel&lt;/author&gt;&lt;author&gt;Winkler, Anderson&lt;/author&gt;&lt;author&gt;Sprooten, Emma&lt;/author&gt;&lt;author&gt;Nichols, Thomas E&lt;/author&gt;&lt;author&gt;Wright, Susan N&lt;/author&gt;&lt;author&gt;Hong, L Elliot&lt;/author&gt;&lt;author&gt;Patel, Binish&lt;/author&gt;&lt;author&gt;Behrens, Timothy&lt;/author&gt;&lt;/authors&gt;&lt;/contributors&gt;&lt;titles&gt;&lt;title&gt;Heritability of fractional anisotropy in human white matter: a comparison of Human Connectome Project and ENIGMA-DTI data&lt;/title&gt;&lt;secondary-title&gt;Neuroimage&lt;/secondary-title&gt;&lt;/titles&gt;&lt;periodical&gt;&lt;full-title&gt;Neuroimage&lt;/full-title&gt;&lt;/periodical&gt;&lt;pages&gt;300-311&lt;/pages&gt;&lt;volume&gt;111&lt;/volume&gt;&lt;dates&gt;&lt;year&gt;2015&lt;/year&gt;&lt;/dates&gt;&lt;isbn&gt;1053-8119&lt;/isbn&gt;&lt;urls&gt;&lt;/urls&gt;&lt;/record&gt;&lt;/Cite&gt;&lt;Cite&gt;&lt;Author&gt;Zhao&lt;/Author&gt;&lt;Year&gt;2021&lt;/Year&gt;&lt;RecNum&gt;23&lt;/RecNum&gt;&lt;record&gt;&lt;rec-number&gt;23&lt;/rec-number&gt;&lt;foreign-keys&gt;&lt;key app="EN" db-id="xvraxf2sk09twpedwrrxs0v15x5vwtss9xzp" timestamp="1737635559"&gt;23&lt;/key&gt;&lt;/foreign-keys&gt;&lt;ref-type name="Journal Article"&gt;17&lt;/ref-type&gt;&lt;contributors&gt;&lt;authors&gt;&lt;author&gt;Zhao, Bingxin&lt;/author&gt;&lt;author&gt;Li, Tengfei&lt;/author&gt;&lt;author&gt;Yang, Yue&lt;/author&gt;&lt;author&gt;Wang, Xifeng&lt;/author&gt;&lt;author&gt;Luo, Tianyou&lt;/author&gt;&lt;author&gt;Shan, Yue&lt;/author&gt;&lt;author&gt;Zhu, Ziliang&lt;/author&gt;&lt;author&gt;Xiong, Di&lt;/author&gt;&lt;author&gt;Hauberg, Mads E&lt;/author&gt;&lt;author&gt;Bendl, Jaroslav&lt;/author&gt;&lt;/authors&gt;&lt;/contributors&gt;&lt;titles&gt;&lt;title&gt;Common genetic variation influencing human white matter microstructure&lt;/title&gt;&lt;secondary-title&gt;Science&lt;/secondary-title&gt;&lt;/titles&gt;&lt;periodical&gt;&lt;full-title&gt;Science&lt;/full-title&gt;&lt;/periodical&gt;&lt;pages&gt;eabf3736&lt;/pages&gt;&lt;volume&gt;372&lt;/volume&gt;&lt;number&gt;6548&lt;/number&gt;&lt;dates&gt;&lt;year&gt;2021&lt;/year&gt;&lt;/dates&gt;&lt;isbn&gt;0036-8075&lt;/isbn&gt;&lt;urls&gt;&lt;/urls&gt;&lt;/record&gt;&lt;/Cite&gt;&lt;/EndNote&gt;</w:instrText>
      </w:r>
      <w:r w:rsidR="00DC5538" w:rsidRPr="00FC1D1A">
        <w:rPr>
          <w:rFonts w:ascii="Times New Roman" w:hAnsi="Times New Roman" w:cs="Times New Roman"/>
        </w:rPr>
        <w:fldChar w:fldCharType="separate"/>
      </w:r>
      <w:r w:rsidR="0019652D">
        <w:rPr>
          <w:rFonts w:ascii="Times New Roman" w:hAnsi="Times New Roman" w:cs="Times New Roman"/>
          <w:noProof/>
        </w:rPr>
        <w:t>[17, 20]</w:t>
      </w:r>
      <w:r w:rsidR="00DC5538" w:rsidRPr="00FC1D1A">
        <w:rPr>
          <w:rFonts w:ascii="Times New Roman" w:hAnsi="Times New Roman" w:cs="Times New Roman"/>
        </w:rPr>
        <w:fldChar w:fldCharType="end"/>
      </w:r>
      <w:r w:rsidR="00DC5538" w:rsidRPr="00FC1D1A">
        <w:rPr>
          <w:rFonts w:ascii="Times New Roman" w:hAnsi="Times New Roman" w:cs="Times New Roman"/>
        </w:rPr>
        <w:t xml:space="preserve">. </w:t>
      </w:r>
    </w:p>
    <w:p w14:paraId="30E612B0" w14:textId="350530A8" w:rsidR="00DC5538" w:rsidRPr="00FC1D1A" w:rsidRDefault="00DC5538" w:rsidP="00DD2A79">
      <w:pPr>
        <w:spacing w:line="360" w:lineRule="auto"/>
        <w:ind w:firstLine="720"/>
        <w:rPr>
          <w:rFonts w:ascii="Times New Roman" w:hAnsi="Times New Roman" w:cs="Times New Roman"/>
        </w:rPr>
      </w:pPr>
      <w:r w:rsidRPr="00FC1D1A">
        <w:rPr>
          <w:rFonts w:ascii="Times New Roman" w:hAnsi="Times New Roman" w:cs="Times New Roman"/>
        </w:rPr>
        <w:t>Converging evidence from human and animal studies implicates disruptions in specific white matter tracts in the pathophysiology of depression.</w:t>
      </w:r>
      <w:r w:rsidRPr="00FC1D1A" w:rsidDel="00083CAC">
        <w:rPr>
          <w:rFonts w:ascii="Times New Roman" w:hAnsi="Times New Roman" w:cs="Times New Roman"/>
        </w:rPr>
        <w:t xml:space="preserve"> </w:t>
      </w:r>
      <w:r w:rsidR="0030598A">
        <w:rPr>
          <w:rFonts w:ascii="Times New Roman" w:hAnsi="Times New Roman" w:cs="Times New Roman" w:hint="eastAsia"/>
        </w:rPr>
        <w:t>Human studies</w:t>
      </w:r>
      <w:r w:rsidRPr="00FC1D1A">
        <w:rPr>
          <w:rFonts w:ascii="Times New Roman" w:hAnsi="Times New Roman" w:cs="Times New Roman"/>
        </w:rPr>
        <w:t xml:space="preserve"> </w:t>
      </w:r>
      <w:r w:rsidR="00DC68FA">
        <w:rPr>
          <w:rFonts w:ascii="Times New Roman" w:hAnsi="Times New Roman" w:cs="Times New Roman" w:hint="eastAsia"/>
        </w:rPr>
        <w:t xml:space="preserve">report </w:t>
      </w:r>
      <w:r w:rsidRPr="00FC1D1A">
        <w:rPr>
          <w:rFonts w:ascii="Times New Roman" w:hAnsi="Times New Roman" w:cs="Times New Roman"/>
        </w:rPr>
        <w:t>reduced FA in</w:t>
      </w:r>
      <w:r w:rsidR="000B6F60">
        <w:rPr>
          <w:rFonts w:ascii="Times New Roman" w:hAnsi="Times New Roman" w:cs="Times New Roman" w:hint="eastAsia"/>
        </w:rPr>
        <w:t xml:space="preserve"> </w:t>
      </w:r>
      <w:r w:rsidR="00322AF8">
        <w:rPr>
          <w:rFonts w:ascii="Times New Roman" w:hAnsi="Times New Roman" w:cs="Times New Roman" w:hint="eastAsia"/>
        </w:rPr>
        <w:t xml:space="preserve">major white </w:t>
      </w:r>
      <w:r w:rsidR="006D77C5">
        <w:rPr>
          <w:rFonts w:ascii="Times New Roman" w:hAnsi="Times New Roman" w:cs="Times New Roman"/>
        </w:rPr>
        <w:t>matter</w:t>
      </w:r>
      <w:r w:rsidR="00322AF8">
        <w:rPr>
          <w:rFonts w:ascii="Times New Roman" w:hAnsi="Times New Roman" w:cs="Times New Roman" w:hint="eastAsia"/>
        </w:rPr>
        <w:t xml:space="preserve"> tracts</w:t>
      </w:r>
      <w:r w:rsidR="00AE483B">
        <w:rPr>
          <w:rFonts w:ascii="Times New Roman" w:hAnsi="Times New Roman" w:cs="Times New Roman" w:hint="eastAsia"/>
        </w:rPr>
        <w:t>,</w:t>
      </w:r>
      <w:r w:rsidRPr="00FC1D1A">
        <w:rPr>
          <w:rFonts w:ascii="Times New Roman" w:hAnsi="Times New Roman" w:cs="Times New Roman"/>
        </w:rPr>
        <w:t xml:space="preserve"> including the corpus callosum, cingulum, superior longitudinal fasciculus,</w:t>
      </w:r>
      <w:r w:rsidR="003731E3">
        <w:rPr>
          <w:rFonts w:ascii="Times New Roman" w:hAnsi="Times New Roman" w:cs="Times New Roman" w:hint="eastAsia"/>
        </w:rPr>
        <w:t xml:space="preserve"> and</w:t>
      </w:r>
      <w:r w:rsidRPr="00FC1D1A">
        <w:rPr>
          <w:rFonts w:ascii="Times New Roman" w:hAnsi="Times New Roman" w:cs="Times New Roman"/>
        </w:rPr>
        <w:t xml:space="preserve"> uncinate fasciculus</w:t>
      </w:r>
      <w:r w:rsidR="003731E3">
        <w:rPr>
          <w:rFonts w:ascii="Times New Roman" w:hAnsi="Times New Roman" w:cs="Times New Roman" w:hint="eastAsia"/>
        </w:rPr>
        <w:t xml:space="preserve"> </w:t>
      </w:r>
      <w:r w:rsidRPr="00FC1D1A">
        <w:rPr>
          <w:rFonts w:ascii="Times New Roman" w:hAnsi="Times New Roman" w:cs="Times New Roman"/>
        </w:rPr>
        <w:fldChar w:fldCharType="begin">
          <w:fldData xml:space="preserve">PEVuZE5vdGU+PENpdGU+PEF1dGhvcj5DaGVuPC9BdXRob3I+PFllYXI+MjAxNjwvWWVhcj48UmVj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</w:fldData>
        </w:fldChar>
      </w:r>
      <w:r w:rsidR="0019652D">
        <w:rPr>
          <w:rFonts w:ascii="Times New Roman" w:hAnsi="Times New Roman" w:cs="Times New Roman"/>
        </w:rPr>
        <w:instrText xml:space="preserve"> ADDIN EN.CITE </w:instrText>
      </w:r>
      <w:r w:rsidR="0019652D">
        <w:rPr>
          <w:rFonts w:ascii="Times New Roman" w:hAnsi="Times New Roman" w:cs="Times New Roman"/>
        </w:rPr>
        <w:fldChar w:fldCharType="begin">
          <w:fldData xml:space="preserve">PEVuZE5vdGU+PENpdGU+PEF1dGhvcj5DaGVuPC9BdXRob3I+PFllYXI+MjAxNjwvWWVhcj48UmVj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</w:fldData>
        </w:fldChar>
      </w:r>
      <w:r w:rsidR="0019652D">
        <w:rPr>
          <w:rFonts w:ascii="Times New Roman" w:hAnsi="Times New Roman" w:cs="Times New Roman"/>
        </w:rPr>
        <w:instrText xml:space="preserve"> ADDIN EN.CITE.DATA </w:instrText>
      </w:r>
      <w:r w:rsidR="0019652D">
        <w:rPr>
          <w:rFonts w:ascii="Times New Roman" w:hAnsi="Times New Roman" w:cs="Times New Roman"/>
        </w:rPr>
      </w:r>
      <w:r w:rsidR="0019652D">
        <w:rPr>
          <w:rFonts w:ascii="Times New Roman" w:hAnsi="Times New Roman" w:cs="Times New Roman"/>
        </w:rPr>
        <w:fldChar w:fldCharType="end"/>
      </w:r>
      <w:r w:rsidRPr="00FC1D1A">
        <w:rPr>
          <w:rFonts w:ascii="Times New Roman" w:hAnsi="Times New Roman" w:cs="Times New Roman"/>
        </w:rPr>
        <w:fldChar w:fldCharType="separate"/>
      </w:r>
      <w:r w:rsidR="0019652D">
        <w:rPr>
          <w:rFonts w:ascii="Times New Roman" w:hAnsi="Times New Roman" w:cs="Times New Roman"/>
          <w:noProof/>
        </w:rPr>
        <w:t>[22-24]</w:t>
      </w:r>
      <w:r w:rsidRPr="00FC1D1A">
        <w:rPr>
          <w:rFonts w:ascii="Times New Roman" w:hAnsi="Times New Roman" w:cs="Times New Roman"/>
        </w:rPr>
        <w:fldChar w:fldCharType="end"/>
      </w:r>
      <w:r w:rsidR="000B6F60">
        <w:rPr>
          <w:rFonts w:ascii="Times New Roman" w:hAnsi="Times New Roman" w:cs="Times New Roman" w:hint="eastAsia"/>
        </w:rPr>
        <w:t>.</w:t>
      </w:r>
      <w:r w:rsidR="0049440E">
        <w:rPr>
          <w:rFonts w:ascii="Times New Roman" w:hAnsi="Times New Roman" w:cs="Times New Roman"/>
        </w:rPr>
        <w:t xml:space="preserve"> </w:t>
      </w:r>
      <w:r w:rsidRPr="00FC1D1A">
        <w:rPr>
          <w:rFonts w:ascii="Times New Roman" w:hAnsi="Times New Roman" w:cs="Times New Roman"/>
        </w:rPr>
        <w:t xml:space="preserve">Consistent with these findings, animal models of depression show reduced FA in the corpus callosum and related tracts </w:t>
      </w:r>
      <w:r w:rsidRPr="00FC1D1A">
        <w:rPr>
          <w:rFonts w:ascii="Times New Roman" w:hAnsi="Times New Roman" w:cs="Times New Roman"/>
        </w:rPr>
        <w:fldChar w:fldCharType="begin"/>
      </w:r>
      <w:r w:rsidR="0019652D">
        <w:rPr>
          <w:rFonts w:ascii="Times New Roman" w:hAnsi="Times New Roman" w:cs="Times New Roman"/>
        </w:rPr>
        <w:instrText xml:space="preserve"> ADDIN EN.CITE &lt;EndNote&gt;&lt;Cite&gt;&lt;Author&gt;Zalsman&lt;/Author&gt;&lt;Year&gt;2017&lt;/Year&gt;&lt;RecNum&gt;37&lt;/RecNum&gt;&lt;DisplayText&gt;[25, 26]&lt;/DisplayText&gt;&lt;record&gt;&lt;rec-number&gt;37&lt;/rec-number&gt;&lt;foreign-keys&gt;&lt;key app="EN" db-id="xvraxf2sk09twpedwrrxs0v15x5vwtss9xzp" timestamp="1737635559"&gt;37&lt;/key&gt;&lt;/foreign-keys&gt;&lt;ref-type name="Journal Article"&gt;17&lt;/ref-type&gt;&lt;contributors&gt;&lt;authors&gt;&lt;author&gt;Zalsman, Gil&lt;/author&gt;&lt;author&gt;Weller, Aron&lt;/author&gt;&lt;author&gt;Shbiro, Liat&lt;/author&gt;&lt;author&gt;Barzilay, Ran&lt;/author&gt;&lt;author&gt;Gutman, Avihay&lt;/author&gt;&lt;author&gt;Weizman, Abraham&lt;/author&gt;&lt;author&gt;Mann, J John&lt;/author&gt;&lt;author&gt;Wasserman, Jerzy&lt;/author&gt;&lt;author&gt;Wasserman, Danuta&lt;/author&gt;&lt;/authors&gt;&lt;/contributors&gt;&lt;titles&gt;&lt;title&gt;Fibre tract analysis using diffusion tensor imaging reveals aberrant connectivity in a rat model of depression&lt;/title&gt;&lt;secondary-title&gt;The World Journal of Biological Psychiatry&lt;/secondary-title&gt;&lt;/titles&gt;&lt;periodical&gt;&lt;full-title&gt;The World Journal of Biological Psychiatry&lt;/full-title&gt;&lt;/periodical&gt;&lt;pages&gt;615-623&lt;/pages&gt;&lt;volume&gt;18&lt;/volume&gt;&lt;number&gt;8&lt;/number&gt;&lt;dates&gt;&lt;year&gt;2017&lt;/year&gt;&lt;/dates&gt;&lt;isbn&gt;1562-2975&lt;/isbn&gt;&lt;urls&gt;&lt;/urls&gt;&lt;/record&gt;&lt;/Cite&gt;&lt;Cite&gt;&lt;Author&gt;van der Marel&lt;/Author&gt;&lt;Year&gt;2013&lt;/Year&gt;&lt;RecNum&gt;38&lt;/RecNum&gt;&lt;record&gt;&lt;rec-number&gt;38&lt;/rec-number&gt;&lt;foreign-keys&gt;&lt;key app="EN" db-id="xvraxf2sk09twpedwrrxs0v15x5vwtss9xzp" timestamp="1737635559"&gt;38&lt;/key&gt;&lt;/foreign-keys&gt;&lt;ref-type name="Journal Article"&gt;17&lt;/ref-type&gt;&lt;contributors&gt;&lt;authors&gt;&lt;author&gt;van der Marel, Kajo&lt;/author&gt;&lt;author&gt;Homberg, Judith R&lt;/author&gt;&lt;author&gt;Otte, Willem M&lt;/author&gt;&lt;author&gt;Dijkhuizen, Rick M&lt;/author&gt;&lt;/authors&gt;&lt;/contributors&gt;&lt;titles&gt;&lt;title&gt;Functional and structural neural network characterization of serotonin transporter knockout rats&lt;/title&gt;&lt;secondary-title&gt;PLoS One&lt;/secondary-title&gt;&lt;/titles&gt;&lt;periodical&gt;&lt;full-title&gt;PLoS One&lt;/full-title&gt;&lt;/periodical&gt;&lt;pages&gt;e57780&lt;/pages&gt;&lt;volume&gt;8&lt;/volume&gt;&lt;number&gt;2&lt;/number&gt;&lt;dates&gt;&lt;year&gt;2013&lt;/year&gt;&lt;/dates&gt;&lt;isbn&gt;1932-6203&lt;/isbn&gt;&lt;urls&gt;&lt;/urls&gt;&lt;/record&gt;&lt;/Cite&gt;&lt;/EndNote&gt;</w:instrText>
      </w:r>
      <w:r w:rsidRPr="00FC1D1A">
        <w:rPr>
          <w:rFonts w:ascii="Times New Roman" w:hAnsi="Times New Roman" w:cs="Times New Roman"/>
        </w:rPr>
        <w:fldChar w:fldCharType="separate"/>
      </w:r>
      <w:r w:rsidR="0019652D">
        <w:rPr>
          <w:rFonts w:ascii="Times New Roman" w:hAnsi="Times New Roman" w:cs="Times New Roman"/>
          <w:noProof/>
        </w:rPr>
        <w:t>[25, 26]</w:t>
      </w:r>
      <w:r w:rsidRPr="00FC1D1A">
        <w:rPr>
          <w:rFonts w:ascii="Times New Roman" w:hAnsi="Times New Roman" w:cs="Times New Roman"/>
        </w:rPr>
        <w:fldChar w:fldCharType="end"/>
      </w:r>
      <w:r w:rsidRPr="00FC1D1A">
        <w:rPr>
          <w:rFonts w:ascii="Times New Roman" w:hAnsi="Times New Roman" w:cs="Times New Roman"/>
        </w:rPr>
        <w:t>.</w:t>
      </w:r>
      <w:r w:rsidR="000F537D">
        <w:rPr>
          <w:rFonts w:ascii="Times New Roman" w:hAnsi="Times New Roman" w:cs="Times New Roman"/>
        </w:rPr>
        <w:t xml:space="preserve"> </w:t>
      </w:r>
      <w:r w:rsidRPr="00FC1D1A">
        <w:rPr>
          <w:rFonts w:ascii="Times New Roman" w:hAnsi="Times New Roman" w:cs="Times New Roman"/>
        </w:rPr>
        <w:t xml:space="preserve">Developmental alterations in white matter, particularly in the corpus callosum, fimbria, external capsule, and </w:t>
      </w:r>
      <w:r w:rsidRPr="00FC1D1A">
        <w:rPr>
          <w:rFonts w:ascii="Times New Roman" w:hAnsi="Times New Roman" w:cs="Times New Roman"/>
        </w:rPr>
        <w:lastRenderedPageBreak/>
        <w:t xml:space="preserve">internal capsule, </w:t>
      </w:r>
      <w:r w:rsidR="00905D8E">
        <w:rPr>
          <w:rFonts w:ascii="Times New Roman" w:hAnsi="Times New Roman" w:cs="Times New Roman" w:hint="eastAsia"/>
        </w:rPr>
        <w:t>w</w:t>
      </w:r>
      <w:r w:rsidR="00ED0FF8">
        <w:rPr>
          <w:rFonts w:ascii="Times New Roman" w:hAnsi="Times New Roman" w:cs="Times New Roman" w:hint="eastAsia"/>
        </w:rPr>
        <w:t>ere</w:t>
      </w:r>
      <w:r w:rsidRPr="00FC1D1A">
        <w:rPr>
          <w:rFonts w:ascii="Times New Roman" w:hAnsi="Times New Roman" w:cs="Times New Roman"/>
        </w:rPr>
        <w:t xml:space="preserve"> observed</w:t>
      </w:r>
      <w:r w:rsidR="007F7E40">
        <w:rPr>
          <w:rFonts w:ascii="Times New Roman" w:hAnsi="Times New Roman" w:cs="Times New Roman"/>
        </w:rPr>
        <w:t xml:space="preserve"> </w:t>
      </w:r>
      <w:r w:rsidR="00B82D5F">
        <w:rPr>
          <w:rFonts w:ascii="Times New Roman" w:hAnsi="Times New Roman" w:cs="Times New Roman"/>
        </w:rPr>
        <w:t>in rodent model of depression</w:t>
      </w:r>
      <w:r w:rsidRPr="00FC1D1A">
        <w:rPr>
          <w:rFonts w:ascii="Times New Roman" w:hAnsi="Times New Roman" w:cs="Times New Roman"/>
        </w:rPr>
        <w:t xml:space="preserve"> </w:t>
      </w:r>
      <w:r w:rsidRPr="00FC1D1A">
        <w:rPr>
          <w:rFonts w:ascii="Times New Roman" w:hAnsi="Times New Roman" w:cs="Times New Roman"/>
        </w:rPr>
        <w:fldChar w:fldCharType="begin"/>
      </w:r>
      <w:r w:rsidR="0019652D">
        <w:rPr>
          <w:rFonts w:ascii="Times New Roman" w:hAnsi="Times New Roman" w:cs="Times New Roman"/>
        </w:rPr>
        <w:instrText xml:space="preserve"> ADDIN EN.CITE &lt;EndNote&gt;&lt;Cite&gt;&lt;Author&gt;Seewoo&lt;/Author&gt;&lt;Year&gt;2022&lt;/Year&gt;&lt;RecNum&gt;39&lt;/RecNum&gt;&lt;DisplayText&gt;[27]&lt;/DisplayText&gt;&lt;record&gt;&lt;rec-number&gt;39&lt;/rec-number&gt;&lt;foreign-keys&gt;&lt;key app="EN" db-id="xvraxf2sk09twpedwrrxs0v15x5vwtss9xzp" timestamp="1737635559"&gt;39&lt;/key&gt;&lt;/foreign-keys&gt;&lt;ref-type name="Journal Article"&gt;17&lt;/ref-type&gt;&lt;contributors&gt;&lt;authors&gt;&lt;author&gt;Seewoo, Bhedita Jaya&lt;/author&gt;&lt;author&gt;Feindel, Kirk Wayne&lt;/author&gt;&lt;author&gt;Won, Yerim&lt;/author&gt;&lt;author&gt;Joos, Alexander Clemens&lt;/author&gt;&lt;author&gt;Figliomeni, Abbey&lt;/author&gt;&lt;author&gt;Hennessy, Lauren Anne&lt;/author&gt;&lt;author&gt;Rodger, Jennifer&lt;/author&gt;&lt;/authors&gt;&lt;/contributors&gt;&lt;titles&gt;&lt;title&gt;White matter changes following chronic restraint stress and neuromodulation: a diffusion magnetic resonance imaging study in young male rats&lt;/title&gt;&lt;secondary-title&gt;Biological Psychiatry Global Open Science&lt;/secondary-title&gt;&lt;/titles&gt;&lt;periodical&gt;&lt;full-title&gt;Biological Psychiatry Global Open Science&lt;/full-title&gt;&lt;/periodical&gt;&lt;pages&gt;153-166&lt;/pages&gt;&lt;volume&gt;2&lt;/volume&gt;&lt;number&gt;2&lt;/number&gt;&lt;dates&gt;&lt;year&gt;2022&lt;/year&gt;&lt;/dates&gt;&lt;isbn&gt;2667-1743&lt;/isbn&gt;&lt;urls&gt;&lt;/urls&gt;&lt;/record&gt;&lt;/Cite&gt;&lt;/EndNote&gt;</w:instrText>
      </w:r>
      <w:r w:rsidRPr="00FC1D1A">
        <w:rPr>
          <w:rFonts w:ascii="Times New Roman" w:hAnsi="Times New Roman" w:cs="Times New Roman"/>
        </w:rPr>
        <w:fldChar w:fldCharType="separate"/>
      </w:r>
      <w:r w:rsidR="0019652D">
        <w:rPr>
          <w:rFonts w:ascii="Times New Roman" w:hAnsi="Times New Roman" w:cs="Times New Roman"/>
          <w:noProof/>
        </w:rPr>
        <w:t>[27]</w:t>
      </w:r>
      <w:r w:rsidRPr="00FC1D1A">
        <w:rPr>
          <w:rFonts w:ascii="Times New Roman" w:hAnsi="Times New Roman" w:cs="Times New Roman"/>
        </w:rPr>
        <w:fldChar w:fldCharType="end"/>
      </w:r>
      <w:r w:rsidRPr="00FC1D1A">
        <w:rPr>
          <w:rFonts w:ascii="Times New Roman" w:hAnsi="Times New Roman" w:cs="Times New Roman"/>
        </w:rPr>
        <w:t xml:space="preserve">. These findings collectively underscore the critical role of </w:t>
      </w:r>
      <w:r w:rsidR="00AF763F">
        <w:rPr>
          <w:rFonts w:ascii="Times New Roman" w:hAnsi="Times New Roman" w:cs="Times New Roman" w:hint="eastAsia"/>
        </w:rPr>
        <w:t xml:space="preserve">changes in </w:t>
      </w:r>
      <w:r w:rsidRPr="00FC1D1A">
        <w:rPr>
          <w:rFonts w:ascii="Times New Roman" w:hAnsi="Times New Roman" w:cs="Times New Roman"/>
        </w:rPr>
        <w:t>white matter</w:t>
      </w:r>
      <w:r w:rsidR="00AF763F">
        <w:rPr>
          <w:rFonts w:ascii="Times New Roman" w:hAnsi="Times New Roman" w:cs="Times New Roman" w:hint="eastAsia"/>
        </w:rPr>
        <w:t xml:space="preserve"> integrity</w:t>
      </w:r>
      <w:r w:rsidRPr="00FC1D1A">
        <w:rPr>
          <w:rFonts w:ascii="Times New Roman" w:hAnsi="Times New Roman" w:cs="Times New Roman"/>
        </w:rPr>
        <w:t xml:space="preserve"> in the pathophysiology of depression.</w:t>
      </w:r>
    </w:p>
    <w:p w14:paraId="0567C5A7" w14:textId="67581908" w:rsidR="00DC5538" w:rsidRPr="00FC1D1A" w:rsidRDefault="00DC5538" w:rsidP="00DD2A79">
      <w:pPr>
        <w:spacing w:line="360" w:lineRule="auto"/>
        <w:ind w:firstLine="720"/>
        <w:rPr>
          <w:rFonts w:ascii="Times New Roman" w:hAnsi="Times New Roman" w:cs="Times New Roman"/>
        </w:rPr>
      </w:pPr>
      <w:r w:rsidRPr="00FC1D1A">
        <w:rPr>
          <w:rFonts w:ascii="Times New Roman" w:hAnsi="Times New Roman" w:cs="Times New Roman"/>
        </w:rPr>
        <w:t xml:space="preserve">The interplay between genetic predispositions and white matter integrity </w:t>
      </w:r>
      <w:r w:rsidR="00BE5D5E">
        <w:rPr>
          <w:rFonts w:ascii="Times New Roman" w:hAnsi="Times New Roman" w:cs="Times New Roman" w:hint="eastAsia"/>
        </w:rPr>
        <w:t>is critical for understanding the biological basis of depression</w:t>
      </w:r>
      <w:r w:rsidRPr="00FC1D1A">
        <w:rPr>
          <w:rFonts w:ascii="Times New Roman" w:hAnsi="Times New Roman" w:cs="Times New Roman"/>
        </w:rPr>
        <w:t>.</w:t>
      </w:r>
      <w:r w:rsidR="002063BA">
        <w:rPr>
          <w:rFonts w:ascii="Times New Roman" w:hAnsi="Times New Roman" w:cs="Times New Roman" w:hint="eastAsia"/>
        </w:rPr>
        <w:t xml:space="preserve"> </w:t>
      </w:r>
      <w:r w:rsidR="00BE5D5E">
        <w:rPr>
          <w:rFonts w:ascii="Times New Roman" w:hAnsi="Times New Roman" w:cs="Times New Roman" w:hint="eastAsia"/>
        </w:rPr>
        <w:t xml:space="preserve">Supporting this, </w:t>
      </w:r>
      <w:ins w:id="4" w:author="Jung Youn Min" w:date="2025-12-23T10:50:00Z" w16du:dateUtc="2025-12-23T18:50:00Z">
        <w:r w:rsidR="007412B4">
          <w:rPr>
            <w:rFonts w:ascii="Times New Roman" w:hAnsi="Times New Roman" w:cs="Times New Roman" w:hint="eastAsia"/>
          </w:rPr>
          <w:t xml:space="preserve">population-level genetic correlation </w:t>
        </w:r>
      </w:ins>
      <w:r w:rsidR="00BE5D5E">
        <w:rPr>
          <w:rFonts w:ascii="Times New Roman" w:hAnsi="Times New Roman" w:cs="Times New Roman" w:hint="eastAsia"/>
        </w:rPr>
        <w:t xml:space="preserve">studies have identified </w:t>
      </w:r>
      <w:del w:id="5" w:author="Jung Youn Min" w:date="2025-12-23T10:51:00Z" w16du:dateUtc="2025-12-23T18:51:00Z">
        <w:r w:rsidR="00BE5D5E" w:rsidDel="00D84AA3">
          <w:rPr>
            <w:rFonts w:ascii="Times New Roman" w:hAnsi="Times New Roman" w:cs="Times New Roman" w:hint="eastAsia"/>
          </w:rPr>
          <w:delText xml:space="preserve">significant </w:delText>
        </w:r>
      </w:del>
      <w:ins w:id="6" w:author="Jung Youn Min" w:date="2025-12-23T10:51:00Z" w16du:dateUtc="2025-12-23T18:51:00Z">
        <w:r w:rsidR="00D84AA3">
          <w:rPr>
            <w:rFonts w:ascii="Times New Roman" w:hAnsi="Times New Roman" w:cs="Times New Roman" w:hint="eastAsia"/>
          </w:rPr>
          <w:t xml:space="preserve">shared </w:t>
        </w:r>
      </w:ins>
      <w:r w:rsidR="00BE5D5E">
        <w:rPr>
          <w:rFonts w:ascii="Times New Roman" w:hAnsi="Times New Roman" w:cs="Times New Roman" w:hint="eastAsia"/>
        </w:rPr>
        <w:t xml:space="preserve">genetic </w:t>
      </w:r>
      <w:ins w:id="7" w:author="Jung Youn Min" w:date="2025-12-23T10:51:00Z" w16du:dateUtc="2025-12-23T18:51:00Z">
        <w:r w:rsidR="00D84AA3">
          <w:rPr>
            <w:rFonts w:ascii="Times New Roman" w:hAnsi="Times New Roman" w:cs="Times New Roman" w:hint="eastAsia"/>
          </w:rPr>
          <w:t xml:space="preserve">liability </w:t>
        </w:r>
      </w:ins>
      <w:del w:id="8" w:author="Jung Youn Min" w:date="2025-12-23T10:51:00Z" w16du:dateUtc="2025-12-23T18:51:00Z">
        <w:r w:rsidR="00BE5D5E" w:rsidDel="00D84AA3">
          <w:rPr>
            <w:rFonts w:ascii="Times New Roman" w:hAnsi="Times New Roman" w:cs="Times New Roman" w:hint="eastAsia"/>
          </w:rPr>
          <w:delText xml:space="preserve">correlations </w:delText>
        </w:r>
      </w:del>
      <w:r w:rsidR="00BE5D5E">
        <w:rPr>
          <w:rFonts w:ascii="Times New Roman" w:hAnsi="Times New Roman" w:cs="Times New Roman" w:hint="eastAsia"/>
        </w:rPr>
        <w:t xml:space="preserve">between </w:t>
      </w:r>
      <w:del w:id="9" w:author="Jung Youn Min" w:date="2025-12-23T10:51:00Z" w16du:dateUtc="2025-12-23T18:51:00Z">
        <w:r w:rsidR="00FC0F02" w:rsidDel="00D84AA3">
          <w:rPr>
            <w:rFonts w:ascii="Times New Roman" w:hAnsi="Times New Roman" w:cs="Times New Roman" w:hint="eastAsia"/>
          </w:rPr>
          <w:delText xml:space="preserve">measures of </w:delText>
        </w:r>
        <w:r w:rsidR="00C93580" w:rsidDel="00D84AA3">
          <w:rPr>
            <w:rFonts w:ascii="Times New Roman" w:hAnsi="Times New Roman" w:cs="Times New Roman" w:hint="eastAsia"/>
          </w:rPr>
          <w:delText>diffusion tensor</w:delText>
        </w:r>
        <w:r w:rsidR="00493790" w:rsidDel="00D84AA3">
          <w:rPr>
            <w:rFonts w:ascii="Times New Roman" w:hAnsi="Times New Roman" w:cs="Times New Roman" w:hint="eastAsia"/>
          </w:rPr>
          <w:delText xml:space="preserve"> imaging</w:delText>
        </w:r>
      </w:del>
      <w:ins w:id="10" w:author="Jung Youn Min" w:date="2025-12-23T10:51:00Z" w16du:dateUtc="2025-12-23T18:51:00Z">
        <w:r w:rsidR="00D84AA3">
          <w:rPr>
            <w:rFonts w:ascii="Times New Roman" w:hAnsi="Times New Roman" w:cs="Times New Roman" w:hint="eastAsia"/>
          </w:rPr>
          <w:t>diffusion tensor imaging measures</w:t>
        </w:r>
      </w:ins>
      <w:r w:rsidR="00BE5D5E">
        <w:rPr>
          <w:rFonts w:ascii="Times New Roman" w:hAnsi="Times New Roman" w:cs="Times New Roman" w:hint="eastAsia"/>
        </w:rPr>
        <w:t xml:space="preserve"> and depression-related traits</w:t>
      </w:r>
      <w:r w:rsidR="0041396E">
        <w:rPr>
          <w:rFonts w:ascii="Times New Roman" w:hAnsi="Times New Roman" w:cs="Times New Roman"/>
        </w:rPr>
        <w:t xml:space="preserve"> </w:t>
      </w:r>
      <w:r w:rsidR="00BE5D5E">
        <w:rPr>
          <w:rFonts w:ascii="Times New Roman" w:hAnsi="Times New Roman" w:cs="Times New Roman"/>
        </w:rPr>
        <w:fldChar w:fldCharType="begin"/>
      </w:r>
      <w:r w:rsidR="0019652D">
        <w:rPr>
          <w:rFonts w:ascii="Times New Roman" w:hAnsi="Times New Roman" w:cs="Times New Roman"/>
        </w:rPr>
        <w:instrText xml:space="preserve"> ADDIN EN.CITE &lt;EndNote&gt;&lt;Cite&gt;&lt;Author&gt;Zhao&lt;/Author&gt;&lt;Year&gt;2021&lt;/Year&gt;&lt;RecNum&gt;24&lt;/RecNum&gt;&lt;DisplayText&gt;[19, 28]&lt;/DisplayText&gt;&lt;record&gt;&lt;rec-number&gt;24&lt;/rec-number&gt;&lt;foreign-keys&gt;&lt;key app="EN" db-id="xvraxf2sk09twpedwrrxs0v15x5vwtss9xzp" timestamp="1737635559"&gt;24&lt;/key&gt;&lt;/foreign-keys&gt;&lt;ref-type name="Journal Article"&gt;17&lt;/ref-type&gt;&lt;contributors&gt;&lt;authors&gt;&lt;author&gt;Zhao, Bingxin&lt;/author&gt;&lt;author&gt;Zhang, Jingwen&lt;/author&gt;&lt;author&gt;Ibrahim, Joseph G&lt;/author&gt;&lt;author&gt;Luo, Tianyou&lt;/author&gt;&lt;author&gt;Santelli, Rebecca C&lt;/author&gt;&lt;author&gt;Li, Yun&lt;/author&gt;&lt;author&gt;Li, Tengfei&lt;/author&gt;&lt;author&gt;Shan, Yue&lt;/author&gt;&lt;author&gt;Zhu, Ziliang&lt;/author&gt;&lt;author&gt;Zhou, Fan&lt;/author&gt;&lt;/authors&gt;&lt;/contributors&gt;&lt;titles&gt;&lt;title&gt;Large-scale GWAS reveals genetic architecture of brain white matter microstructure and genetic overlap with cognitive and mental health traits (n= 17,706)&lt;/title&gt;&lt;secondary-title&gt;Molecular psychiatry&lt;/secondary-title&gt;&lt;/titles&gt;&lt;periodical&gt;&lt;full-title&gt;Molecular psychiatry&lt;/full-title&gt;&lt;/periodical&gt;&lt;pages&gt;3943-3955&lt;/pages&gt;&lt;volume&gt;26&lt;/volume&gt;&lt;number&gt;8&lt;/number&gt;&lt;dates&gt;&lt;year&gt;2021&lt;/year&gt;&lt;/dates&gt;&lt;isbn&gt;1359-4184&lt;/isbn&gt;&lt;urls&gt;&lt;/urls&gt;&lt;/record&gt;&lt;/Cite&gt;&lt;Cite&gt;&lt;Author&gt;Rutten-Jacobs&lt;/Author&gt;&lt;Year&gt;2018&lt;/Year&gt;&lt;RecNum&gt;177&lt;/RecNum&gt;&lt;record&gt;&lt;rec-number&gt;177&lt;/rec-number&gt;&lt;foreign-keys&gt;&lt;key app="EN" db-id="xvraxf2sk09twpedwrrxs0v15x5vwtss9xzp" timestamp="1742198295"&gt;177&lt;/key&gt;&lt;/foreign-keys&gt;&lt;ref-type name="Journal Article"&gt;17&lt;/ref-type&gt;&lt;contributors&gt;&lt;authors&gt;&lt;author&gt;Rutten-Jacobs, Loes CA&lt;/author&gt;&lt;author&gt;Tozer, Daniel J&lt;/author&gt;&lt;author&gt;Duering, Marco&lt;/author&gt;&lt;author&gt;Malik, Rainer&lt;/author&gt;&lt;author&gt;Dichgans, Martin&lt;/author&gt;&lt;author&gt;Markus, Hugh S&lt;/author&gt;&lt;author&gt;Traylor, Matthew&lt;/author&gt;&lt;/authors&gt;&lt;/contributors&gt;&lt;titles&gt;&lt;title&gt;Genetic study of white matter integrity in UK Biobank (N= 8448) and the overlap with stroke, depression, and dementia&lt;/title&gt;&lt;secondary-title&gt;Stroke&lt;/secondary-title&gt;&lt;/titles&gt;&lt;periodical&gt;&lt;full-title&gt;Stroke&lt;/full-title&gt;&lt;/periodical&gt;&lt;dates&gt;&lt;year&gt;2018&lt;/year&gt;&lt;/dates&gt;&lt;urls&gt;&lt;/urls&gt;&lt;/record&gt;&lt;/Cite&gt;&lt;/EndNote&gt;</w:instrText>
      </w:r>
      <w:r w:rsidR="00BE5D5E">
        <w:rPr>
          <w:rFonts w:ascii="Times New Roman" w:hAnsi="Times New Roman" w:cs="Times New Roman"/>
        </w:rPr>
        <w:fldChar w:fldCharType="separate"/>
      </w:r>
      <w:r w:rsidR="0019652D">
        <w:rPr>
          <w:rFonts w:ascii="Times New Roman" w:hAnsi="Times New Roman" w:cs="Times New Roman"/>
          <w:noProof/>
        </w:rPr>
        <w:t>[19, 28]</w:t>
      </w:r>
      <w:r w:rsidR="00BE5D5E">
        <w:rPr>
          <w:rFonts w:ascii="Times New Roman" w:hAnsi="Times New Roman" w:cs="Times New Roman"/>
        </w:rPr>
        <w:fldChar w:fldCharType="end"/>
      </w:r>
      <w:r w:rsidR="00BE5D5E">
        <w:rPr>
          <w:rFonts w:ascii="Times New Roman" w:hAnsi="Times New Roman" w:cs="Times New Roman" w:hint="eastAsia"/>
        </w:rPr>
        <w:t xml:space="preserve">. </w:t>
      </w:r>
      <w:r w:rsidRPr="00FC1D1A">
        <w:rPr>
          <w:rFonts w:ascii="Times New Roman" w:hAnsi="Times New Roman" w:cs="Times New Roman"/>
        </w:rPr>
        <w:t xml:space="preserve">Additionally, forebrain white matter-related </w:t>
      </w:r>
      <w:proofErr w:type="spellStart"/>
      <w:r w:rsidR="00826ABC">
        <w:rPr>
          <w:rFonts w:ascii="Times New Roman" w:hAnsi="Times New Roman" w:cs="Times New Roman" w:hint="eastAsia"/>
        </w:rPr>
        <w:t>dMRI</w:t>
      </w:r>
      <w:proofErr w:type="spellEnd"/>
      <w:r w:rsidR="00C93580">
        <w:rPr>
          <w:rFonts w:ascii="Times New Roman" w:hAnsi="Times New Roman" w:cs="Times New Roman" w:hint="eastAsia"/>
        </w:rPr>
        <w:t xml:space="preserve"> measures</w:t>
      </w:r>
      <w:r w:rsidRPr="00FC1D1A">
        <w:rPr>
          <w:rFonts w:ascii="Times New Roman" w:hAnsi="Times New Roman" w:cs="Times New Roman"/>
        </w:rPr>
        <w:t xml:space="preserve"> have been associated with single nucleotide polymorphisms in genes</w:t>
      </w:r>
      <w:r w:rsidR="00826ABC">
        <w:rPr>
          <w:rFonts w:ascii="Times New Roman" w:hAnsi="Times New Roman" w:cs="Times New Roman" w:hint="eastAsia"/>
        </w:rPr>
        <w:t>,</w:t>
      </w:r>
      <w:r w:rsidRPr="00FC1D1A">
        <w:rPr>
          <w:rFonts w:ascii="Times New Roman" w:hAnsi="Times New Roman" w:cs="Times New Roman"/>
        </w:rPr>
        <w:t xml:space="preserve"> encoding proteins involved in extracellular matrix and epidermal growth factor signaling, which are critical for myelin repair and synaptic plasticity and closely linked to</w:t>
      </w:r>
      <w:r w:rsidR="00474594">
        <w:rPr>
          <w:rFonts w:ascii="Times New Roman" w:hAnsi="Times New Roman" w:cs="Times New Roman" w:hint="eastAsia"/>
        </w:rPr>
        <w:t xml:space="preserve"> MDD</w:t>
      </w:r>
      <w:r w:rsidRPr="00FC1D1A">
        <w:rPr>
          <w:rFonts w:ascii="Times New Roman" w:hAnsi="Times New Roman" w:cs="Times New Roman"/>
        </w:rPr>
        <w:t xml:space="preserve"> </w:t>
      </w:r>
      <w:r w:rsidRPr="00FC1D1A">
        <w:rPr>
          <w:rFonts w:ascii="Times New Roman" w:hAnsi="Times New Roman" w:cs="Times New Roman"/>
        </w:rPr>
        <w:fldChar w:fldCharType="begin"/>
      </w:r>
      <w:r w:rsidR="0019652D">
        <w:rPr>
          <w:rFonts w:ascii="Times New Roman" w:hAnsi="Times New Roman" w:cs="Times New Roman"/>
        </w:rPr>
        <w:instrText xml:space="preserve"> ADDIN EN.CITE &lt;EndNote&gt;&lt;Cite&gt;&lt;Author&gt;Elliott&lt;/Author&gt;&lt;Year&gt;2018&lt;/Year&gt;&lt;RecNum&gt;22&lt;/RecNum&gt;&lt;DisplayText&gt;[16]&lt;/DisplayText&gt;&lt;record&gt;&lt;rec-number&gt;22&lt;/rec-number&gt;&lt;foreign-keys&gt;&lt;key app="EN" db-id="xvraxf2sk09twpedwrrxs0v15x5vwtss9xzp" timestamp="1737635559"&gt;22&lt;/key&gt;&lt;/foreign-keys&gt;&lt;ref-type name="Journal Article"&gt;17&lt;/ref-type&gt;&lt;contributors&gt;&lt;authors&gt;&lt;author&gt;Elliott, Lloyd T&lt;/author&gt;&lt;author&gt;Sharp, Kevin&lt;/author&gt;&lt;author&gt;Alfaro-Almagro, Fidel&lt;/author&gt;&lt;author&gt;Shi, Sinan&lt;/author&gt;&lt;author&gt;Miller, Karla L&lt;/author&gt;&lt;author&gt;Douaud, Gwenaëlle&lt;/author&gt;&lt;author&gt;Marchini, Jonathan&lt;/author&gt;&lt;author&gt;Smith, Stephen M&lt;/author&gt;&lt;/authors&gt;&lt;/contributors&gt;&lt;titles&gt;&lt;title&gt;Genome-wide association studies of brain imaging phenotypes in UK Biobank&lt;/title&gt;&lt;secondary-title&gt;Nature&lt;/secondary-title&gt;&lt;/titles&gt;&lt;periodical&gt;&lt;full-title&gt;Nature&lt;/full-title&gt;&lt;/periodical&gt;&lt;pages&gt;210-216&lt;/pages&gt;&lt;volume&gt;562&lt;/volume&gt;&lt;number&gt;7726&lt;/number&gt;&lt;dates&gt;&lt;year&gt;2018&lt;/year&gt;&lt;/dates&gt;&lt;isbn&gt;1476-4687&lt;/isbn&gt;&lt;urls&gt;&lt;/urls&gt;&lt;/record&gt;&lt;/Cite&gt;&lt;/EndNote&gt;</w:instrText>
      </w:r>
      <w:r w:rsidRPr="00FC1D1A">
        <w:rPr>
          <w:rFonts w:ascii="Times New Roman" w:hAnsi="Times New Roman" w:cs="Times New Roman"/>
        </w:rPr>
        <w:fldChar w:fldCharType="separate"/>
      </w:r>
      <w:r w:rsidR="0019652D">
        <w:rPr>
          <w:rFonts w:ascii="Times New Roman" w:hAnsi="Times New Roman" w:cs="Times New Roman"/>
          <w:noProof/>
        </w:rPr>
        <w:t>[16]</w:t>
      </w:r>
      <w:r w:rsidRPr="00FC1D1A">
        <w:rPr>
          <w:rFonts w:ascii="Times New Roman" w:hAnsi="Times New Roman" w:cs="Times New Roman"/>
        </w:rPr>
        <w:fldChar w:fldCharType="end"/>
      </w:r>
      <w:r w:rsidRPr="00FC1D1A">
        <w:rPr>
          <w:rFonts w:ascii="Times New Roman" w:hAnsi="Times New Roman" w:cs="Times New Roman"/>
        </w:rPr>
        <w:t xml:space="preserve">. These findings suggest shared genetic mechanisms influencing both white matter integrity and depression susceptibility. </w:t>
      </w:r>
    </w:p>
    <w:p w14:paraId="791657BA" w14:textId="69ABD562" w:rsidR="00DC5538" w:rsidRPr="00FC1D1A" w:rsidDel="00DD4827" w:rsidRDefault="00DC5538" w:rsidP="00DD2A79">
      <w:pPr>
        <w:spacing w:line="360" w:lineRule="auto"/>
        <w:ind w:firstLine="720"/>
        <w:rPr>
          <w:rFonts w:ascii="Times New Roman" w:hAnsi="Times New Roman" w:cs="Times New Roman"/>
        </w:rPr>
      </w:pPr>
      <w:bookmarkStart w:id="11" w:name="_Hlk193189545"/>
      <w:r w:rsidRPr="00FC1D1A">
        <w:rPr>
          <w:rFonts w:ascii="Times New Roman" w:hAnsi="Times New Roman" w:cs="Times New Roman"/>
        </w:rPr>
        <w:t xml:space="preserve">Despite </w:t>
      </w:r>
      <w:ins w:id="12" w:author="Jung Youn Min" w:date="2025-12-23T10:52:00Z" w16du:dateUtc="2025-12-23T18:52:00Z">
        <w:r w:rsidR="00C240C7">
          <w:rPr>
            <w:rFonts w:ascii="Times New Roman" w:hAnsi="Times New Roman" w:cs="Times New Roman" w:hint="eastAsia"/>
          </w:rPr>
          <w:t>these correlational findings at the population level</w:t>
        </w:r>
      </w:ins>
      <w:del w:id="13" w:author="Jung Youn Min" w:date="2025-12-23T10:52:00Z" w16du:dateUtc="2025-12-23T18:52:00Z">
        <w:r w:rsidRPr="00FC1D1A" w:rsidDel="00C240C7">
          <w:rPr>
            <w:rFonts w:ascii="Times New Roman" w:hAnsi="Times New Roman" w:cs="Times New Roman"/>
          </w:rPr>
          <w:delText>advancements</w:delText>
        </w:r>
      </w:del>
      <w:r w:rsidRPr="00FC1D1A">
        <w:rPr>
          <w:rFonts w:ascii="Times New Roman" w:hAnsi="Times New Roman" w:cs="Times New Roman"/>
        </w:rPr>
        <w:t xml:space="preserve">, critical gaps remain </w:t>
      </w:r>
      <w:proofErr w:type="spellStart"/>
      <w:r w:rsidRPr="00FC1D1A">
        <w:rPr>
          <w:rFonts w:ascii="Times New Roman" w:hAnsi="Times New Roman" w:cs="Times New Roman"/>
        </w:rPr>
        <w:t>in</w:t>
      </w:r>
      <w:del w:id="14" w:author="Jung Youn Min" w:date="2025-12-23T10:52:00Z" w16du:dateUtc="2025-12-23T18:52:00Z">
        <w:r w:rsidRPr="00FC1D1A" w:rsidDel="006F2958">
          <w:rPr>
            <w:rFonts w:ascii="Times New Roman" w:hAnsi="Times New Roman" w:cs="Times New Roman"/>
          </w:rPr>
          <w:delText xml:space="preserve"> </w:delText>
        </w:r>
      </w:del>
      <w:ins w:id="15" w:author="Jung Youn Min" w:date="2025-12-23T10:52:00Z" w16du:dateUtc="2025-12-23T18:52:00Z">
        <w:r w:rsidR="006F2958">
          <w:rPr>
            <w:rFonts w:ascii="Times New Roman" w:hAnsi="Times New Roman" w:cs="Times New Roman" w:hint="eastAsia"/>
          </w:rPr>
          <w:t>translating</w:t>
        </w:r>
        <w:proofErr w:type="spellEnd"/>
        <w:r w:rsidR="006F2958">
          <w:rPr>
            <w:rFonts w:ascii="Times New Roman" w:hAnsi="Times New Roman" w:cs="Times New Roman" w:hint="eastAsia"/>
          </w:rPr>
          <w:t xml:space="preserve"> genetic-neuroimaging associations into individual-level prediction of </w:t>
        </w:r>
      </w:ins>
      <w:ins w:id="16" w:author="Jung Youn Min" w:date="2025-12-23T10:53:00Z" w16du:dateUtc="2025-12-23T18:53:00Z">
        <w:r w:rsidR="00943826">
          <w:rPr>
            <w:rFonts w:ascii="Times New Roman" w:hAnsi="Times New Roman" w:cs="Times New Roman" w:hint="eastAsia"/>
          </w:rPr>
          <w:t xml:space="preserve">youth </w:t>
        </w:r>
      </w:ins>
      <w:ins w:id="17" w:author="Jung Youn Min" w:date="2025-12-23T10:52:00Z" w16du:dateUtc="2025-12-23T18:52:00Z">
        <w:r w:rsidR="006F2958">
          <w:rPr>
            <w:rFonts w:ascii="Times New Roman" w:hAnsi="Times New Roman" w:cs="Times New Roman" w:hint="eastAsia"/>
          </w:rPr>
          <w:t>de</w:t>
        </w:r>
      </w:ins>
      <w:ins w:id="18" w:author="Jung Youn Min" w:date="2025-12-23T10:53:00Z" w16du:dateUtc="2025-12-23T18:53:00Z">
        <w:r w:rsidR="006F2958">
          <w:rPr>
            <w:rFonts w:ascii="Times New Roman" w:hAnsi="Times New Roman" w:cs="Times New Roman" w:hint="eastAsia"/>
          </w:rPr>
          <w:t>pression</w:t>
        </w:r>
      </w:ins>
      <w:del w:id="19" w:author="Jung Youn Min" w:date="2025-12-23T10:52:00Z" w16du:dateUtc="2025-12-23T18:52:00Z">
        <w:r w:rsidRPr="00FC1D1A" w:rsidDel="006F2958">
          <w:rPr>
            <w:rFonts w:ascii="Times New Roman" w:hAnsi="Times New Roman" w:cs="Times New Roman"/>
          </w:rPr>
          <w:delText xml:space="preserve">our understanding of </w:delText>
        </w:r>
        <w:r w:rsidR="00C127F4" w:rsidDel="006F2958">
          <w:rPr>
            <w:rFonts w:ascii="Times New Roman" w:hAnsi="Times New Roman" w:cs="Times New Roman"/>
          </w:rPr>
          <w:delText xml:space="preserve">youth </w:delText>
        </w:r>
        <w:r w:rsidR="00C127F4" w:rsidRPr="00FC1D1A" w:rsidDel="006F2958">
          <w:rPr>
            <w:rFonts w:ascii="Times New Roman" w:hAnsi="Times New Roman" w:cs="Times New Roman"/>
          </w:rPr>
          <w:delText>depression</w:delText>
        </w:r>
      </w:del>
      <w:r w:rsidRPr="00FC1D1A">
        <w:rPr>
          <w:rFonts w:ascii="Times New Roman" w:hAnsi="Times New Roman" w:cs="Times New Roman"/>
        </w:rPr>
        <w:t xml:space="preserve">. </w:t>
      </w:r>
      <w:r w:rsidR="008E4385">
        <w:rPr>
          <w:rFonts w:ascii="Times New Roman" w:hAnsi="Times New Roman" w:cs="Times New Roman" w:hint="eastAsia"/>
        </w:rPr>
        <w:t>M</w:t>
      </w:r>
      <w:r w:rsidR="00CB3C62" w:rsidRPr="00CB3C62">
        <w:rPr>
          <w:rFonts w:ascii="Times New Roman" w:hAnsi="Times New Roman" w:cs="Times New Roman"/>
        </w:rPr>
        <w:t>ost studies have examined genetic and neuroimaging factors in isolation</w:t>
      </w:r>
      <w:r w:rsidRPr="00FC1D1A">
        <w:rPr>
          <w:rFonts w:ascii="Times New Roman" w:hAnsi="Times New Roman" w:cs="Times New Roman"/>
        </w:rPr>
        <w:t xml:space="preserve">, </w:t>
      </w:r>
      <w:r w:rsidR="00B32132" w:rsidRPr="00B32132">
        <w:rPr>
          <w:rFonts w:ascii="Times New Roman" w:hAnsi="Times New Roman" w:cs="Times New Roman"/>
        </w:rPr>
        <w:t>failing to capture their complex interplay</w:t>
      </w:r>
      <w:r w:rsidRPr="00FC1D1A">
        <w:rPr>
          <w:rFonts w:ascii="Times New Roman" w:hAnsi="Times New Roman" w:cs="Times New Roman"/>
        </w:rPr>
        <w:t xml:space="preserve"> </w:t>
      </w:r>
      <w:r w:rsidRPr="00FC1D1A">
        <w:rPr>
          <w:rFonts w:ascii="Times New Roman" w:hAnsi="Times New Roman" w:cs="Times New Roman"/>
        </w:rPr>
        <w:fldChar w:fldCharType="begin">
          <w:fldData xml:space="preserve">PEVuZE5vdGU+PENpdGU+PEF1dGhvcj5MdXNzaWVyPC9BdXRob3I+PFllYXI+MjAyMTwvWWVhcj48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</w:fldData>
        </w:fldChar>
      </w:r>
      <w:r w:rsidR="0019652D">
        <w:rPr>
          <w:rFonts w:ascii="Times New Roman" w:hAnsi="Times New Roman" w:cs="Times New Roman"/>
        </w:rPr>
        <w:instrText xml:space="preserve"> ADDIN EN.CITE </w:instrText>
      </w:r>
      <w:r w:rsidR="0019652D">
        <w:rPr>
          <w:rFonts w:ascii="Times New Roman" w:hAnsi="Times New Roman" w:cs="Times New Roman"/>
        </w:rPr>
        <w:fldChar w:fldCharType="begin">
          <w:fldData xml:space="preserve">PEVuZE5vdGU+PENpdGU+PEF1dGhvcj5MdXNzaWVyPC9BdXRob3I+PFllYXI+MjAyMTwvWWVhcj48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</w:fldData>
        </w:fldChar>
      </w:r>
      <w:r w:rsidR="0019652D">
        <w:rPr>
          <w:rFonts w:ascii="Times New Roman" w:hAnsi="Times New Roman" w:cs="Times New Roman"/>
        </w:rPr>
        <w:instrText xml:space="preserve"> ADDIN EN.CITE.DATA </w:instrText>
      </w:r>
      <w:r w:rsidR="0019652D">
        <w:rPr>
          <w:rFonts w:ascii="Times New Roman" w:hAnsi="Times New Roman" w:cs="Times New Roman"/>
        </w:rPr>
      </w:r>
      <w:r w:rsidR="0019652D">
        <w:rPr>
          <w:rFonts w:ascii="Times New Roman" w:hAnsi="Times New Roman" w:cs="Times New Roman"/>
        </w:rPr>
        <w:fldChar w:fldCharType="end"/>
      </w:r>
      <w:r w:rsidRPr="00FC1D1A">
        <w:rPr>
          <w:rFonts w:ascii="Times New Roman" w:hAnsi="Times New Roman" w:cs="Times New Roman"/>
        </w:rPr>
        <w:fldChar w:fldCharType="separate"/>
      </w:r>
      <w:r w:rsidR="0019652D">
        <w:rPr>
          <w:rFonts w:ascii="Times New Roman" w:hAnsi="Times New Roman" w:cs="Times New Roman"/>
          <w:noProof/>
        </w:rPr>
        <w:t>[24, 29, 30]</w:t>
      </w:r>
      <w:r w:rsidRPr="00FC1D1A">
        <w:rPr>
          <w:rFonts w:ascii="Times New Roman" w:hAnsi="Times New Roman" w:cs="Times New Roman"/>
        </w:rPr>
        <w:fldChar w:fldCharType="end"/>
      </w:r>
      <w:r w:rsidRPr="00FC1D1A">
        <w:rPr>
          <w:rFonts w:ascii="Times New Roman" w:hAnsi="Times New Roman" w:cs="Times New Roman"/>
        </w:rPr>
        <w:t xml:space="preserve">. Research in other psychiatric </w:t>
      </w:r>
      <w:r w:rsidR="00231E71" w:rsidRPr="00FC1D1A">
        <w:rPr>
          <w:rFonts w:ascii="Times New Roman" w:hAnsi="Times New Roman" w:cs="Times New Roman"/>
        </w:rPr>
        <w:t>disorders</w:t>
      </w:r>
      <w:r w:rsidRPr="00FC1D1A">
        <w:rPr>
          <w:rFonts w:ascii="Times New Roman" w:hAnsi="Times New Roman" w:cs="Times New Roman"/>
        </w:rPr>
        <w:t xml:space="preserve"> </w:t>
      </w:r>
      <w:r w:rsidR="007E51D0">
        <w:rPr>
          <w:rFonts w:ascii="Times New Roman" w:hAnsi="Times New Roman" w:cs="Times New Roman"/>
        </w:rPr>
        <w:t>shows</w:t>
      </w:r>
      <w:r w:rsidRPr="00FC1D1A">
        <w:rPr>
          <w:rFonts w:ascii="Times New Roman" w:hAnsi="Times New Roman" w:cs="Times New Roman"/>
        </w:rPr>
        <w:t xml:space="preserve"> that integrating genetic and neuroimaging data through multi-modal approaches enhances predictive accuracy </w:t>
      </w:r>
      <w:r w:rsidR="00086594">
        <w:rPr>
          <w:rFonts w:ascii="Times New Roman" w:hAnsi="Times New Roman" w:cs="Times New Roman"/>
        </w:rPr>
        <w:t>over</w:t>
      </w:r>
      <w:r w:rsidRPr="00FC1D1A">
        <w:rPr>
          <w:rFonts w:ascii="Times New Roman" w:hAnsi="Times New Roman" w:cs="Times New Roman"/>
        </w:rPr>
        <w:t xml:space="preserve"> single-modality models </w:t>
      </w:r>
      <w:r w:rsidRPr="00FC1D1A">
        <w:rPr>
          <w:rFonts w:ascii="Times New Roman" w:hAnsi="Times New Roman" w:cs="Times New Roman"/>
        </w:rPr>
        <w:fldChar w:fldCharType="begin"/>
      </w:r>
      <w:r w:rsidR="0019652D">
        <w:rPr>
          <w:rFonts w:ascii="Times New Roman" w:hAnsi="Times New Roman" w:cs="Times New Roman"/>
        </w:rPr>
        <w:instrText xml:space="preserve"> ADDIN EN.CITE &lt;EndNote&gt;&lt;Cite&gt;&lt;Author&gt;Zhou&lt;/Author&gt;&lt;Year&gt;2019&lt;/Year&gt;&lt;RecNum&gt;54&lt;/RecNum&gt;&lt;DisplayText&gt;[31, 32]&lt;/DisplayText&gt;&lt;record&gt;&lt;rec-number&gt;54&lt;/rec-number&gt;&lt;foreign-keys&gt;&lt;key app="EN" db-id="xvraxf2sk09twpedwrrxs0v15x5vwtss9xzp" timestamp="1737635559"&gt;54&lt;/key&gt;&lt;/foreign-keys&gt;&lt;ref-type name="Journal Article"&gt;17&lt;/ref-type&gt;&lt;contributors&gt;&lt;authors&gt;&lt;author&gt;Zhou, Tao&lt;/author&gt;&lt;author&gt;Thung, Kim‐Han&lt;/author&gt;&lt;author&gt;Zhu, Xiaofeng&lt;/author&gt;&lt;author&gt;Shen, Dinggang&lt;/author&gt;&lt;/authors&gt;&lt;/contributors&gt;&lt;titles&gt;&lt;title&gt;Effective feature learning and fusion of multimodality data using stage‐wise deep neural network for dementia diagnosis&lt;/title&gt;&lt;secondary-title&gt;Human brain mapping&lt;/secondary-title&gt;&lt;/titles&gt;&lt;periodical&gt;&lt;full-title&gt;Human brain mapping&lt;/full-title&gt;&lt;/periodical&gt;&lt;pages&gt;1001-1016&lt;/pages&gt;&lt;volume&gt;40&lt;/volume&gt;&lt;number&gt;3&lt;/number&gt;&lt;dates&gt;&lt;year&gt;2019&lt;/year&gt;&lt;/dates&gt;&lt;isbn&gt;1065-9471&lt;/isbn&gt;&lt;urls&gt;&lt;/urls&gt;&lt;/record&gt;&lt;/Cite&gt;&lt;Cite&gt;&lt;Author&gt;Mirabnahrazam&lt;/Author&gt;&lt;Year&gt;2022&lt;/Year&gt;&lt;RecNum&gt;55&lt;/RecNum&gt;&lt;record&gt;&lt;rec-number&gt;55&lt;/rec-number&gt;&lt;foreign-keys&gt;&lt;key app="EN" db-id="xvraxf2sk09twpedwrrxs0v15x5vwtss9xzp" timestamp="1737635559"&gt;55&lt;/key&gt;&lt;/foreign-keys&gt;&lt;ref-type name="Journal Article"&gt;17&lt;/ref-type&gt;&lt;contributors&gt;&lt;authors&gt;&lt;author&gt;Mirabnahrazam, Ghazal&lt;/author&gt;&lt;author&gt;Ma, Da&lt;/author&gt;&lt;author&gt;Lee, Sieun&lt;/author&gt;&lt;author&gt;Popuri, Karteek&lt;/author&gt;&lt;author&gt;Lee, Hyunwoo&lt;/author&gt;&lt;author&gt;Cao, Jiguo&lt;/author&gt;&lt;author&gt;Wang, Lei&lt;/author&gt;&lt;author&gt;Galvin, James E&lt;/author&gt;&lt;author&gt;Beg, Mirza Faisal&lt;/author&gt;&lt;author&gt;Alzheimer’s Disease Neuroimaging Initiative&lt;/author&gt;&lt;/authors&gt;&lt;/contributors&gt;&lt;titles&gt;&lt;title&gt;Machine learning based multimodal neuroimaging genomics dementia score for predicting future conversion to alzheimer’s disease&lt;/title&gt;&lt;secondary-title&gt;Journal of Alzheimer&amp;apos;s Disease&lt;/secondary-title&gt;&lt;/titles&gt;&lt;periodical&gt;&lt;full-title&gt;Journal of Alzheimer&amp;apos;s Disease&lt;/full-title&gt;&lt;/periodical&gt;&lt;pages&gt;1345-1365&lt;/pages&gt;&lt;volume&gt;87&lt;/volume&gt;&lt;number&gt;3&lt;/number&gt;&lt;dates&gt;&lt;year&gt;2022&lt;/year&gt;&lt;/dates&gt;&lt;isbn&gt;1387-2877&lt;/isbn&gt;&lt;urls&gt;&lt;/urls&gt;&lt;/record&gt;&lt;/Cite&gt;&lt;/EndNote&gt;</w:instrText>
      </w:r>
      <w:r w:rsidRPr="00FC1D1A">
        <w:rPr>
          <w:rFonts w:ascii="Times New Roman" w:hAnsi="Times New Roman" w:cs="Times New Roman"/>
        </w:rPr>
        <w:fldChar w:fldCharType="separate"/>
      </w:r>
      <w:r w:rsidR="0019652D">
        <w:rPr>
          <w:rFonts w:ascii="Times New Roman" w:hAnsi="Times New Roman" w:cs="Times New Roman"/>
          <w:noProof/>
        </w:rPr>
        <w:t>[31, 32]</w:t>
      </w:r>
      <w:r w:rsidRPr="00FC1D1A">
        <w:rPr>
          <w:rFonts w:ascii="Times New Roman" w:hAnsi="Times New Roman" w:cs="Times New Roman"/>
        </w:rPr>
        <w:fldChar w:fldCharType="end"/>
      </w:r>
      <w:r w:rsidRPr="00FC1D1A">
        <w:rPr>
          <w:rFonts w:ascii="Times New Roman" w:hAnsi="Times New Roman" w:cs="Times New Roman"/>
        </w:rPr>
        <w:t xml:space="preserve">. Deep learning methodologies </w:t>
      </w:r>
      <w:r w:rsidR="001E7DA2">
        <w:rPr>
          <w:rFonts w:ascii="Times New Roman" w:hAnsi="Times New Roman" w:cs="Times New Roman"/>
        </w:rPr>
        <w:t xml:space="preserve">enables </w:t>
      </w:r>
      <w:r w:rsidRPr="00FC1D1A">
        <w:rPr>
          <w:rFonts w:ascii="Times New Roman" w:hAnsi="Times New Roman" w:cs="Times New Roman"/>
        </w:rPr>
        <w:t>multi-modal integration</w:t>
      </w:r>
      <w:r w:rsidR="00E50C86">
        <w:rPr>
          <w:rFonts w:ascii="Times New Roman" w:hAnsi="Times New Roman" w:cs="Times New Roman"/>
        </w:rPr>
        <w:t xml:space="preserve"> </w:t>
      </w:r>
      <w:r w:rsidRPr="00FC1D1A">
        <w:rPr>
          <w:rFonts w:ascii="Times New Roman" w:hAnsi="Times New Roman" w:cs="Times New Roman"/>
        </w:rPr>
        <w:fldChar w:fldCharType="begin"/>
      </w:r>
      <w:r w:rsidR="0019652D">
        <w:rPr>
          <w:rFonts w:ascii="Times New Roman" w:hAnsi="Times New Roman" w:cs="Times New Roman"/>
        </w:rPr>
        <w:instrText xml:space="preserve"> ADDIN EN.CITE &lt;EndNote&gt;&lt;Cite&gt;&lt;Author&gt;Guo&lt;/Author&gt;&lt;Year&gt;2019&lt;/Year&gt;&lt;RecNum&gt;56&lt;/RecNum&gt;&lt;DisplayText&gt;[33]&lt;/DisplayText&gt;&lt;record&gt;&lt;rec-number&gt;56&lt;/rec-number&gt;&lt;foreign-keys&gt;&lt;key app="EN" db-id="xvraxf2sk09twpedwrrxs0v15x5vwtss9xzp" timestamp="1737635559"&gt;56&lt;/key&gt;&lt;/foreign-keys&gt;&lt;ref-type name="Journal Article"&gt;17&lt;/ref-type&gt;&lt;contributors&gt;&lt;authors&gt;&lt;author&gt;Guo, Wenzhong&lt;/author&gt;&lt;author&gt;Wang, Jianwen&lt;/author&gt;&lt;author&gt;Wang, Shiping&lt;/author&gt;&lt;/authors&gt;&lt;/contributors&gt;&lt;titles&gt;&lt;title&gt;Deep multimodal representation learning: A survey&lt;/title&gt;&lt;secondary-title&gt;Ieee Access&lt;/secondary-title&gt;&lt;/titles&gt;&lt;periodical&gt;&lt;full-title&gt;Ieee Access&lt;/full-title&gt;&lt;/periodical&gt;&lt;pages&gt;63373-63394&lt;/pages&gt;&lt;volume&gt;7&lt;/volume&gt;&lt;dates&gt;&lt;year&gt;2019&lt;/year&gt;&lt;/dates&gt;&lt;isbn&gt;2169-3536&lt;/isbn&gt;&lt;urls&gt;&lt;/urls&gt;&lt;/record&gt;&lt;/Cite&gt;&lt;/EndNote&gt;</w:instrText>
      </w:r>
      <w:r w:rsidRPr="00FC1D1A">
        <w:rPr>
          <w:rFonts w:ascii="Times New Roman" w:hAnsi="Times New Roman" w:cs="Times New Roman"/>
        </w:rPr>
        <w:fldChar w:fldCharType="separate"/>
      </w:r>
      <w:r w:rsidR="0019652D">
        <w:rPr>
          <w:rFonts w:ascii="Times New Roman" w:hAnsi="Times New Roman" w:cs="Times New Roman"/>
          <w:noProof/>
        </w:rPr>
        <w:t>[33]</w:t>
      </w:r>
      <w:r w:rsidRPr="00FC1D1A">
        <w:rPr>
          <w:rFonts w:ascii="Times New Roman" w:hAnsi="Times New Roman" w:cs="Times New Roman"/>
        </w:rPr>
        <w:fldChar w:fldCharType="end"/>
      </w:r>
      <w:r w:rsidRPr="00FC1D1A">
        <w:rPr>
          <w:rFonts w:ascii="Times New Roman" w:hAnsi="Times New Roman" w:cs="Times New Roman"/>
        </w:rPr>
        <w:t xml:space="preserve">, </w:t>
      </w:r>
      <w:r w:rsidR="009F7115">
        <w:rPr>
          <w:rFonts w:ascii="Times New Roman" w:hAnsi="Times New Roman" w:cs="Times New Roman"/>
        </w:rPr>
        <w:t>by capturing complex non-linear relationships and learning shared representations across different modalities.</w:t>
      </w:r>
      <w:r w:rsidRPr="00FC1D1A">
        <w:rPr>
          <w:rFonts w:ascii="Times New Roman" w:hAnsi="Times New Roman" w:cs="Times New Roman"/>
        </w:rPr>
        <w:t xml:space="preserve"> </w:t>
      </w:r>
      <w:r w:rsidR="00373DEB">
        <w:rPr>
          <w:rFonts w:ascii="Times New Roman" w:hAnsi="Times New Roman" w:cs="Times New Roman"/>
        </w:rPr>
        <w:t xml:space="preserve">However, </w:t>
      </w:r>
      <w:r w:rsidR="006738BA">
        <w:rPr>
          <w:rFonts w:ascii="Times New Roman" w:hAnsi="Times New Roman" w:cs="Times New Roman"/>
        </w:rPr>
        <w:t xml:space="preserve">their application in developmental psychiatric research is often constrained by small sample sizes, limiting model generalizability. </w:t>
      </w:r>
      <w:r w:rsidRPr="00FC1D1A">
        <w:rPr>
          <w:rFonts w:ascii="Times New Roman" w:hAnsi="Times New Roman" w:cs="Times New Roman"/>
        </w:rPr>
        <w:fldChar w:fldCharType="begin"/>
      </w:r>
      <w:r w:rsidR="004E00D1">
        <w:rPr>
          <w:rFonts w:ascii="Times New Roman" w:hAnsi="Times New Roman" w:cs="Times New Roman"/>
        </w:rPr>
        <w:instrText xml:space="preserve"> ADDIN EN.CITE &lt;EndNote&gt;&lt;Cite&gt;&lt;Author&gt;Koppe&lt;/Author&gt;&lt;Year&gt;2021&lt;/Year&gt;&lt;RecNum&gt;57&lt;/RecNum&gt;&lt;DisplayText&gt;[34]&lt;/DisplayText&gt;&lt;record&gt;&lt;rec-number&gt;57&lt;/rec-number&gt;&lt;foreign-keys&gt;&lt;key app="EN" db-id="xvraxf2sk09twpedwrrxs0v15x5vwtss9xzp" timestamp="1737635559"&gt;57&lt;/key&gt;&lt;/foreign-keys&gt;&lt;ref-type name="Journal Article"&gt;17&lt;/ref-type&gt;&lt;contributors&gt;&lt;authors&gt;&lt;author&gt;Koppe, Georgia&lt;/author&gt;&lt;author&gt;Meyer-Lindenberg, Andreas&lt;/author&gt;&lt;author&gt;Durstewitz, Daniel&lt;/author&gt;&lt;/authors&gt;&lt;/contributors&gt;&lt;titles&gt;&lt;title&gt;Deep learning for small and big data in psychiatry&lt;/title&gt;&lt;secondary-title&gt;Neuropsychopharmacology&lt;/secondary-title&gt;&lt;/titles&gt;&lt;periodical&gt;&lt;full-title&gt;Neuropsychopharmacology&lt;/full-title&gt;&lt;/periodical&gt;&lt;pages&gt;176-190&lt;/pages&gt;&lt;volume&gt;46&lt;/volume&gt;&lt;number&gt;1&lt;/number&gt;&lt;dates&gt;&lt;year&gt;2021&lt;/year&gt;&lt;/dates&gt;&lt;isbn&gt;0893-133X&lt;/isbn&gt;&lt;urls&gt;&lt;/urls&gt;&lt;/record&gt;&lt;/Cite&gt;&lt;/EndNote&gt;</w:instrText>
      </w:r>
      <w:r w:rsidRPr="00FC1D1A">
        <w:rPr>
          <w:rFonts w:ascii="Times New Roman" w:hAnsi="Times New Roman" w:cs="Times New Roman"/>
        </w:rPr>
        <w:fldChar w:fldCharType="separate"/>
      </w:r>
      <w:r w:rsidR="004E00D1">
        <w:rPr>
          <w:rFonts w:ascii="Times New Roman" w:hAnsi="Times New Roman" w:cs="Times New Roman"/>
          <w:noProof/>
        </w:rPr>
        <w:t>[34]</w:t>
      </w:r>
      <w:r w:rsidRPr="00FC1D1A">
        <w:rPr>
          <w:rFonts w:ascii="Times New Roman" w:hAnsi="Times New Roman" w:cs="Times New Roman"/>
        </w:rPr>
        <w:fldChar w:fldCharType="end"/>
      </w:r>
      <w:r w:rsidRPr="00FC1D1A">
        <w:rPr>
          <w:rFonts w:ascii="Times New Roman" w:hAnsi="Times New Roman" w:cs="Times New Roman"/>
        </w:rPr>
        <w:t xml:space="preserve">. Optimized strategies are therefore needed </w:t>
      </w:r>
      <w:r w:rsidR="00C45FD0" w:rsidRPr="00FC1D1A">
        <w:rPr>
          <w:rFonts w:ascii="Times New Roman" w:hAnsi="Times New Roman" w:cs="Times New Roman"/>
        </w:rPr>
        <w:t>to</w:t>
      </w:r>
      <w:r w:rsidR="00C45FD0">
        <w:rPr>
          <w:rFonts w:ascii="Times New Roman" w:hAnsi="Times New Roman" w:cs="Times New Roman"/>
        </w:rPr>
        <w:t xml:space="preserve"> effectively</w:t>
      </w:r>
      <w:r w:rsidR="00C6250C">
        <w:rPr>
          <w:rFonts w:ascii="Times New Roman" w:hAnsi="Times New Roman" w:cs="Times New Roman"/>
        </w:rPr>
        <w:t xml:space="preserve"> utilize multi-modal information in </w:t>
      </w:r>
      <w:r w:rsidR="00AF763F">
        <w:rPr>
          <w:rFonts w:ascii="Times New Roman" w:hAnsi="Times New Roman" w:cs="Times New Roman"/>
        </w:rPr>
        <w:t>youth</w:t>
      </w:r>
      <w:r w:rsidR="00C6250C">
        <w:rPr>
          <w:rFonts w:ascii="Times New Roman" w:hAnsi="Times New Roman" w:cs="Times New Roman"/>
        </w:rPr>
        <w:t xml:space="preserve"> depression research, where datasets are typically smaller.</w:t>
      </w:r>
      <w:r w:rsidRPr="00FC1D1A">
        <w:rPr>
          <w:rFonts w:ascii="Times New Roman" w:hAnsi="Times New Roman" w:cs="Times New Roman"/>
        </w:rPr>
        <w:t xml:space="preserve"> </w:t>
      </w:r>
    </w:p>
    <w:bookmarkEnd w:id="11"/>
    <w:p w14:paraId="69308662" w14:textId="3E4BDACC" w:rsidR="00DC5538" w:rsidRPr="00FC1D1A" w:rsidRDefault="00DC5538" w:rsidP="00DD2A79">
      <w:pPr>
        <w:spacing w:line="360" w:lineRule="auto"/>
        <w:ind w:firstLine="720"/>
        <w:rPr>
          <w:rFonts w:ascii="Times New Roman" w:hAnsi="Times New Roman" w:cs="Times New Roman"/>
        </w:rPr>
      </w:pPr>
      <w:r w:rsidRPr="00FC1D1A">
        <w:rPr>
          <w:rFonts w:ascii="Times New Roman" w:hAnsi="Times New Roman" w:cs="Times New Roman"/>
        </w:rPr>
        <w:t xml:space="preserve">Additionally, most existing studies in both neuroimaging and genetics have been conducted on predominantly Caucasian populations, leaving other ethnic groups underrepresented </w:t>
      </w:r>
      <w:r w:rsidRPr="00FC1D1A">
        <w:rPr>
          <w:rFonts w:ascii="Times New Roman" w:hAnsi="Times New Roman" w:cs="Times New Roman"/>
        </w:rPr>
        <w:fldChar w:fldCharType="begin"/>
      </w:r>
      <w:r w:rsidR="004E00D1">
        <w:rPr>
          <w:rFonts w:ascii="Times New Roman" w:hAnsi="Times New Roman" w:cs="Times New Roman"/>
        </w:rPr>
        <w:instrText xml:space="preserve"> ADDIN EN.CITE &lt;EndNote&gt;&lt;Cite&gt;&lt;Author&gt;Ricard&lt;/Author&gt;&lt;Year&gt;2023&lt;/Year&gt;&lt;RecNum&gt;60&lt;/RecNum&gt;&lt;DisplayText&gt;[35]&lt;/DisplayText&gt;&lt;record&gt;&lt;rec-number&gt;60&lt;/rec-number&gt;&lt;foreign-keys&gt;&lt;key app="EN" db-id="xvraxf2sk09twpedwrrxs0v15x5vwtss9xzp" timestamp="1737635560"&gt;60&lt;/key&gt;&lt;/foreign-keys&gt;&lt;ref-type name="Journal Article"&gt;17&lt;/ref-type&gt;&lt;contributors&gt;&lt;authors&gt;&lt;author&gt;Ricard, JA&lt;/author&gt;&lt;author&gt;Parker, TC&lt;/author&gt;&lt;author&gt;Dhamala, E&lt;/author&gt;&lt;author&gt;Kwasa, J&lt;/author&gt;&lt;author&gt;Allsop, A&lt;/author&gt;&lt;author&gt;Holmes, AJ&lt;/author&gt;&lt;/authors&gt;&lt;/contributors&gt;&lt;titles&gt;&lt;title&gt;Confronting racially exclusionary practices in the acquisition and analyses of neuroimaging data&lt;/title&gt;&lt;secondary-title&gt;Nature Neuroscience&lt;/secondary-title&gt;&lt;/titles&gt;&lt;periodical&gt;&lt;full-title&gt;Nature Neuroscience&lt;/full-title&gt;&lt;/periodical&gt;&lt;pages&gt;4-11&lt;/pages&gt;&lt;volume&gt;26&lt;/volume&gt;&lt;number&gt;1&lt;/number&gt;&lt;dates&gt;&lt;year&gt;2023&lt;/year&gt;&lt;/dates&gt;&lt;isbn&gt;1097-6256&lt;/isbn&gt;&lt;urls&gt;&lt;/urls&gt;&lt;/record&gt;&lt;/Cite&gt;&lt;/EndNote&gt;</w:instrText>
      </w:r>
      <w:r w:rsidRPr="00FC1D1A">
        <w:rPr>
          <w:rFonts w:ascii="Times New Roman" w:hAnsi="Times New Roman" w:cs="Times New Roman"/>
        </w:rPr>
        <w:fldChar w:fldCharType="separate"/>
      </w:r>
      <w:r w:rsidR="004E00D1">
        <w:rPr>
          <w:rFonts w:ascii="Times New Roman" w:hAnsi="Times New Roman" w:cs="Times New Roman"/>
          <w:noProof/>
        </w:rPr>
        <w:t>[35]</w:t>
      </w:r>
      <w:r w:rsidRPr="00FC1D1A">
        <w:rPr>
          <w:rFonts w:ascii="Times New Roman" w:hAnsi="Times New Roman" w:cs="Times New Roman"/>
        </w:rPr>
        <w:fldChar w:fldCharType="end"/>
      </w:r>
      <w:r w:rsidRPr="00FC1D1A">
        <w:rPr>
          <w:rFonts w:ascii="Times New Roman" w:hAnsi="Times New Roman" w:cs="Times New Roman"/>
        </w:rPr>
        <w:t xml:space="preserve">. Addressing this disparity is critical to developing globally applicable predictive models for depression. </w:t>
      </w:r>
      <w:r w:rsidR="00111EDD">
        <w:rPr>
          <w:rFonts w:ascii="Times New Roman" w:hAnsi="Times New Roman" w:cs="Times New Roman" w:hint="eastAsia"/>
        </w:rPr>
        <w:t xml:space="preserve"> </w:t>
      </w:r>
      <w:r w:rsidR="008F6AB4">
        <w:rPr>
          <w:rFonts w:ascii="Times New Roman" w:hAnsi="Times New Roman" w:cs="Times New Roman" w:hint="eastAsia"/>
        </w:rPr>
        <w:t>F</w:t>
      </w:r>
      <w:r w:rsidR="00111EDD">
        <w:rPr>
          <w:rFonts w:ascii="Times New Roman" w:hAnsi="Times New Roman" w:cs="Times New Roman" w:hint="eastAsia"/>
        </w:rPr>
        <w:t>urther investigation is needed to assess model applicability in underrepresented groups, such as through transfer learning approaches</w:t>
      </w:r>
      <w:r w:rsidR="00B06621">
        <w:rPr>
          <w:rFonts w:ascii="Times New Roman" w:hAnsi="Times New Roman" w:cs="Times New Roman" w:hint="eastAsia"/>
        </w:rPr>
        <w:t>.</w:t>
      </w:r>
    </w:p>
    <w:p w14:paraId="1C8B2364" w14:textId="7A22E6B3" w:rsidR="00814AD7" w:rsidRPr="006727CD" w:rsidRDefault="00550452" w:rsidP="00550452">
      <w:pPr>
        <w:spacing w:line="360" w:lineRule="auto"/>
        <w:ind w:firstLine="720"/>
        <w:rPr>
          <w:rFonts w:ascii="Times New Roman" w:hAnsi="Times New Roman" w:cs="Times New Roman"/>
        </w:rPr>
      </w:pPr>
      <w:bookmarkStart w:id="20" w:name="_Hlk193189906"/>
      <w:r w:rsidRPr="00550452">
        <w:rPr>
          <w:rFonts w:ascii="Times New Roman" w:hAnsi="Times New Roman" w:cs="Times New Roman"/>
        </w:rPr>
        <w:lastRenderedPageBreak/>
        <w:t xml:space="preserve">To address these </w:t>
      </w:r>
      <w:r>
        <w:rPr>
          <w:rFonts w:ascii="Times New Roman" w:hAnsi="Times New Roman" w:cs="Times New Roman" w:hint="eastAsia"/>
        </w:rPr>
        <w:t>challenges</w:t>
      </w:r>
      <w:r w:rsidRPr="00550452">
        <w:rPr>
          <w:rFonts w:ascii="Times New Roman" w:hAnsi="Times New Roman" w:cs="Times New Roman"/>
        </w:rPr>
        <w:t xml:space="preserve">, this study introduces a novel deep learning framework that leverages PGS to </w:t>
      </w:r>
      <w:r w:rsidRPr="00550452">
        <w:rPr>
          <w:rFonts w:ascii="Times New Roman" w:hAnsi="Times New Roman" w:cs="Times New Roman"/>
          <w:i/>
          <w:iCs/>
        </w:rPr>
        <w:t>pretrain</w:t>
      </w:r>
      <w:r w:rsidRPr="00550452">
        <w:rPr>
          <w:rFonts w:ascii="Times New Roman" w:hAnsi="Times New Roman" w:cs="Times New Roman"/>
        </w:rPr>
        <w:t xml:space="preserve"> a model on </w:t>
      </w:r>
      <w:proofErr w:type="spellStart"/>
      <w:r w:rsidRPr="00550452">
        <w:rPr>
          <w:rFonts w:ascii="Times New Roman" w:hAnsi="Times New Roman" w:cs="Times New Roman"/>
        </w:rPr>
        <w:t>dMRI</w:t>
      </w:r>
      <w:proofErr w:type="spellEnd"/>
      <w:r w:rsidRPr="00550452">
        <w:rPr>
          <w:rFonts w:ascii="Times New Roman" w:hAnsi="Times New Roman" w:cs="Times New Roman"/>
        </w:rPr>
        <w:t xml:space="preserve"> data (specifically, track-weighted fractional anisotropy </w:t>
      </w:r>
      <w:del w:id="21" w:author="Jung Youn Min" w:date="2025-11-08T13:25:00Z" w16du:dateUtc="2025-11-08T21:25:00Z">
        <w:r w:rsidRPr="00550452" w:rsidDel="009A23C3">
          <w:rPr>
            <w:rFonts w:ascii="Times New Roman" w:hAnsi="Times New Roman" w:cs="Times New Roman"/>
          </w:rPr>
          <w:delText>or</w:delText>
        </w:r>
      </w:del>
      <w:ins w:id="22" w:author="Jung Youn Min" w:date="2025-11-08T13:25:00Z" w16du:dateUtc="2025-11-08T21:25:00Z">
        <w:r w:rsidR="009A23C3">
          <w:rPr>
            <w:rFonts w:ascii="Times New Roman" w:hAnsi="Times New Roman" w:cs="Times New Roman" w:hint="eastAsia"/>
          </w:rPr>
          <w:t>(</w:t>
        </w:r>
      </w:ins>
      <w:del w:id="23" w:author="Jung Youn Min" w:date="2025-11-08T13:25:00Z" w16du:dateUtc="2025-11-08T21:25:00Z">
        <w:r w:rsidRPr="00550452" w:rsidDel="009A23C3">
          <w:rPr>
            <w:rFonts w:ascii="Times New Roman" w:hAnsi="Times New Roman" w:cs="Times New Roman"/>
          </w:rPr>
          <w:delText xml:space="preserve"> </w:delText>
        </w:r>
      </w:del>
      <w:r w:rsidRPr="00550452">
        <w:rPr>
          <w:rFonts w:ascii="Times New Roman" w:hAnsi="Times New Roman" w:cs="Times New Roman"/>
        </w:rPr>
        <w:t>TW-FA) from a large, multi-ethnic cohort (the Adolescent Brain Cognitive Development [ABCD] Study)</w:t>
      </w:r>
      <w:r w:rsidR="0085220F">
        <w:rPr>
          <w:rFonts w:ascii="Times New Roman" w:hAnsi="Times New Roman" w:cs="Times New Roman" w:hint="eastAsia"/>
        </w:rPr>
        <w:t>, then fine-tune for classification of depression</w:t>
      </w:r>
      <w:r w:rsidRPr="00550452">
        <w:rPr>
          <w:rFonts w:ascii="Times New Roman" w:hAnsi="Times New Roman" w:cs="Times New Roman"/>
        </w:rPr>
        <w:t xml:space="preserve">. This approach aims to: (1) improve the accuracy of </w:t>
      </w:r>
      <w:r w:rsidRPr="00550452">
        <w:rPr>
          <w:rFonts w:ascii="Times New Roman" w:hAnsi="Times New Roman" w:cs="Times New Roman"/>
          <w:i/>
          <w:iCs/>
        </w:rPr>
        <w:t>both</w:t>
      </w:r>
      <w:r w:rsidRPr="00550452">
        <w:rPr>
          <w:rFonts w:ascii="Times New Roman" w:hAnsi="Times New Roman" w:cs="Times New Roman"/>
        </w:rPr>
        <w:t xml:space="preserve"> cross-sectional and longitudinal prediction of youth depression by integrating genetic and neuroimaging information; (2) identify key white matter tracts associated with depression risk; and (3) demonstrate the </w:t>
      </w:r>
      <w:r w:rsidRPr="00550452">
        <w:rPr>
          <w:rFonts w:ascii="Times New Roman" w:hAnsi="Times New Roman" w:cs="Times New Roman"/>
          <w:i/>
          <w:iCs/>
        </w:rPr>
        <w:t>cross-ethnic generalizability</w:t>
      </w:r>
      <w:r w:rsidRPr="00550452">
        <w:rPr>
          <w:rFonts w:ascii="Times New Roman" w:hAnsi="Times New Roman" w:cs="Times New Roman"/>
        </w:rPr>
        <w:t xml:space="preserve"> of our model by validating it in an independent Korean cohort.</w:t>
      </w:r>
      <w:bookmarkEnd w:id="20"/>
      <w:r w:rsidR="00814AD7" w:rsidRPr="00FC1D1A">
        <w:rPr>
          <w:rFonts w:ascii="Times New Roman" w:hAnsi="Times New Roman" w:cs="Times New Roman"/>
          <w:b/>
          <w:bCs/>
          <w:sz w:val="28"/>
          <w:szCs w:val="28"/>
        </w:rPr>
        <w:br w:type="page"/>
      </w:r>
    </w:p>
    <w:p w14:paraId="076C6390" w14:textId="77777777" w:rsidR="000A1BCB" w:rsidRPr="00FC1D1A" w:rsidRDefault="000A1BCB" w:rsidP="000A1BCB">
      <w:pPr>
        <w:spacing w:line="360" w:lineRule="auto"/>
        <w:rPr>
          <w:ins w:id="24" w:author="Jung Youn Min" w:date="2025-11-08T10:26:00Z" w16du:dateUtc="2025-11-08T18:26:00Z"/>
          <w:rFonts w:ascii="Times New Roman" w:hAnsi="Times New Roman" w:cs="Times New Roman"/>
          <w:b/>
          <w:bCs/>
        </w:rPr>
      </w:pPr>
      <w:ins w:id="25" w:author="Jung Youn Min" w:date="2025-11-08T10:26:00Z" w16du:dateUtc="2025-11-08T18:26:00Z">
        <w:r>
          <w:rPr>
            <w:rFonts w:ascii="Times New Roman" w:hAnsi="Times New Roman" w:cs="Times New Roman" w:hint="eastAsia"/>
            <w:b/>
            <w:bCs/>
            <w:sz w:val="28"/>
            <w:szCs w:val="28"/>
          </w:rPr>
          <w:lastRenderedPageBreak/>
          <w:t>Methods</w:t>
        </w:r>
      </w:ins>
    </w:p>
    <w:p w14:paraId="64344288" w14:textId="77777777" w:rsidR="000A1BCB" w:rsidRPr="00277078" w:rsidRDefault="000A1BCB" w:rsidP="000A1BCB">
      <w:pPr>
        <w:spacing w:line="360" w:lineRule="auto"/>
        <w:rPr>
          <w:ins w:id="26" w:author="Jung Youn Min" w:date="2025-11-08T10:26:00Z" w16du:dateUtc="2025-11-08T18:26:00Z"/>
          <w:rFonts w:ascii="Times New Roman" w:hAnsi="Times New Roman" w:cs="Times New Roman"/>
          <w:b/>
          <w:bCs/>
        </w:rPr>
      </w:pPr>
      <w:ins w:id="27" w:author="Jung Youn Min" w:date="2025-11-08T10:26:00Z" w16du:dateUtc="2025-11-08T18:26:00Z">
        <w:r w:rsidRPr="00277078">
          <w:rPr>
            <w:rFonts w:ascii="Times New Roman" w:hAnsi="Times New Roman" w:cs="Times New Roman"/>
            <w:b/>
            <w:bCs/>
          </w:rPr>
          <w:t>Participants</w:t>
        </w:r>
      </w:ins>
    </w:p>
    <w:p w14:paraId="43E95697" w14:textId="717EB778" w:rsidR="000A1BCB" w:rsidRDefault="000A1BCB" w:rsidP="000A1BCB">
      <w:pPr>
        <w:spacing w:line="360" w:lineRule="auto"/>
        <w:ind w:firstLine="720"/>
        <w:rPr>
          <w:ins w:id="28" w:author="Jung Youn Min" w:date="2025-11-08T10:26:00Z" w16du:dateUtc="2025-11-08T18:26:00Z"/>
          <w:rFonts w:ascii="Times New Roman" w:hAnsi="Times New Roman" w:cs="Times New Roman"/>
        </w:rPr>
      </w:pPr>
      <w:ins w:id="29" w:author="Jung Youn Min" w:date="2025-11-08T10:26:00Z" w16du:dateUtc="2025-11-08T18:26:00Z">
        <w:r>
          <w:rPr>
            <w:rFonts w:ascii="Times New Roman" w:hAnsi="Times New Roman" w:cs="Times New Roman"/>
          </w:rPr>
          <w:t xml:space="preserve">We used participants </w:t>
        </w:r>
        <w:r>
          <w:rPr>
            <w:rFonts w:ascii="Times New Roman" w:hAnsi="Times New Roman" w:cs="Times New Roman" w:hint="eastAsia"/>
          </w:rPr>
          <w:t>from the</w:t>
        </w:r>
        <w:r w:rsidRPr="00FC1D1A">
          <w:rPr>
            <w:rFonts w:ascii="Times New Roman" w:hAnsi="Times New Roman" w:cs="Times New Roman"/>
          </w:rPr>
          <w:t xml:space="preserve"> Adolescent Brain and Cognitive Development (ABCD) study </w:t>
        </w:r>
        <w:r w:rsidRPr="00FC1D1A">
          <w:rPr>
            <w:rFonts w:ascii="Times New Roman" w:hAnsi="Times New Roman" w:cs="Times New Roman"/>
          </w:rPr>
          <w:fldChar w:fldCharType="begin"/>
        </w:r>
      </w:ins>
      <w:r w:rsidR="004E00D1">
        <w:rPr>
          <w:rFonts w:ascii="Times New Roman" w:hAnsi="Times New Roman" w:cs="Times New Roman"/>
        </w:rPr>
        <w:instrText xml:space="preserve"> ADDIN EN.CITE &lt;EndNote&gt;&lt;Cite&gt;&lt;Author&gt;Casey&lt;/Author&gt;&lt;Year&gt;2018&lt;/Year&gt;&lt;RecNum&gt;63&lt;/RecNum&gt;&lt;DisplayText&gt;[36]&lt;/DisplayText&gt;&lt;record&gt;&lt;rec-number&gt;63&lt;/rec-number&gt;&lt;foreign-keys&gt;&lt;key app="EN" db-id="xvraxf2sk09twpedwrrxs0v15x5vwtss9xzp" timestamp="1737635560"&gt;63&lt;/key&gt;&lt;/foreign-keys&gt;&lt;ref-type name="Journal Article"&gt;17&lt;/ref-type&gt;&lt;contributors&gt;&lt;authors&gt;&lt;author&gt;Casey, Betty Jo&lt;/author&gt;&lt;author&gt;Cannonier, Tariq&lt;/author&gt;&lt;author&gt;Conley, May I&lt;/author&gt;&lt;author&gt;Cohen, Alexandra O&lt;/author&gt;&lt;author&gt;Barch, Deanna M&lt;/author&gt;&lt;author&gt;Heitzeg, Mary M&lt;/author&gt;&lt;author&gt;Soules, Mary E&lt;/author&gt;&lt;author&gt;Teslovich, Theresa&lt;/author&gt;&lt;author&gt;Dellarco, Danielle V&lt;/author&gt;&lt;author&gt;Garavan, Hugh&lt;/author&gt;&lt;/authors&gt;&lt;/contributors&gt;&lt;titles&gt;&lt;title&gt;The adolescent brain cognitive development (ABCD) study: imaging acquisition across 21 sites&lt;/title&gt;&lt;secondary-title&gt;Developmental cognitive neuroscience&lt;/secondary-title&gt;&lt;/titles&gt;&lt;periodical&gt;&lt;full-title&gt;Developmental cognitive neuroscience&lt;/full-title&gt;&lt;/periodical&gt;&lt;pages&gt;43-54&lt;/pages&gt;&lt;volume&gt;32&lt;/volume&gt;&lt;dates&gt;&lt;year&gt;2018&lt;/year&gt;&lt;/dates&gt;&lt;isbn&gt;1878-9293&lt;/isbn&gt;&lt;urls&gt;&lt;/urls&gt;&lt;/record&gt;&lt;/Cite&gt;&lt;/EndNote&gt;</w:instrText>
      </w:r>
      <w:ins w:id="30" w:author="Jung Youn Min" w:date="2025-11-08T10:26:00Z" w16du:dateUtc="2025-11-08T18:26:00Z">
        <w:r w:rsidRPr="00FC1D1A">
          <w:rPr>
            <w:rFonts w:ascii="Times New Roman" w:hAnsi="Times New Roman" w:cs="Times New Roman"/>
          </w:rPr>
          <w:fldChar w:fldCharType="separate"/>
        </w:r>
      </w:ins>
      <w:r w:rsidR="004E00D1">
        <w:rPr>
          <w:rFonts w:ascii="Times New Roman" w:hAnsi="Times New Roman" w:cs="Times New Roman"/>
          <w:noProof/>
        </w:rPr>
        <w:t>[36]</w:t>
      </w:r>
      <w:ins w:id="31" w:author="Jung Youn Min" w:date="2025-11-08T10:26:00Z" w16du:dateUtc="2025-11-08T18:26:00Z">
        <w:r w:rsidRPr="00FC1D1A">
          <w:rPr>
            <w:rFonts w:ascii="Times New Roman" w:hAnsi="Times New Roman" w:cs="Times New Roman"/>
          </w:rPr>
          <w:fldChar w:fldCharType="end"/>
        </w:r>
        <w:r>
          <w:rPr>
            <w:rFonts w:ascii="Times New Roman" w:hAnsi="Times New Roman" w:cs="Times New Roman" w:hint="eastAsia"/>
          </w:rPr>
          <w:t xml:space="preserve"> (N=11,868)</w:t>
        </w:r>
        <w:r w:rsidRPr="00FC1D1A">
          <w:rPr>
            <w:rFonts w:ascii="Times New Roman" w:hAnsi="Times New Roman" w:cs="Times New Roman"/>
          </w:rPr>
          <w:t xml:space="preserve">, </w:t>
        </w:r>
        <w:r>
          <w:rPr>
            <w:rFonts w:ascii="Times New Roman" w:hAnsi="Times New Roman" w:cs="Times New Roman" w:hint="eastAsia"/>
          </w:rPr>
          <w:t>and a Korean cohort (N=180) recruited through research collaboration with Seoul National University and Ulsan National Institute of Science and Technology</w:t>
        </w:r>
        <w:r w:rsidRPr="00FC1D1A">
          <w:rPr>
            <w:rFonts w:ascii="Times New Roman" w:hAnsi="Times New Roman" w:cs="Times New Roman"/>
          </w:rPr>
          <w:t>.</w:t>
        </w:r>
        <w:r>
          <w:rPr>
            <w:rFonts w:ascii="Times New Roman" w:hAnsi="Times New Roman" w:cs="Times New Roman" w:hint="eastAsia"/>
          </w:rPr>
          <w:t xml:space="preserve"> Following rigorous quality control and exclusion criteria, the final analysis included 5,647 ABCD </w:t>
        </w:r>
        <w:r>
          <w:rPr>
            <w:rFonts w:ascii="Times New Roman" w:hAnsi="Times New Roman" w:cs="Times New Roman"/>
          </w:rPr>
          <w:t>participants</w:t>
        </w:r>
        <w:r>
          <w:rPr>
            <w:rFonts w:ascii="Times New Roman" w:hAnsi="Times New Roman" w:cs="Times New Roman" w:hint="eastAsia"/>
          </w:rPr>
          <w:t xml:space="preserve"> and 108 Korean participants. </w:t>
        </w:r>
        <w:r w:rsidRPr="00D1683A">
          <w:rPr>
            <w:rFonts w:ascii="Times New Roman" w:eastAsia="Times New Roman" w:hAnsi="Times New Roman" w:cs="Times New Roman"/>
            <w:color w:val="000000" w:themeColor="text1"/>
          </w:rPr>
          <w:t xml:space="preserve"> </w:t>
        </w:r>
        <w:r w:rsidRPr="00A87367">
          <w:rPr>
            <w:rFonts w:ascii="Times New Roman" w:eastAsia="Times New Roman" w:hAnsi="Times New Roman" w:cs="Times New Roman"/>
            <w:color w:val="000000" w:themeColor="text1"/>
          </w:rPr>
          <w:t xml:space="preserve">Detailed demographics and </w:t>
        </w:r>
        <w:r>
          <w:rPr>
            <w:rFonts w:ascii="Times New Roman" w:hAnsi="Times New Roman" w:cs="Times New Roman"/>
          </w:rPr>
          <w:t>f</w:t>
        </w:r>
        <w:r>
          <w:rPr>
            <w:rFonts w:ascii="Times New Roman" w:hAnsi="Times New Roman" w:cs="Times New Roman" w:hint="eastAsia"/>
          </w:rPr>
          <w:t xml:space="preserve">ull inclusion/exclusion criteria </w:t>
        </w:r>
        <w:r w:rsidRPr="00A87367">
          <w:rPr>
            <w:rFonts w:ascii="Times New Roman" w:eastAsia="Times New Roman" w:hAnsi="Times New Roman" w:cs="Times New Roman"/>
            <w:color w:val="000000" w:themeColor="text1"/>
          </w:rPr>
          <w:t>are provided in Supplementary Materials (</w:t>
        </w:r>
      </w:ins>
      <w:ins w:id="32" w:author="Jung Youn Min" w:date="2025-11-08T15:28:00Z" w16du:dateUtc="2025-11-08T23:28:00Z">
        <w:r w:rsidR="00750749">
          <w:rPr>
            <w:rFonts w:ascii="Times New Roman" w:hAnsi="Times New Roman" w:cs="Times New Roman" w:hint="eastAsia"/>
            <w:color w:val="000000" w:themeColor="text1"/>
          </w:rPr>
          <w:t>Figure</w:t>
        </w:r>
      </w:ins>
      <w:ins w:id="33" w:author="Jung Youn Min" w:date="2025-11-08T10:26:00Z" w16du:dateUtc="2025-11-08T18:26:00Z">
        <w:r>
          <w:rPr>
            <w:rFonts w:ascii="Times New Roman" w:eastAsia="Times New Roman" w:hAnsi="Times New Roman" w:cs="Times New Roman"/>
            <w:color w:val="000000" w:themeColor="text1"/>
          </w:rPr>
          <w:t>.</w:t>
        </w:r>
        <w:r w:rsidRPr="00A87367">
          <w:rPr>
            <w:rFonts w:ascii="Times New Roman" w:eastAsia="Times New Roman" w:hAnsi="Times New Roman" w:cs="Times New Roman"/>
            <w:color w:val="000000" w:themeColor="text1"/>
          </w:rPr>
          <w:t xml:space="preserve"> S1</w:t>
        </w:r>
        <w:r>
          <w:rPr>
            <w:rFonts w:ascii="Times New Roman" w:eastAsia="Times New Roman" w:hAnsi="Times New Roman" w:cs="Times New Roman"/>
            <w:color w:val="000000" w:themeColor="text1"/>
          </w:rPr>
          <w:t>)</w:t>
        </w:r>
        <w:r>
          <w:rPr>
            <w:rFonts w:ascii="Times New Roman" w:hAnsi="Times New Roman" w:cs="Times New Roman" w:hint="eastAsia"/>
          </w:rPr>
          <w:t>.</w:t>
        </w:r>
      </w:ins>
    </w:p>
    <w:p w14:paraId="69ABAA02" w14:textId="77777777" w:rsidR="000A1BCB" w:rsidRPr="0011784D" w:rsidRDefault="000A1BCB" w:rsidP="000A1BCB">
      <w:pPr>
        <w:spacing w:line="360" w:lineRule="auto"/>
        <w:ind w:firstLine="720"/>
        <w:rPr>
          <w:ins w:id="34" w:author="Jung Youn Min" w:date="2025-11-08T10:26:00Z" w16du:dateUtc="2025-11-08T18:26:00Z"/>
          <w:rFonts w:ascii="Times New Roman" w:hAnsi="Times New Roman" w:cs="Times New Roman"/>
          <w:b/>
          <w:bCs/>
        </w:rPr>
      </w:pPr>
    </w:p>
    <w:p w14:paraId="79A5EFAE" w14:textId="77777777" w:rsidR="000A1BCB" w:rsidRPr="00FC1D1A" w:rsidRDefault="000A1BCB" w:rsidP="000A1BCB">
      <w:pPr>
        <w:spacing w:line="360" w:lineRule="auto"/>
        <w:rPr>
          <w:ins w:id="35" w:author="Jung Youn Min" w:date="2025-11-08T10:26:00Z" w16du:dateUtc="2025-11-08T18:26:00Z"/>
          <w:rFonts w:ascii="Times New Roman" w:hAnsi="Times New Roman" w:cs="Times New Roman"/>
          <w:b/>
          <w:bCs/>
        </w:rPr>
      </w:pPr>
      <w:ins w:id="36" w:author="Jung Youn Min" w:date="2025-11-08T10:26:00Z" w16du:dateUtc="2025-11-08T18:26:00Z">
        <w:r w:rsidRPr="00FC1D1A">
          <w:rPr>
            <w:rFonts w:ascii="Times New Roman" w:hAnsi="Times New Roman" w:cs="Times New Roman"/>
            <w:b/>
            <w:bCs/>
          </w:rPr>
          <w:t xml:space="preserve">Track-weighted FA (TW-FA) Imaging Processing </w:t>
        </w:r>
      </w:ins>
    </w:p>
    <w:p w14:paraId="6DE8E80F" w14:textId="1982E489" w:rsidR="000A1BCB" w:rsidRDefault="000A1BCB" w:rsidP="000A1BCB">
      <w:pPr>
        <w:spacing w:line="360" w:lineRule="auto"/>
        <w:ind w:firstLine="400"/>
        <w:rPr>
          <w:ins w:id="37" w:author="Jung Youn Min" w:date="2025-11-08T10:26:00Z" w16du:dateUtc="2025-11-08T18:26:00Z"/>
          <w:rFonts w:ascii="Times New Roman" w:hAnsi="Times New Roman" w:cs="Times New Roman"/>
        </w:rPr>
      </w:pPr>
      <w:ins w:id="38" w:author="Jung Youn Min" w:date="2025-11-08T10:26:00Z" w16du:dateUtc="2025-11-08T18:26:00Z">
        <w:r w:rsidRPr="00FC1D1A">
          <w:rPr>
            <w:rFonts w:ascii="Times New Roman" w:hAnsi="Times New Roman" w:cs="Times New Roman"/>
          </w:rPr>
          <w:t xml:space="preserve">Track-weighted FA (TW-FA) was used as the input in all experiments. </w:t>
        </w:r>
        <w:proofErr w:type="spellStart"/>
        <w:r w:rsidRPr="00FC1D1A">
          <w:rPr>
            <w:rFonts w:ascii="Times New Roman" w:hAnsi="Times New Roman" w:cs="Times New Roman"/>
          </w:rPr>
          <w:t>d</w:t>
        </w:r>
        <w:r w:rsidRPr="00FC1D1A">
          <w:rPr>
            <w:rFonts w:ascii="Times New Roman" w:eastAsia="Times New Roman" w:hAnsi="Times New Roman" w:cs="Times New Roman"/>
          </w:rPr>
          <w:t>MRI</w:t>
        </w:r>
        <w:proofErr w:type="spellEnd"/>
        <w:r w:rsidRPr="00FC1D1A">
          <w:rPr>
            <w:rFonts w:ascii="Times New Roman" w:eastAsia="Times New Roman" w:hAnsi="Times New Roman" w:cs="Times New Roman"/>
          </w:rPr>
          <w:t xml:space="preserve"> provides measures of brain macrostructure (e.g. volume(mm</w:t>
        </w:r>
        <w:r w:rsidRPr="00FC1D1A">
          <w:rPr>
            <w:rFonts w:ascii="Times New Roman" w:eastAsia="Times New Roman" w:hAnsi="Times New Roman" w:cs="Times New Roman"/>
            <w:vertAlign w:val="superscript"/>
          </w:rPr>
          <w:t>3</w:t>
        </w:r>
        <w:r w:rsidRPr="00FC1D1A">
          <w:rPr>
            <w:rFonts w:ascii="Times New Roman" w:eastAsia="Times New Roman" w:hAnsi="Times New Roman" w:cs="Times New Roman"/>
          </w:rPr>
          <w:t>), length(mm), area(mm</w:t>
        </w:r>
        <w:r w:rsidRPr="00FC1D1A">
          <w:rPr>
            <w:rFonts w:ascii="Times New Roman" w:eastAsia="Times New Roman" w:hAnsi="Times New Roman" w:cs="Times New Roman"/>
            <w:vertAlign w:val="superscript"/>
          </w:rPr>
          <w:t>2</w:t>
        </w:r>
        <w:r w:rsidRPr="00FC1D1A">
          <w:rPr>
            <w:rFonts w:ascii="Times New Roman" w:eastAsia="Times New Roman" w:hAnsi="Times New Roman" w:cs="Times New Roman"/>
          </w:rPr>
          <w:t>)) and microstructure (e.g. white matter integrity), non-invasively</w:t>
        </w:r>
        <w:r w:rsidRPr="00FC1D1A">
          <w:rPr>
            <w:rFonts w:ascii="Times New Roman" w:eastAsia="맑은 고딕" w:hAnsi="Times New Roman" w:cs="Times New Roman"/>
          </w:rPr>
          <w:t xml:space="preserve"> </w:t>
        </w:r>
      </w:ins>
      <w:r w:rsidR="00B464AD">
        <w:rPr>
          <w:rFonts w:ascii="Times New Roman" w:eastAsia="맑은 고딕" w:hAnsi="Times New Roman" w:cs="Times New Roman"/>
        </w:rPr>
        <w:fldChar w:fldCharType="begin"/>
      </w:r>
      <w:r w:rsidR="004E00D1">
        <w:rPr>
          <w:rFonts w:ascii="Times New Roman" w:eastAsia="맑은 고딕" w:hAnsi="Times New Roman" w:cs="Times New Roman"/>
        </w:rPr>
        <w:instrText xml:space="preserve"> ADDIN EN.CITE &lt;EndNote&gt;&lt;Cite&gt;&lt;Author&gt;Calamante&lt;/Author&gt;&lt;Year&gt;2012&lt;/Year&gt;&lt;RecNum&gt;72&lt;/RecNum&gt;&lt;DisplayText&gt;[37]&lt;/DisplayText&gt;&lt;record&gt;&lt;rec-number&gt;72&lt;/rec-number&gt;&lt;foreign-keys&gt;&lt;key app="EN" db-id="xvraxf2sk09twpedwrrxs0v15x5vwtss9xzp" timestamp="1737635560"&gt;72&lt;/key&gt;&lt;/foreign-keys&gt;&lt;ref-type name="Journal Article"&gt;17&lt;/ref-type&gt;&lt;contributors&gt;&lt;authors&gt;&lt;author&gt;Calamante, Fernando&lt;/author&gt;&lt;author&gt;Tournier, Jacques-Donald&lt;/author&gt;&lt;author&gt;Smith, Robert E&lt;/author&gt;&lt;author&gt;Connelly, Alan&lt;/author&gt;&lt;/authors&gt;&lt;/contributors&gt;&lt;titles&gt;&lt;title&gt;A generalised framework for super-resolution track-weighted imaging&lt;/title&gt;&lt;secondary-title&gt;Neuroimage&lt;/secondary-title&gt;&lt;/titles&gt;&lt;periodical&gt;&lt;full-title&gt;Neuroimage&lt;/full-title&gt;&lt;/periodical&gt;&lt;pages&gt;2494-2503&lt;/pages&gt;&lt;volume&gt;59&lt;/volume&gt;&lt;number&gt;3&lt;/number&gt;&lt;dates&gt;&lt;year&gt;2012&lt;/year&gt;&lt;/dates&gt;&lt;isbn&gt;1053-8119&lt;/isbn&gt;&lt;urls&gt;&lt;/urls&gt;&lt;/record&gt;&lt;/Cite&gt;&lt;/EndNote&gt;</w:instrText>
      </w:r>
      <w:r w:rsidR="00B464AD">
        <w:rPr>
          <w:rFonts w:ascii="Times New Roman" w:eastAsia="맑은 고딕" w:hAnsi="Times New Roman" w:cs="Times New Roman"/>
        </w:rPr>
        <w:fldChar w:fldCharType="separate"/>
      </w:r>
      <w:r w:rsidR="004E00D1">
        <w:rPr>
          <w:rFonts w:ascii="Times New Roman" w:eastAsia="맑은 고딕" w:hAnsi="Times New Roman" w:cs="Times New Roman"/>
          <w:noProof/>
        </w:rPr>
        <w:t>[37]</w:t>
      </w:r>
      <w:r w:rsidR="00B464AD">
        <w:rPr>
          <w:rFonts w:ascii="Times New Roman" w:eastAsia="맑은 고딕" w:hAnsi="Times New Roman" w:cs="Times New Roman"/>
        </w:rPr>
        <w:fldChar w:fldCharType="end"/>
      </w:r>
      <w:ins w:id="39" w:author="Jung Youn Min" w:date="2025-11-08T10:26:00Z" w16du:dateUtc="2025-11-08T18:26:00Z">
        <w:r w:rsidRPr="00FC1D1A">
          <w:rPr>
            <w:rFonts w:ascii="Times New Roman" w:eastAsia="맑은 고딕" w:hAnsi="Times New Roman" w:cs="Times New Roman"/>
          </w:rPr>
          <w:t>.</w:t>
        </w:r>
        <w:r w:rsidRPr="00FC1D1A">
          <w:rPr>
            <w:rFonts w:ascii="Times New Roman" w:eastAsia="Times New Roman" w:hAnsi="Times New Roman" w:cs="Times New Roman"/>
          </w:rPr>
          <w:t xml:space="preserve"> The processing was conducted using software based on the MRtrix3 package</w:t>
        </w:r>
        <w:r w:rsidRPr="00FC1D1A">
          <w:rPr>
            <w:rFonts w:ascii="Times New Roman" w:eastAsia="맑은 고딕" w:hAnsi="Times New Roman" w:cs="Times New Roman"/>
          </w:rPr>
          <w:t xml:space="preserve"> </w:t>
        </w:r>
        <w:r w:rsidRPr="00FC1D1A">
          <w:rPr>
            <w:rFonts w:ascii="Times New Roman" w:eastAsia="맑은 고딕" w:hAnsi="Times New Roman" w:cs="Times New Roman"/>
          </w:rPr>
          <w:fldChar w:fldCharType="begin"/>
        </w:r>
      </w:ins>
      <w:r w:rsidR="004E00D1">
        <w:rPr>
          <w:rFonts w:ascii="Times New Roman" w:eastAsia="맑은 고딕" w:hAnsi="Times New Roman" w:cs="Times New Roman"/>
        </w:rPr>
        <w:instrText xml:space="preserve"> ADDIN EN.CITE &lt;EndNote&gt;&lt;Cite&gt;&lt;Author&gt;Tournier&lt;/Author&gt;&lt;Year&gt;2019&lt;/Year&gt;&lt;RecNum&gt;65&lt;/RecNum&gt;&lt;DisplayText&gt;[38]&lt;/DisplayText&gt;&lt;record&gt;&lt;rec-number&gt;65&lt;/rec-number&gt;&lt;foreign-keys&gt;&lt;key app="EN" db-id="xvraxf2sk09twpedwrrxs0v15x5vwtss9xzp" timestamp="1737635560"&gt;65&lt;/key&gt;&lt;/foreign-keys&gt;&lt;ref-type name="Journal Article"&gt;17&lt;/ref-type&gt;&lt;contributors&gt;&lt;authors&gt;&lt;author&gt;Tournier, J-Donald&lt;/author&gt;&lt;author&gt;Smith, Robert&lt;/author&gt;&lt;author&gt;Raffelt, David&lt;/author&gt;&lt;author&gt;Tabbara, Rami&lt;/author&gt;&lt;author&gt;Dhollander, Thijs&lt;/author&gt;&lt;author&gt;Pietsch, Maximilian&lt;/author&gt;&lt;author&gt;Christiaens, Daan&lt;/author&gt;&lt;author&gt;Jeurissen, Ben&lt;/author&gt;&lt;author&gt;Yeh, Chun-Hung&lt;/author&gt;&lt;author&gt;Connelly, Alan&lt;/author&gt;&lt;/authors&gt;&lt;/contributors&gt;&lt;titles&gt;&lt;title&gt;MRtrix3: A fast, flexible and open software framework for medical image processing and visualisation&lt;/title&gt;&lt;secondary-title&gt;Neuroimage&lt;/secondary-title&gt;&lt;/titles&gt;&lt;periodical&gt;&lt;full-title&gt;Neuroimage&lt;/full-title&gt;&lt;/periodical&gt;&lt;pages&gt;116137&lt;/pages&gt;&lt;volume&gt;202&lt;/volume&gt;&lt;dates&gt;&lt;year&gt;2019&lt;/year&gt;&lt;/dates&gt;&lt;isbn&gt;1053-8119&lt;/isbn&gt;&lt;urls&gt;&lt;/urls&gt;&lt;/record&gt;&lt;/Cite&gt;&lt;/EndNote&gt;</w:instrText>
      </w:r>
      <w:ins w:id="40" w:author="Jung Youn Min" w:date="2025-11-08T10:26:00Z" w16du:dateUtc="2025-11-08T18:26:00Z">
        <w:r w:rsidRPr="00FC1D1A">
          <w:rPr>
            <w:rFonts w:ascii="Times New Roman" w:eastAsia="맑은 고딕" w:hAnsi="Times New Roman" w:cs="Times New Roman"/>
          </w:rPr>
          <w:fldChar w:fldCharType="separate"/>
        </w:r>
      </w:ins>
      <w:r w:rsidR="004E00D1">
        <w:rPr>
          <w:rFonts w:ascii="Times New Roman" w:eastAsia="맑은 고딕" w:hAnsi="Times New Roman" w:cs="Times New Roman"/>
          <w:noProof/>
        </w:rPr>
        <w:t>[38]</w:t>
      </w:r>
      <w:ins w:id="41" w:author="Jung Youn Min" w:date="2025-11-08T10:26:00Z" w16du:dateUtc="2025-11-08T18:26:00Z">
        <w:r w:rsidRPr="00FC1D1A">
          <w:rPr>
            <w:rFonts w:ascii="Times New Roman" w:eastAsia="맑은 고딕" w:hAnsi="Times New Roman" w:cs="Times New Roman"/>
          </w:rPr>
          <w:fldChar w:fldCharType="end"/>
        </w:r>
        <w:r w:rsidRPr="00FC1D1A">
          <w:rPr>
            <w:rFonts w:ascii="Times New Roman" w:eastAsia="Times New Roman" w:hAnsi="Times New Roman" w:cs="Times New Roman"/>
          </w:rPr>
          <w:t xml:space="preserve"> especially using the command </w:t>
        </w:r>
        <w:proofErr w:type="spellStart"/>
        <w:r w:rsidRPr="68719C61">
          <w:rPr>
            <w:rFonts w:ascii="Times New Roman" w:eastAsia="Times New Roman" w:hAnsi="Times New Roman" w:cs="Times New Roman"/>
            <w:i/>
            <w:iCs/>
          </w:rPr>
          <w:t>tckmap</w:t>
        </w:r>
        <w:proofErr w:type="spellEnd"/>
        <w:r w:rsidRPr="00FC1D1A">
          <w:rPr>
            <w:rFonts w:ascii="Times New Roman" w:eastAsia="Times New Roman" w:hAnsi="Times New Roman" w:cs="Times New Roman"/>
          </w:rPr>
          <w:t xml:space="preserve"> after general MRI quality assessment. TW-FA maps were formed as described in previous</w:t>
        </w:r>
        <w:r w:rsidRPr="00FC1D1A">
          <w:rPr>
            <w:rFonts w:ascii="Times New Roman" w:hAnsi="Times New Roman" w:cs="Times New Roman"/>
          </w:rPr>
          <w:t xml:space="preserve"> studies </w:t>
        </w:r>
        <w:r w:rsidRPr="00FC1D1A">
          <w:rPr>
            <w:rFonts w:ascii="Times New Roman" w:hAnsi="Times New Roman" w:cs="Times New Roman"/>
          </w:rPr>
          <w:fldChar w:fldCharType="begin"/>
        </w:r>
      </w:ins>
      <w:r w:rsidR="004E00D1">
        <w:rPr>
          <w:rFonts w:ascii="Times New Roman" w:hAnsi="Times New Roman" w:cs="Times New Roman"/>
        </w:rPr>
        <w:instrText xml:space="preserve"> ADDIN EN.CITE &lt;EndNote&gt;&lt;Cite&gt;&lt;Author&gt;Calamante&lt;/Author&gt;&lt;Year&gt;2012&lt;/Year&gt;&lt;RecNum&gt;72&lt;/RecNum&gt;&lt;DisplayText&gt;[37, 39]&lt;/DisplayText&gt;&lt;record&gt;&lt;rec-number&gt;72&lt;/rec-number&gt;&lt;foreign-keys&gt;&lt;key app="EN" db-id="xvraxf2sk09twpedwrrxs0v15x5vwtss9xzp" timestamp="1737635560"&gt;72&lt;/key&gt;&lt;/foreign-keys&gt;&lt;ref-type name="Journal Article"&gt;17&lt;/ref-type&gt;&lt;contributors&gt;&lt;authors&gt;&lt;author&gt;Calamante, Fernando&lt;/author&gt;&lt;author&gt;Tournier, Jacques-Donald&lt;/author&gt;&lt;author&gt;Smith, Robert E&lt;/author&gt;&lt;author&gt;Connelly, Alan&lt;/author&gt;&lt;/authors&gt;&lt;/contributors&gt;&lt;titles&gt;&lt;title&gt;A generalised framework for super-resolution track-weighted imaging&lt;/title&gt;&lt;secondary-title&gt;Neuroimage&lt;/secondary-title&gt;&lt;/titles&gt;&lt;periodical&gt;&lt;full-title&gt;Neuroimage&lt;/full-title&gt;&lt;/periodical&gt;&lt;pages&gt;2494-2503&lt;/pages&gt;&lt;volume&gt;59&lt;/volume&gt;&lt;number&gt;3&lt;/number&gt;&lt;dates&gt;&lt;year&gt;2012&lt;/year&gt;&lt;/dates&gt;&lt;isbn&gt;1053-8119&lt;/isbn&gt;&lt;urls&gt;&lt;/urls&gt;&lt;/record&gt;&lt;/Cite&gt;&lt;Cite&gt;&lt;Author&gt;Calamante&lt;/Author&gt;&lt;Year&gt;2017&lt;/Year&gt;&lt;RecNum&gt;73&lt;/RecNum&gt;&lt;record&gt;&lt;rec-number&gt;73&lt;/rec-number&gt;&lt;foreign-keys&gt;&lt;key app="EN" db-id="xvraxf2sk09twpedwrrxs0v15x5vwtss9xzp" timestamp="1737635560"&gt;73&lt;/key&gt;&lt;/foreign-keys&gt;&lt;ref-type name="Journal Article"&gt;17&lt;/ref-type&gt;&lt;contributors&gt;&lt;authors&gt;&lt;author&gt;Calamante, Fernando&lt;/author&gt;&lt;/authors&gt;&lt;/contributors&gt;&lt;titles&gt;&lt;title&gt;Track-weighted imaging methods: extracting information from a streamlines tractogram&lt;/title&gt;&lt;secondary-title&gt;Magnetic Resonance Materials in Physics, Biology and Medicine&lt;/secondary-title&gt;&lt;/titles&gt;&lt;periodical&gt;&lt;full-title&gt;Magnetic Resonance Materials in Physics, Biology and Medicine&lt;/full-title&gt;&lt;/periodical&gt;&lt;pages&gt;317-335&lt;/pages&gt;&lt;volume&gt;30&lt;/volume&gt;&lt;number&gt;4&lt;/number&gt;&lt;dates&gt;&lt;year&gt;2017&lt;/year&gt;&lt;/dates&gt;&lt;isbn&gt;0968-5243&lt;/isbn&gt;&lt;urls&gt;&lt;/urls&gt;&lt;/record&gt;&lt;/Cite&gt;&lt;/EndNote&gt;</w:instrText>
      </w:r>
      <w:ins w:id="42" w:author="Jung Youn Min" w:date="2025-11-08T10:26:00Z" w16du:dateUtc="2025-11-08T18:26:00Z">
        <w:r w:rsidRPr="00FC1D1A">
          <w:rPr>
            <w:rFonts w:ascii="Times New Roman" w:hAnsi="Times New Roman" w:cs="Times New Roman"/>
          </w:rPr>
          <w:fldChar w:fldCharType="separate"/>
        </w:r>
      </w:ins>
      <w:r w:rsidR="004E00D1">
        <w:rPr>
          <w:rFonts w:ascii="Times New Roman" w:hAnsi="Times New Roman" w:cs="Times New Roman"/>
          <w:noProof/>
        </w:rPr>
        <w:t>[37, 39]</w:t>
      </w:r>
      <w:ins w:id="43" w:author="Jung Youn Min" w:date="2025-11-08T10:26:00Z" w16du:dateUtc="2025-11-08T18:26:00Z">
        <w:r w:rsidRPr="00FC1D1A">
          <w:rPr>
            <w:rFonts w:ascii="Times New Roman" w:hAnsi="Times New Roman" w:cs="Times New Roman"/>
          </w:rPr>
          <w:fldChar w:fldCharType="end"/>
        </w:r>
        <w:r w:rsidRPr="00FC1D1A">
          <w:rPr>
            <w:rFonts w:ascii="Times New Roman" w:eastAsia="맑은 고딕" w:hAnsi="Times New Roman" w:cs="Times New Roman"/>
          </w:rPr>
          <w:t xml:space="preserve">, </w:t>
        </w:r>
        <w:r w:rsidRPr="00FC1D1A">
          <w:rPr>
            <w:rFonts w:ascii="Times New Roman" w:eastAsia="Times New Roman" w:hAnsi="Times New Roman" w:cs="Times New Roman"/>
          </w:rPr>
          <w:t>so we will describe them briefly here.</w:t>
        </w:r>
        <w:r w:rsidRPr="00FC1D1A">
          <w:rPr>
            <w:rFonts w:ascii="Times New Roman" w:hAnsi="Times New Roman" w:cs="Times New Roman"/>
          </w:rPr>
          <w:t xml:space="preserve"> </w:t>
        </w:r>
        <w:r w:rsidRPr="00FC1D1A">
          <w:rPr>
            <w:rFonts w:ascii="Times New Roman" w:eastAsia="Times New Roman" w:hAnsi="Times New Roman" w:cs="Times New Roman"/>
          </w:rPr>
          <w:t xml:space="preserve">In summary, reference maps </w:t>
        </w:r>
        <w:r w:rsidRPr="00FC1D1A">
          <w:rPr>
            <w:rFonts w:ascii="Times New Roman" w:hAnsi="Times New Roman" w:cs="Times New Roman"/>
          </w:rPr>
          <w:t xml:space="preserve">(here, FA maps) </w:t>
        </w:r>
        <w:r w:rsidRPr="00FC1D1A">
          <w:rPr>
            <w:rFonts w:ascii="Times New Roman" w:eastAsia="Times New Roman" w:hAnsi="Times New Roman" w:cs="Times New Roman"/>
          </w:rPr>
          <w:t xml:space="preserve">values were computed at each point along the streamline. For each voxel, a Gaussian-weighted mean of the reference map values was determined within the neighborhood along individual fiber </w:t>
        </w:r>
        <w:r w:rsidRPr="00FC1D1A">
          <w:rPr>
            <w:rFonts w:ascii="Times New Roman" w:eastAsia="맑은 고딕" w:hAnsi="Times New Roman" w:cs="Times New Roman"/>
          </w:rPr>
          <w:t>streamlines</w:t>
        </w:r>
        <w:r w:rsidRPr="00FC1D1A">
          <w:rPr>
            <w:rFonts w:ascii="Times New Roman" w:eastAsia="Times New Roman" w:hAnsi="Times New Roman" w:cs="Times New Roman"/>
          </w:rPr>
          <w:t xml:space="preserve"> (yielding the trac</w:t>
        </w:r>
        <w:r w:rsidRPr="00FC1D1A">
          <w:rPr>
            <w:rFonts w:ascii="Times New Roman" w:eastAsia="맑은 고딕" w:hAnsi="Times New Roman" w:cs="Times New Roman"/>
          </w:rPr>
          <w:t>k</w:t>
        </w:r>
        <w:r w:rsidRPr="00FC1D1A">
          <w:rPr>
            <w:rFonts w:ascii="Times New Roman" w:eastAsia="Times New Roman" w:hAnsi="Times New Roman" w:cs="Times New Roman"/>
          </w:rPr>
          <w:t xml:space="preserve">-wise statistic). The voxel intensity for the </w:t>
        </w:r>
        <w:r>
          <w:rPr>
            <w:rFonts w:ascii="Times New Roman" w:hAnsi="Times New Roman" w:cs="Times New Roman"/>
          </w:rPr>
          <w:t xml:space="preserve">track-weighted imaging </w:t>
        </w:r>
        <w:r w:rsidRPr="00FC1D1A">
          <w:rPr>
            <w:rFonts w:ascii="Times New Roman" w:eastAsia="Times New Roman" w:hAnsi="Times New Roman" w:cs="Times New Roman"/>
          </w:rPr>
          <w:t>map was then calculated as the average of these trac</w:t>
        </w:r>
        <w:r w:rsidRPr="00FC1D1A">
          <w:rPr>
            <w:rFonts w:ascii="Times New Roman" w:eastAsia="맑은 고딕" w:hAnsi="Times New Roman" w:cs="Times New Roman"/>
          </w:rPr>
          <w:t>k</w:t>
        </w:r>
        <w:r w:rsidRPr="00FC1D1A">
          <w:rPr>
            <w:rFonts w:ascii="Times New Roman" w:eastAsia="Times New Roman" w:hAnsi="Times New Roman" w:cs="Times New Roman"/>
          </w:rPr>
          <w:t>-wise values across all trac</w:t>
        </w:r>
        <w:r w:rsidRPr="00FC1D1A">
          <w:rPr>
            <w:rFonts w:ascii="Times New Roman" w:eastAsia="맑은 고딕" w:hAnsi="Times New Roman" w:cs="Times New Roman"/>
          </w:rPr>
          <w:t>t</w:t>
        </w:r>
        <w:r w:rsidRPr="00FC1D1A">
          <w:rPr>
            <w:rFonts w:ascii="Times New Roman" w:eastAsia="Times New Roman" w:hAnsi="Times New Roman" w:cs="Times New Roman"/>
          </w:rPr>
          <w:t xml:space="preserve">s passing through the voxel, resulting in the voxel-wise statistic. We utilized full-width-half-maximums (FHWM) of 15mm for gaussian neighborhood weightings, which </w:t>
        </w:r>
        <w:proofErr w:type="gramStart"/>
        <w:r w:rsidRPr="00FC1D1A">
          <w:rPr>
            <w:rFonts w:ascii="Times New Roman" w:eastAsia="Times New Roman" w:hAnsi="Times New Roman" w:cs="Times New Roman"/>
          </w:rPr>
          <w:t>is</w:t>
        </w:r>
        <w:proofErr w:type="gramEnd"/>
        <w:r w:rsidRPr="00FC1D1A">
          <w:rPr>
            <w:rFonts w:ascii="Times New Roman" w:eastAsia="Times New Roman" w:hAnsi="Times New Roman" w:cs="Times New Roman"/>
          </w:rPr>
          <w:t xml:space="preserve"> known to be more sensitive to focal </w:t>
        </w:r>
        <w:proofErr w:type="gramStart"/>
        <w:r w:rsidRPr="00FC1D1A">
          <w:rPr>
            <w:rFonts w:ascii="Times New Roman" w:eastAsia="Times New Roman" w:hAnsi="Times New Roman" w:cs="Times New Roman"/>
          </w:rPr>
          <w:t>abnormalities</w:t>
        </w:r>
        <w:r w:rsidRPr="00FC1D1A">
          <w:rPr>
            <w:rFonts w:ascii="Times New Roman" w:eastAsia="맑은 고딕" w:hAnsi="Times New Roman" w:cs="Times New Roman"/>
          </w:rPr>
          <w:t xml:space="preserve"> .</w:t>
        </w:r>
        <w:proofErr w:type="gramEnd"/>
        <w:r w:rsidRPr="00FC1D1A">
          <w:rPr>
            <w:rFonts w:ascii="Times New Roman" w:eastAsia="맑은 고딕" w:hAnsi="Times New Roman" w:cs="Times New Roman"/>
          </w:rPr>
          <w:t xml:space="preserve"> </w:t>
        </w:r>
        <w:r w:rsidRPr="00FC1D1A">
          <w:rPr>
            <w:rFonts w:ascii="Times New Roman" w:hAnsi="Times New Roman" w:cs="Times New Roman"/>
          </w:rPr>
          <w:t xml:space="preserve">The TW-FA framework applies directional smoothing to </w:t>
        </w:r>
        <w:proofErr w:type="spellStart"/>
        <w:r w:rsidRPr="00FC1D1A">
          <w:rPr>
            <w:rFonts w:ascii="Times New Roman" w:hAnsi="Times New Roman" w:cs="Times New Roman"/>
          </w:rPr>
          <w:t>tractograms</w:t>
        </w:r>
        <w:proofErr w:type="spellEnd"/>
        <w:r w:rsidRPr="00FC1D1A">
          <w:rPr>
            <w:rFonts w:ascii="Times New Roman" w:hAnsi="Times New Roman" w:cs="Times New Roman"/>
          </w:rPr>
          <w:t xml:space="preserve"> by assigning each streamline a weight derived from the average FA value along its path, effectively creating a track-informed version of the FA map </w:t>
        </w:r>
        <w:r w:rsidRPr="00FC1D1A">
          <w:rPr>
            <w:rFonts w:ascii="Times New Roman" w:hAnsi="Times New Roman" w:cs="Times New Roman"/>
          </w:rPr>
          <w:fldChar w:fldCharType="begin"/>
        </w:r>
      </w:ins>
      <w:r w:rsidR="004E00D1">
        <w:rPr>
          <w:rFonts w:ascii="Times New Roman" w:hAnsi="Times New Roman" w:cs="Times New Roman"/>
        </w:rPr>
        <w:instrText xml:space="preserve"> ADDIN EN.CITE &lt;EndNote&gt;&lt;Cite&gt;&lt;Author&gt;Willats&lt;/Author&gt;&lt;Year&gt;2014&lt;/Year&gt;&lt;RecNum&gt;74&lt;/RecNum&gt;&lt;DisplayText&gt;[40]&lt;/DisplayText&gt;&lt;record&gt;&lt;rec-number&gt;74&lt;/rec-number&gt;&lt;foreign-keys&gt;&lt;key app="EN" db-id="xvraxf2sk09twpedwrrxs0v15x5vwtss9xzp" timestamp="1737635560"&gt;74&lt;/key&gt;&lt;/foreign-keys&gt;&lt;ref-type name="Journal Article"&gt;17&lt;/ref-type&gt;&lt;contributors&gt;&lt;authors&gt;&lt;author&gt;Willats, Lisa&lt;/author&gt;&lt;author&gt;Raffelt, David&lt;/author&gt;&lt;author&gt;Smith, Robert E&lt;/author&gt;&lt;author&gt;Tournier, J-Donald&lt;/author&gt;&lt;author&gt;Connelly, Alan&lt;/author&gt;&lt;author&gt;Calamante, Fernando&lt;/author&gt;&lt;/authors&gt;&lt;/contributors&gt;&lt;titles&gt;&lt;title&gt;Quantification of track-weighted imaging (TWI): characterisation of within-subject reproducibility and between-subject variability&lt;/title&gt;&lt;secondary-title&gt;Neuroimage&lt;/secondary-title&gt;&lt;/titles&gt;&lt;periodical&gt;&lt;full-title&gt;Neuroimage&lt;/full-title&gt;&lt;/periodical&gt;&lt;pages&gt;18-31&lt;/pages&gt;&lt;volume&gt;87&lt;/volume&gt;&lt;dates&gt;&lt;year&gt;2014&lt;/year&gt;&lt;/dates&gt;&lt;isbn&gt;1053-8119&lt;/isbn&gt;&lt;urls&gt;&lt;/urls&gt;&lt;/record&gt;&lt;/Cite&gt;&lt;/EndNote&gt;</w:instrText>
      </w:r>
      <w:ins w:id="44" w:author="Jung Youn Min" w:date="2025-11-08T10:26:00Z" w16du:dateUtc="2025-11-08T18:26:00Z">
        <w:r w:rsidRPr="00FC1D1A">
          <w:rPr>
            <w:rFonts w:ascii="Times New Roman" w:hAnsi="Times New Roman" w:cs="Times New Roman"/>
          </w:rPr>
          <w:fldChar w:fldCharType="separate"/>
        </w:r>
      </w:ins>
      <w:r w:rsidR="004E00D1">
        <w:rPr>
          <w:rFonts w:ascii="Times New Roman" w:hAnsi="Times New Roman" w:cs="Times New Roman"/>
          <w:noProof/>
        </w:rPr>
        <w:t>[40]</w:t>
      </w:r>
      <w:ins w:id="45" w:author="Jung Youn Min" w:date="2025-11-08T10:26:00Z" w16du:dateUtc="2025-11-08T18:26:00Z">
        <w:r w:rsidRPr="00FC1D1A">
          <w:rPr>
            <w:rFonts w:ascii="Times New Roman" w:hAnsi="Times New Roman" w:cs="Times New Roman"/>
          </w:rPr>
          <w:fldChar w:fldCharType="end"/>
        </w:r>
        <w:r w:rsidRPr="00FC1D1A">
          <w:rPr>
            <w:rFonts w:ascii="Times New Roman" w:hAnsi="Times New Roman" w:cs="Times New Roman"/>
          </w:rPr>
          <w:t xml:space="preserve">. </w:t>
        </w:r>
        <w:r>
          <w:rPr>
            <w:rFonts w:ascii="Times New Roman" w:hAnsi="Times New Roman" w:cs="Times New Roman"/>
          </w:rPr>
          <w:t xml:space="preserve"> TW-FA processing was conducted using the same protocol for both cohorts.</w:t>
        </w:r>
      </w:ins>
    </w:p>
    <w:p w14:paraId="1B1B7F69" w14:textId="77777777" w:rsidR="000A1BCB" w:rsidRDefault="000A1BCB" w:rsidP="000A1BCB">
      <w:pPr>
        <w:spacing w:line="360" w:lineRule="auto"/>
        <w:ind w:firstLine="400"/>
        <w:rPr>
          <w:ins w:id="46" w:author="Jung Youn Min" w:date="2025-11-08T10:26:00Z" w16du:dateUtc="2025-11-08T18:26:00Z"/>
          <w:rFonts w:ascii="Times New Roman" w:hAnsi="Times New Roman" w:cs="Times New Roman"/>
        </w:rPr>
      </w:pPr>
    </w:p>
    <w:p w14:paraId="08F3B1A5" w14:textId="77777777" w:rsidR="000A1BCB" w:rsidRPr="0021159F" w:rsidRDefault="000A1BCB" w:rsidP="000A1BCB">
      <w:pPr>
        <w:spacing w:line="360" w:lineRule="auto"/>
        <w:ind w:firstLine="400"/>
        <w:rPr>
          <w:ins w:id="47" w:author="Jung Youn Min" w:date="2025-11-08T10:26:00Z" w16du:dateUtc="2025-11-08T18:26:00Z"/>
          <w:rFonts w:ascii="Times New Roman" w:hAnsi="Times New Roman" w:cs="Times New Roman"/>
        </w:rPr>
      </w:pPr>
    </w:p>
    <w:p w14:paraId="07F2B9E5" w14:textId="77777777" w:rsidR="000A1BCB" w:rsidRPr="008813FB" w:rsidRDefault="000A1BCB" w:rsidP="000A1BCB">
      <w:pPr>
        <w:spacing w:line="360" w:lineRule="auto"/>
        <w:rPr>
          <w:ins w:id="48" w:author="Jung Youn Min" w:date="2025-11-08T10:26:00Z" w16du:dateUtc="2025-11-08T18:26:00Z"/>
          <w:rFonts w:ascii="Times New Roman" w:hAnsi="Times New Roman" w:cs="Times New Roman"/>
          <w:b/>
          <w:bCs/>
        </w:rPr>
      </w:pPr>
      <w:ins w:id="49" w:author="Jung Youn Min" w:date="2025-11-08T10:26:00Z" w16du:dateUtc="2025-11-08T18:26:00Z">
        <w:r w:rsidRPr="00FC1D1A">
          <w:rPr>
            <w:rFonts w:ascii="Times New Roman" w:hAnsi="Times New Roman" w:cs="Times New Roman"/>
            <w:b/>
            <w:bCs/>
          </w:rPr>
          <w:lastRenderedPageBreak/>
          <w:t xml:space="preserve">Demographic and Behavioral Variables </w:t>
        </w:r>
      </w:ins>
    </w:p>
    <w:p w14:paraId="05D24D74" w14:textId="77777777" w:rsidR="000A1BCB" w:rsidRPr="00277078" w:rsidRDefault="000A1BCB" w:rsidP="000A1BCB">
      <w:pPr>
        <w:spacing w:line="360" w:lineRule="auto"/>
        <w:rPr>
          <w:ins w:id="50" w:author="Jung Youn Min" w:date="2025-11-08T10:26:00Z" w16du:dateUtc="2025-11-08T18:26:00Z"/>
          <w:rFonts w:ascii="Times New Roman" w:hAnsi="Times New Roman" w:cs="Times New Roman"/>
          <w:i/>
          <w:iCs/>
        </w:rPr>
      </w:pPr>
      <w:ins w:id="51" w:author="Jung Youn Min" w:date="2025-11-08T10:26:00Z" w16du:dateUtc="2025-11-08T18:26:00Z">
        <w:r w:rsidRPr="00277078">
          <w:rPr>
            <w:rFonts w:ascii="Times New Roman" w:hAnsi="Times New Roman" w:cs="Times New Roman"/>
            <w:i/>
            <w:iCs/>
          </w:rPr>
          <w:t>Psychiatric Variables of ABCD Cohort</w:t>
        </w:r>
      </w:ins>
    </w:p>
    <w:p w14:paraId="6FF204A6" w14:textId="4747289D" w:rsidR="000A1BCB" w:rsidRPr="00FC1D1A" w:rsidRDefault="000A1BCB" w:rsidP="000A1BCB">
      <w:pPr>
        <w:spacing w:line="360" w:lineRule="auto"/>
        <w:ind w:firstLine="400"/>
        <w:rPr>
          <w:ins w:id="52" w:author="Jung Youn Min" w:date="2025-11-08T10:26:00Z" w16du:dateUtc="2025-11-08T18:26:00Z"/>
          <w:rFonts w:ascii="Times New Roman" w:hAnsi="Times New Roman" w:cs="Times New Roman"/>
        </w:rPr>
      </w:pPr>
      <w:ins w:id="53" w:author="Jung Youn Min" w:date="2025-11-08T10:26:00Z" w16du:dateUtc="2025-11-08T18:26:00Z">
        <w:r w:rsidRPr="00FC1D1A">
          <w:rPr>
            <w:rFonts w:ascii="Times New Roman" w:eastAsia="Times New Roman" w:hAnsi="Times New Roman" w:cs="Times New Roman"/>
          </w:rPr>
          <w:t xml:space="preserve">For assessing the children’s lifetime </w:t>
        </w:r>
        <w:r>
          <w:rPr>
            <w:rFonts w:ascii="Times New Roman" w:eastAsia="Times New Roman" w:hAnsi="Times New Roman" w:cs="Times New Roman"/>
          </w:rPr>
          <w:t>MDD</w:t>
        </w:r>
        <w:r w:rsidRPr="00FC1D1A">
          <w:rPr>
            <w:rFonts w:ascii="Times New Roman" w:eastAsia="Times New Roman" w:hAnsi="Times New Roman" w:cs="Times New Roman"/>
          </w:rPr>
          <w:t xml:space="preserve"> and depressive symptoms, our analysis employed</w:t>
        </w:r>
        <w:r>
          <w:rPr>
            <w:rFonts w:ascii="Times New Roman" w:eastAsia="맑은 고딕" w:hAnsi="Times New Roman" w:cs="Times New Roman"/>
          </w:rPr>
          <w:t xml:space="preserve"> the computerized version of the </w:t>
        </w:r>
        <w:r w:rsidRPr="00FC1D1A">
          <w:rPr>
            <w:rFonts w:ascii="Times New Roman" w:eastAsia="Times New Roman" w:hAnsi="Times New Roman" w:cs="Times New Roman"/>
          </w:rPr>
          <w:t>Kiddie-Structured Assessment for Affective Disorders and Schizophrenia</w:t>
        </w:r>
        <w:r w:rsidRPr="00FC1D1A">
          <w:rPr>
            <w:rFonts w:ascii="Times New Roman" w:eastAsia="맑은 고딕" w:hAnsi="Times New Roman" w:cs="Times New Roman"/>
          </w:rPr>
          <w:t xml:space="preserve"> </w:t>
        </w:r>
        <w:r w:rsidRPr="00FC1D1A">
          <w:rPr>
            <w:rFonts w:ascii="Times New Roman" w:eastAsia="Times New Roman" w:hAnsi="Times New Roman" w:cs="Times New Roman"/>
          </w:rPr>
          <w:t>(</w:t>
        </w:r>
        <w:r>
          <w:rPr>
            <w:rFonts w:ascii="Times New Roman" w:hAnsi="Times New Roman" w:cs="Times New Roman"/>
          </w:rPr>
          <w:t>KSADS-COMP</w:t>
        </w:r>
        <w:r w:rsidRPr="00FC1D1A">
          <w:rPr>
            <w:rFonts w:ascii="Times New Roman" w:eastAsia="Times New Roman" w:hAnsi="Times New Roman" w:cs="Times New Roman"/>
          </w:rPr>
          <w:t xml:space="preserve">) </w:t>
        </w:r>
        <w:r>
          <w:rPr>
            <w:rFonts w:ascii="Times New Roman" w:hAnsi="Times New Roman" w:cs="Times New Roman"/>
          </w:rPr>
          <w:t xml:space="preserve">based on child and parent reports </w:t>
        </w:r>
        <w:r w:rsidRPr="00FC1D1A">
          <w:rPr>
            <w:rFonts w:ascii="Times New Roman" w:eastAsia="Times New Roman" w:hAnsi="Times New Roman" w:cs="Times New Roman"/>
          </w:rPr>
          <w:t>and Child Behavioral Checklist (CBCL)</w:t>
        </w:r>
        <w:r>
          <w:rPr>
            <w:rFonts w:ascii="Times New Roman" w:eastAsia="Times New Roman" w:hAnsi="Times New Roman" w:cs="Times New Roman"/>
          </w:rPr>
          <w:t xml:space="preserve"> </w:t>
        </w:r>
        <w:r>
          <w:rPr>
            <w:rFonts w:ascii="Times New Roman" w:eastAsia="Times New Roman" w:hAnsi="Times New Roman" w:cs="Times New Roman"/>
          </w:rPr>
          <w:fldChar w:fldCharType="begin"/>
        </w:r>
      </w:ins>
      <w:r w:rsidR="004E00D1">
        <w:rPr>
          <w:rFonts w:ascii="Times New Roman" w:eastAsia="Times New Roman" w:hAnsi="Times New Roman" w:cs="Times New Roman"/>
        </w:rPr>
        <w:instrText xml:space="preserve"> ADDIN EN.CITE &lt;EndNote&gt;&lt;Cite&gt;&lt;Author&gt;Achenbach&lt;/Author&gt;&lt;Year&gt;2001&lt;/Year&gt;&lt;RecNum&gt;181&lt;/RecNum&gt;&lt;DisplayText&gt;[41]&lt;/DisplayText&gt;&lt;record&gt;&lt;rec-number&gt;181&lt;/rec-number&gt;&lt;foreign-keys&gt;&lt;key app="EN" db-id="xvraxf2sk09twpedwrrxs0v15x5vwtss9xzp" timestamp="1742451272"&gt;181&lt;/key&gt;&lt;/foreign-keys&gt;&lt;ref-type name="Journal Article"&gt;17&lt;/ref-type&gt;&lt;contributors&gt;&lt;authors&gt;&lt;author&gt;Achenbach, Thomas M&lt;/author&gt;&lt;/authors&gt;&lt;/contributors&gt;&lt;titles&gt;&lt;title&gt;Manual for ASEBA school-age forms &amp;amp; profiles&lt;/title&gt;&lt;secondary-title&gt;University of Vermont, Research Center for Children, Youth &amp;amp; Families&lt;/secondary-title&gt;&lt;/titles&gt;&lt;periodical&gt;&lt;full-title&gt;University of Vermont, Research Center for Children, Youth &amp;amp; Families&lt;/full-title&gt;&lt;/periodical&gt;&lt;dates&gt;&lt;year&gt;2001&lt;/year&gt;&lt;/dates&gt;&lt;urls&gt;&lt;/urls&gt;&lt;/record&gt;&lt;/Cite&gt;&lt;/EndNote&gt;</w:instrText>
      </w:r>
      <w:ins w:id="54" w:author="Jung Youn Min" w:date="2025-11-08T10:26:00Z" w16du:dateUtc="2025-11-08T18:26:00Z">
        <w:r>
          <w:rPr>
            <w:rFonts w:ascii="Times New Roman" w:eastAsia="Times New Roman" w:hAnsi="Times New Roman" w:cs="Times New Roman"/>
          </w:rPr>
          <w:fldChar w:fldCharType="separate"/>
        </w:r>
      </w:ins>
      <w:r w:rsidR="004E00D1">
        <w:rPr>
          <w:rFonts w:ascii="Times New Roman" w:eastAsia="Times New Roman" w:hAnsi="Times New Roman" w:cs="Times New Roman"/>
          <w:noProof/>
        </w:rPr>
        <w:t>[41]</w:t>
      </w:r>
      <w:ins w:id="55" w:author="Jung Youn Min" w:date="2025-11-08T10:26:00Z" w16du:dateUtc="2025-11-08T18:26:00Z">
        <w:r>
          <w:rPr>
            <w:rFonts w:ascii="Times New Roman" w:eastAsia="Times New Roman" w:hAnsi="Times New Roman" w:cs="Times New Roman"/>
          </w:rPr>
          <w:fldChar w:fldCharType="end"/>
        </w:r>
        <w:r w:rsidRPr="00FC1D1A">
          <w:rPr>
            <w:rFonts w:ascii="Times New Roman" w:eastAsia="Times New Roman" w:hAnsi="Times New Roman" w:cs="Times New Roman"/>
          </w:rPr>
          <w:t>,</w:t>
        </w:r>
        <w:r>
          <w:rPr>
            <w:rFonts w:ascii="Times New Roman" w:hAnsi="Times New Roman" w:cs="Times New Roman"/>
          </w:rPr>
          <w:t xml:space="preserve"> which relies on parent reports.</w:t>
        </w:r>
        <w:r w:rsidRPr="00FC1D1A">
          <w:rPr>
            <w:rFonts w:ascii="Times New Roman" w:eastAsia="Times New Roman" w:hAnsi="Times New Roman" w:cs="Times New Roman"/>
          </w:rPr>
          <w:t xml:space="preserve"> </w:t>
        </w:r>
        <w:r>
          <w:rPr>
            <w:rFonts w:ascii="Times New Roman" w:hAnsi="Times New Roman" w:cs="Times New Roman"/>
          </w:rPr>
          <w:t>KSADS-COMP</w:t>
        </w:r>
        <w:r w:rsidRPr="00FC1D1A">
          <w:rPr>
            <w:rFonts w:ascii="Times New Roman" w:eastAsia="Times New Roman" w:hAnsi="Times New Roman" w:cs="Times New Roman"/>
          </w:rPr>
          <w:t xml:space="preserve"> has been well validated from previous study showing good to high reliability (AUC 0.89-1.0) compared against clinician administered</w:t>
        </w:r>
        <w:r w:rsidRPr="00FC1D1A">
          <w:rPr>
            <w:rFonts w:ascii="Times New Roman" w:eastAsia="맑은 고딕" w:hAnsi="Times New Roman" w:cs="Times New Roman"/>
          </w:rPr>
          <w:t xml:space="preserve"> </w:t>
        </w:r>
        <w:r w:rsidRPr="00FC1D1A">
          <w:rPr>
            <w:rFonts w:ascii="Times New Roman" w:eastAsia="맑은 고딕" w:hAnsi="Times New Roman" w:cs="Times New Roman"/>
          </w:rPr>
          <w:fldChar w:fldCharType="begin"/>
        </w:r>
      </w:ins>
      <w:r w:rsidR="004E00D1">
        <w:rPr>
          <w:rFonts w:ascii="Times New Roman" w:eastAsia="맑은 고딕" w:hAnsi="Times New Roman" w:cs="Times New Roman"/>
        </w:rPr>
        <w:instrText xml:space="preserve"> ADDIN EN.CITE &lt;EndNote&gt;&lt;Cite&gt;&lt;Author&gt;Townsend&lt;/Author&gt;&lt;Year&gt;2020&lt;/Year&gt;&lt;RecNum&gt;77&lt;/RecNum&gt;&lt;DisplayText&gt;[42]&lt;/DisplayText&gt;&lt;record&gt;&lt;rec-number&gt;77&lt;/rec-number&gt;&lt;foreign-keys&gt;&lt;key app="EN" db-id="xvraxf2sk09twpedwrrxs0v15x5vwtss9xzp" timestamp="1737635560"&gt;77&lt;/key&gt;&lt;/foreign-keys&gt;&lt;ref-type name="Journal Article"&gt;17&lt;/ref-type&gt;&lt;contributors&gt;&lt;authors&gt;&lt;author&gt;Townsend, Lisa&lt;/author&gt;&lt;author&gt;Kobak, Kenneth&lt;/author&gt;&lt;author&gt;Kearney, Catherine&lt;/author&gt;&lt;author&gt;Milham, Michael&lt;/author&gt;&lt;author&gt;Andreotti, Charissa&lt;/author&gt;&lt;author&gt;Escalera, Jasmine&lt;/author&gt;&lt;author&gt;Alexander, Lindsay&lt;/author&gt;&lt;author&gt;Gill, Mary Kay&lt;/author&gt;&lt;author&gt;Birmaher, Boris&lt;/author&gt;&lt;author&gt;Sylvester, Raeanne&lt;/author&gt;&lt;/authors&gt;&lt;/contributors&gt;&lt;titles&gt;&lt;title&gt;Development of three web-based computerized versions of the kiddie schedule for affective disorders and schizophrenia child psychiatric diagnostic interview: preliminary validity data&lt;/title&gt;&lt;secondary-title&gt;Journal of the American Academy of Child &amp;amp; Adolescent Psychiatry&lt;/secondary-title&gt;&lt;/titles&gt;&lt;periodical&gt;&lt;full-title&gt;Journal of the American Academy of Child &amp;amp; Adolescent Psychiatry&lt;/full-title&gt;&lt;/periodical&gt;&lt;pages&gt;309-325&lt;/pages&gt;&lt;volume&gt;59&lt;/volume&gt;&lt;number&gt;2&lt;/number&gt;&lt;dates&gt;&lt;year&gt;2020&lt;/year&gt;&lt;/dates&gt;&lt;isbn&gt;0890-8567&lt;/isbn&gt;&lt;urls&gt;&lt;/urls&gt;&lt;/record&gt;&lt;/Cite&gt;&lt;/EndNote&gt;</w:instrText>
      </w:r>
      <w:ins w:id="56" w:author="Jung Youn Min" w:date="2025-11-08T10:26:00Z" w16du:dateUtc="2025-11-08T18:26:00Z">
        <w:r w:rsidRPr="00FC1D1A">
          <w:rPr>
            <w:rFonts w:ascii="Times New Roman" w:eastAsia="맑은 고딕" w:hAnsi="Times New Roman" w:cs="Times New Roman"/>
          </w:rPr>
          <w:fldChar w:fldCharType="separate"/>
        </w:r>
      </w:ins>
      <w:r w:rsidR="004E00D1">
        <w:rPr>
          <w:rFonts w:ascii="Times New Roman" w:eastAsia="맑은 고딕" w:hAnsi="Times New Roman" w:cs="Times New Roman"/>
          <w:noProof/>
        </w:rPr>
        <w:t>[42]</w:t>
      </w:r>
      <w:ins w:id="57" w:author="Jung Youn Min" w:date="2025-11-08T10:26:00Z" w16du:dateUtc="2025-11-08T18:26:00Z">
        <w:r w:rsidRPr="00FC1D1A">
          <w:rPr>
            <w:rFonts w:ascii="Times New Roman" w:eastAsia="맑은 고딕" w:hAnsi="Times New Roman" w:cs="Times New Roman"/>
          </w:rPr>
          <w:fldChar w:fldCharType="end"/>
        </w:r>
        <w:r w:rsidRPr="00FC1D1A">
          <w:rPr>
            <w:rFonts w:ascii="Times New Roman" w:eastAsia="맑은 고딕" w:hAnsi="Times New Roman" w:cs="Times New Roman"/>
          </w:rPr>
          <w:t>.</w:t>
        </w:r>
        <w:r w:rsidRPr="00FC1D1A">
          <w:rPr>
            <w:rFonts w:ascii="Times New Roman" w:eastAsia="Times New Roman" w:hAnsi="Times New Roman" w:cs="Times New Roman"/>
          </w:rPr>
          <w:t xml:space="preserve"> </w:t>
        </w:r>
        <w:r>
          <w:rPr>
            <w:rFonts w:ascii="Times New Roman" w:hAnsi="Times New Roman" w:cs="Times New Roman"/>
          </w:rPr>
          <w:t xml:space="preserve">For the current analysis, we used a lifetime MDD diagnosis variable encompassing past, present and remitted MDD diagnoses, based on summary ratings from the KSADS-COMP, which considers both child and parent reports. </w:t>
        </w:r>
        <w:r w:rsidRPr="00FC1D1A">
          <w:rPr>
            <w:rFonts w:ascii="Times New Roman" w:eastAsia="Times New Roman" w:hAnsi="Times New Roman" w:cs="Times New Roman"/>
          </w:rPr>
          <w:t>We excluded participants who were taking anti-depressant medication and who met</w:t>
        </w:r>
        <w:r w:rsidRPr="00FC1D1A">
          <w:rPr>
            <w:rFonts w:ascii="Times New Roman" w:hAnsi="Times New Roman" w:cs="Times New Roman"/>
          </w:rPr>
          <w:t xml:space="preserve"> lifetime</w:t>
        </w:r>
        <w:r w:rsidRPr="00FC1D1A">
          <w:rPr>
            <w:rFonts w:ascii="Times New Roman" w:eastAsia="Times New Roman" w:hAnsi="Times New Roman" w:cs="Times New Roman"/>
          </w:rPr>
          <w:t xml:space="preserve"> psychotic</w:t>
        </w:r>
        <w:r>
          <w:rPr>
            <w:rFonts w:ascii="Times New Roman" w:hAnsi="Times New Roman" w:cs="Times New Roman"/>
          </w:rPr>
          <w:t xml:space="preserve"> (e.g. schizophrenia)</w:t>
        </w:r>
        <w:r w:rsidRPr="00FC1D1A">
          <w:rPr>
            <w:rFonts w:ascii="Times New Roman" w:eastAsia="Times New Roman" w:hAnsi="Times New Roman" w:cs="Times New Roman"/>
          </w:rPr>
          <w:t xml:space="preserve"> or neurodevelopmental disorder</w:t>
        </w:r>
        <w:r w:rsidRPr="00FC1D1A">
          <w:rPr>
            <w:rFonts w:ascii="Times New Roman" w:hAnsi="Times New Roman" w:cs="Times New Roman"/>
          </w:rPr>
          <w:t xml:space="preserve"> (e.g. autism spectrum disorder)</w:t>
        </w:r>
        <w:r w:rsidRPr="00FC1D1A">
          <w:rPr>
            <w:rFonts w:ascii="Times New Roman" w:eastAsia="Times New Roman" w:hAnsi="Times New Roman" w:cs="Times New Roman"/>
          </w:rPr>
          <w:t xml:space="preserve"> diagnos</w:t>
        </w:r>
        <w:r>
          <w:rPr>
            <w:rFonts w:ascii="Times New Roman" w:hAnsi="Times New Roman" w:cs="Times New Roman"/>
          </w:rPr>
          <w:t>e</w:t>
        </w:r>
        <w:r w:rsidRPr="00FC1D1A">
          <w:rPr>
            <w:rFonts w:ascii="Times New Roman" w:eastAsia="Times New Roman" w:hAnsi="Times New Roman" w:cs="Times New Roman"/>
          </w:rPr>
          <w:t>s</w:t>
        </w:r>
        <w:r w:rsidRPr="00FC1D1A">
          <w:rPr>
            <w:rFonts w:ascii="Times New Roman" w:eastAsia="맑은 고딕" w:hAnsi="Times New Roman" w:cs="Times New Roman"/>
          </w:rPr>
          <w:t xml:space="preserve"> </w:t>
        </w:r>
        <w:r w:rsidRPr="00FC1D1A">
          <w:rPr>
            <w:rFonts w:ascii="Times New Roman" w:eastAsia="Times New Roman" w:hAnsi="Times New Roman" w:cs="Times New Roman"/>
          </w:rPr>
          <w:fldChar w:fldCharType="begin">
            <w:fldData xml:space="preserve">PEVuZE5vdGU+PENpdGU+PEF1dGhvcj5Sb21lcjwvQXV0aG9yPjxZZWFyPjIwMjM8L1llYXI+PFJl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</w:fldData>
          </w:fldChar>
        </w:r>
      </w:ins>
      <w:r w:rsidR="004E00D1">
        <w:rPr>
          <w:rFonts w:ascii="Times New Roman" w:eastAsia="Times New Roman" w:hAnsi="Times New Roman" w:cs="Times New Roman"/>
        </w:rPr>
        <w:instrText xml:space="preserve"> ADDIN EN.CITE </w:instrText>
      </w:r>
      <w:r w:rsidR="004E00D1">
        <w:rPr>
          <w:rFonts w:ascii="Times New Roman" w:eastAsia="Times New Roman" w:hAnsi="Times New Roman" w:cs="Times New Roman"/>
        </w:rPr>
        <w:fldChar w:fldCharType="begin">
          <w:fldData xml:space="preserve">PEVuZE5vdGU+PENpdGU+PEF1dGhvcj5Sb21lcjwvQXV0aG9yPjxZZWFyPjIwMjM8L1llYXI+PFJl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</w:fldData>
        </w:fldChar>
      </w:r>
      <w:r w:rsidR="004E00D1">
        <w:rPr>
          <w:rFonts w:ascii="Times New Roman" w:eastAsia="Times New Roman" w:hAnsi="Times New Roman" w:cs="Times New Roman"/>
        </w:rPr>
        <w:instrText xml:space="preserve"> ADDIN EN.CITE.DATA </w:instrText>
      </w:r>
      <w:r w:rsidR="004E00D1">
        <w:rPr>
          <w:rFonts w:ascii="Times New Roman" w:eastAsia="Times New Roman" w:hAnsi="Times New Roman" w:cs="Times New Roman"/>
        </w:rPr>
      </w:r>
      <w:r w:rsidR="004E00D1">
        <w:rPr>
          <w:rFonts w:ascii="Times New Roman" w:eastAsia="Times New Roman" w:hAnsi="Times New Roman" w:cs="Times New Roman"/>
        </w:rPr>
        <w:fldChar w:fldCharType="end"/>
      </w:r>
      <w:ins w:id="58" w:author="Jung Youn Min" w:date="2025-11-08T10:26:00Z" w16du:dateUtc="2025-11-08T18:26:00Z">
        <w:r w:rsidRPr="00FC1D1A">
          <w:rPr>
            <w:rFonts w:ascii="Times New Roman" w:eastAsia="Times New Roman" w:hAnsi="Times New Roman" w:cs="Times New Roman"/>
          </w:rPr>
          <w:fldChar w:fldCharType="separate"/>
        </w:r>
      </w:ins>
      <w:r w:rsidR="004E00D1">
        <w:rPr>
          <w:rFonts w:ascii="Times New Roman" w:eastAsia="Times New Roman" w:hAnsi="Times New Roman" w:cs="Times New Roman"/>
          <w:noProof/>
        </w:rPr>
        <w:t>[43, 44]</w:t>
      </w:r>
      <w:ins w:id="59" w:author="Jung Youn Min" w:date="2025-11-08T10:26:00Z" w16du:dateUtc="2025-11-08T18:26:00Z">
        <w:r w:rsidRPr="00FC1D1A">
          <w:rPr>
            <w:rFonts w:ascii="Times New Roman" w:eastAsia="Times New Roman" w:hAnsi="Times New Roman" w:cs="Times New Roman"/>
          </w:rPr>
          <w:fldChar w:fldCharType="end"/>
        </w:r>
        <w:r w:rsidRPr="00FC1D1A">
          <w:rPr>
            <w:rFonts w:ascii="Times New Roman" w:eastAsia="맑은 고딕" w:hAnsi="Times New Roman" w:cs="Times New Roman"/>
          </w:rPr>
          <w:t>.</w:t>
        </w:r>
        <w:r w:rsidRPr="00FC1D1A">
          <w:rPr>
            <w:rFonts w:ascii="Times New Roman" w:hAnsi="Times New Roman" w:cs="Times New Roman"/>
          </w:rPr>
          <w:t xml:space="preserve"> </w:t>
        </w:r>
        <w:r w:rsidRPr="00FC1D1A">
          <w:rPr>
            <w:rFonts w:ascii="Times New Roman" w:eastAsia="Times New Roman" w:hAnsi="Times New Roman" w:cs="Times New Roman"/>
          </w:rPr>
          <w:t>For</w:t>
        </w:r>
        <w:r>
          <w:rPr>
            <w:rFonts w:ascii="Times New Roman" w:eastAsia="Times New Roman" w:hAnsi="Times New Roman" w:cs="Times New Roman"/>
          </w:rPr>
          <w:t xml:space="preserve"> a</w:t>
        </w:r>
        <w:r w:rsidRPr="00FC1D1A">
          <w:rPr>
            <w:rFonts w:ascii="Times New Roman" w:eastAsia="Times New Roman" w:hAnsi="Times New Roman" w:cs="Times New Roman"/>
          </w:rPr>
          <w:t xml:space="preserve"> control</w:t>
        </w:r>
        <w:r>
          <w:rPr>
            <w:rFonts w:ascii="Times New Roman" w:eastAsia="Times New Roman" w:hAnsi="Times New Roman" w:cs="Times New Roman"/>
          </w:rPr>
          <w:t xml:space="preserve"> group</w:t>
        </w:r>
        <w:r w:rsidRPr="00FC1D1A">
          <w:rPr>
            <w:rFonts w:ascii="Times New Roman" w:eastAsia="Times New Roman" w:hAnsi="Times New Roman" w:cs="Times New Roman"/>
          </w:rPr>
          <w:t>, we included participants who met none of the diagnosis criteria in child nor parent report past or current time point and met healthy control criteria of CBCL (</w:t>
        </w:r>
        <w:r>
          <w:rPr>
            <w:rFonts w:ascii="Times New Roman" w:eastAsia="맑은 고딕" w:hAnsi="Times New Roman" w:cs="Times New Roman"/>
          </w:rPr>
          <w:t>total problems T-score</w:t>
        </w:r>
        <w:r w:rsidRPr="00FC1D1A">
          <w:rPr>
            <w:rFonts w:ascii="Times New Roman" w:eastAsia="Times New Roman" w:hAnsi="Times New Roman" w:cs="Times New Roman"/>
          </w:rPr>
          <w:t>&lt;60)</w:t>
        </w:r>
        <w:r w:rsidRPr="00FC1D1A">
          <w:rPr>
            <w:rFonts w:ascii="Times New Roman" w:hAnsi="Times New Roman" w:cs="Times New Roman"/>
          </w:rPr>
          <w:t xml:space="preserve"> from the baseline to 2-year follow-up</w:t>
        </w:r>
        <w:r w:rsidRPr="00FC1D1A">
          <w:rPr>
            <w:rFonts w:ascii="Times New Roman" w:eastAsia="Times New Roman" w:hAnsi="Times New Roman" w:cs="Times New Roman"/>
          </w:rPr>
          <w:t xml:space="preserve">. </w:t>
        </w:r>
        <w:r w:rsidRPr="00FC1D1A">
          <w:rPr>
            <w:rFonts w:ascii="Times New Roman" w:hAnsi="Times New Roman" w:cs="Times New Roman"/>
          </w:rPr>
          <w:t xml:space="preserve">We utilized lifetime indicators of </w:t>
        </w:r>
        <w:r>
          <w:rPr>
            <w:rFonts w:ascii="Times New Roman" w:hAnsi="Times New Roman" w:cs="Times New Roman"/>
          </w:rPr>
          <w:t xml:space="preserve">suicidality </w:t>
        </w:r>
        <w:r w:rsidRPr="00FC1D1A">
          <w:rPr>
            <w:rFonts w:ascii="Times New Roman" w:hAnsi="Times New Roman" w:cs="Times New Roman"/>
          </w:rPr>
          <w:t>(including suicidal ideation and suicide attempts) based on KSADS</w:t>
        </w:r>
        <w:r>
          <w:rPr>
            <w:rFonts w:ascii="Times New Roman" w:hAnsi="Times New Roman" w:cs="Times New Roman"/>
          </w:rPr>
          <w:t>-COMP</w:t>
        </w:r>
        <w:r w:rsidRPr="00FC1D1A">
          <w:rPr>
            <w:rFonts w:ascii="Times New Roman" w:hAnsi="Times New Roman" w:cs="Times New Roman"/>
          </w:rPr>
          <w:t xml:space="preserve"> diagnoses, derived from child </w:t>
        </w:r>
        <w:r>
          <w:rPr>
            <w:rFonts w:ascii="Times New Roman" w:hAnsi="Times New Roman" w:cs="Times New Roman"/>
          </w:rPr>
          <w:t>and</w:t>
        </w:r>
        <w:r w:rsidRPr="00FC1D1A">
          <w:rPr>
            <w:rFonts w:ascii="Times New Roman" w:hAnsi="Times New Roman" w:cs="Times New Roman"/>
          </w:rPr>
          <w:t xml:space="preserve"> parent reports. The criteria for </w:t>
        </w:r>
        <w:r>
          <w:rPr>
            <w:rFonts w:ascii="Times New Roman" w:hAnsi="Times New Roman" w:cs="Times New Roman"/>
          </w:rPr>
          <w:t>the control group were</w:t>
        </w:r>
        <w:r w:rsidRPr="00FC1D1A">
          <w:rPr>
            <w:rFonts w:ascii="Times New Roman" w:hAnsi="Times New Roman" w:cs="Times New Roman"/>
          </w:rPr>
          <w:t xml:space="preserve"> consistent with those described earlier. </w:t>
        </w:r>
      </w:ins>
    </w:p>
    <w:p w14:paraId="32A94646" w14:textId="2B3B02E1" w:rsidR="000A1BCB" w:rsidRPr="00FC1D1A" w:rsidRDefault="000A1BCB" w:rsidP="000A1BCB">
      <w:pPr>
        <w:spacing w:line="360" w:lineRule="auto"/>
        <w:ind w:firstLine="400"/>
        <w:rPr>
          <w:ins w:id="60" w:author="Jung Youn Min" w:date="2025-11-08T10:26:00Z" w16du:dateUtc="2025-11-08T18:26:00Z"/>
          <w:rFonts w:ascii="Times New Roman" w:hAnsi="Times New Roman" w:cs="Times New Roman"/>
        </w:rPr>
      </w:pPr>
      <w:ins w:id="61" w:author="Jung Youn Min" w:date="2025-11-08T10:26:00Z" w16du:dateUtc="2025-11-08T18:26:00Z">
        <w:r>
          <w:rPr>
            <w:rFonts w:ascii="Times New Roman" w:hAnsi="Times New Roman" w:cs="Times New Roman" w:hint="eastAsia"/>
          </w:rPr>
          <w:t>Since we excluded all the MDD diagnosed participants from pretraining set to maximize the sample size of the finetune set, depressive symptoms score was used exclusively within the pretraining set to estimate the composite polygenic scores. We generated a depressive symptoms score based on a previous study</w:t>
        </w:r>
        <w:r>
          <w:rPr>
            <w:rFonts w:ascii="Times New Roman" w:hAnsi="Times New Roman" w:cs="Times New Roman"/>
          </w:rPr>
          <w:t xml:space="preserve"> </w:t>
        </w:r>
        <w:r>
          <w:rPr>
            <w:rFonts w:ascii="Times New Roman" w:hAnsi="Times New Roman" w:cs="Times New Roman"/>
          </w:rPr>
          <w:fldChar w:fldCharType="begin"/>
        </w:r>
      </w:ins>
      <w:r w:rsidR="004E00D1">
        <w:rPr>
          <w:rFonts w:ascii="Times New Roman" w:hAnsi="Times New Roman" w:cs="Times New Roman"/>
        </w:rPr>
        <w:instrText xml:space="preserve"> ADDIN EN.CITE &lt;EndNote&gt;&lt;Cite&gt;&lt;Author&gt;Loughnan&lt;/Author&gt;&lt;Year&gt;2022&lt;/Year&gt;&lt;RecNum&gt;80&lt;/RecNum&gt;&lt;DisplayText&gt;[45]&lt;/DisplayText&gt;&lt;record&gt;&lt;rec-number&gt;80&lt;/rec-number&gt;&lt;foreign-keys&gt;&lt;key app="EN" db-id="xvraxf2sk09twpedwrrxs0v15x5vwtss9xzp" timestamp="1737635560"&gt;80&lt;/key&gt;&lt;/foreign-keys&gt;&lt;ref-type name="Journal Article"&gt;17&lt;/ref-type&gt;&lt;contributors&gt;&lt;authors&gt;&lt;author&gt;Loughnan, Robert J.&lt;/author&gt;&lt;author&gt;Palmer, Clare E.&lt;/author&gt;&lt;author&gt;Makowski, Carolina&lt;/author&gt;&lt;author&gt;Thompson, Wesley K.&lt;/author&gt;&lt;author&gt;Barch, Deanna M.&lt;/author&gt;&lt;author&gt;Jernigan, Terry L.&lt;/author&gt;&lt;author&gt;Dale, Anders M.&lt;/author&gt;&lt;author&gt;Fan, Chun Chieh&lt;/author&gt;&lt;/authors&gt;&lt;/contributors&gt;&lt;titles&gt;&lt;title&gt;Unique prediction of developmental psychopathology from genetic and familial risk&lt;/title&gt;&lt;secondary-title&gt;Journal of Child Psychology and Psychiatry&lt;/secondary-title&gt;&lt;/titles&gt;&lt;periodical&gt;&lt;full-title&gt;Journal of Child Psychology and Psychiatry&lt;/full-title&gt;&lt;/periodical&gt;&lt;pages&gt;1631-1643&lt;/pages&gt;&lt;volume&gt;63&lt;/volume&gt;&lt;number&gt;12&lt;/number&gt;&lt;section&gt;1631&lt;/section&gt;&lt;dates&gt;&lt;year&gt;2022&lt;/year&gt;&lt;/dates&gt;&lt;isbn&gt;0021-9630&amp;#xD;1469-7610&lt;/isbn&gt;&lt;urls&gt;&lt;/urls&gt;&lt;electronic-resource-num&gt;10.1111/jcpp.13649&lt;/electronic-resource-num&gt;&lt;/record&gt;&lt;/Cite&gt;&lt;/EndNote&gt;</w:instrText>
      </w:r>
      <w:ins w:id="62" w:author="Jung Youn Min" w:date="2025-11-08T10:26:00Z" w16du:dateUtc="2025-11-08T18:26:00Z">
        <w:r>
          <w:rPr>
            <w:rFonts w:ascii="Times New Roman" w:hAnsi="Times New Roman" w:cs="Times New Roman"/>
          </w:rPr>
          <w:fldChar w:fldCharType="separate"/>
        </w:r>
      </w:ins>
      <w:r w:rsidR="004E00D1">
        <w:rPr>
          <w:rFonts w:ascii="Times New Roman" w:hAnsi="Times New Roman" w:cs="Times New Roman"/>
          <w:noProof/>
        </w:rPr>
        <w:t>[45]</w:t>
      </w:r>
      <w:ins w:id="63" w:author="Jung Youn Min" w:date="2025-11-08T10:26:00Z" w16du:dateUtc="2025-11-08T18:26:00Z">
        <w:r>
          <w:rPr>
            <w:rFonts w:ascii="Times New Roman" w:hAnsi="Times New Roman" w:cs="Times New Roman"/>
          </w:rPr>
          <w:fldChar w:fldCharType="end"/>
        </w:r>
        <w:r>
          <w:rPr>
            <w:rFonts w:ascii="Times New Roman" w:hAnsi="Times New Roman" w:cs="Times New Roman" w:hint="eastAsia"/>
          </w:rPr>
          <w:t xml:space="preserve">, using </w:t>
        </w:r>
        <w:r w:rsidRPr="00FD6845">
          <w:rPr>
            <w:rFonts w:ascii="Times New Roman" w:hAnsi="Times New Roman" w:cs="Times New Roman"/>
            <w:i/>
            <w:iCs/>
          </w:rPr>
          <w:t>module 1</w:t>
        </w:r>
        <w:r>
          <w:rPr>
            <w:rFonts w:ascii="Times New Roman" w:hAnsi="Times New Roman" w:cs="Times New Roman" w:hint="eastAsia"/>
          </w:rPr>
          <w:t xml:space="preserve"> of the KSADS-COMP symptoms assessment, based on summation of the child and parent reports.</w:t>
        </w:r>
        <w:r w:rsidRPr="00507DDB">
          <w:t xml:space="preserve"> </w:t>
        </w:r>
        <w:r w:rsidRPr="00507DDB">
          <w:rPr>
            <w:rFonts w:ascii="Times New Roman" w:hAnsi="Times New Roman" w:cs="Times New Roman"/>
          </w:rPr>
          <w:t xml:space="preserve">Detailed methods for composite PGS calculations are described in the Methods section of </w:t>
        </w:r>
        <w:r w:rsidRPr="00FD6845">
          <w:rPr>
            <w:rFonts w:ascii="Times New Roman" w:hAnsi="Times New Roman" w:cs="Times New Roman"/>
            <w:i/>
            <w:iCs/>
          </w:rPr>
          <w:t>Genetic Data Preprocessing</w:t>
        </w:r>
        <w:r w:rsidRPr="00507DDB">
          <w:rPr>
            <w:rFonts w:ascii="Times New Roman" w:hAnsi="Times New Roman" w:cs="Times New Roman"/>
          </w:rPr>
          <w:t>.</w:t>
        </w:r>
      </w:ins>
    </w:p>
    <w:p w14:paraId="22F9A98C" w14:textId="13DF05CF" w:rsidR="000A1BCB" w:rsidRPr="006C1D1C" w:rsidRDefault="000A1BCB" w:rsidP="000A1BCB">
      <w:pPr>
        <w:spacing w:line="360" w:lineRule="auto"/>
        <w:ind w:firstLine="400"/>
        <w:rPr>
          <w:ins w:id="64" w:author="Jung Youn Min" w:date="2025-11-08T10:26:00Z" w16du:dateUtc="2025-11-08T18:26:00Z"/>
          <w:rFonts w:ascii="Times New Roman" w:eastAsia="Times New Roman" w:hAnsi="Times New Roman" w:cs="Times New Roman"/>
          <w:color w:val="000000" w:themeColor="text1"/>
        </w:rPr>
      </w:pPr>
      <w:ins w:id="65" w:author="Jung Youn Min" w:date="2025-11-08T10:26:00Z" w16du:dateUtc="2025-11-08T18:26:00Z">
        <w:r w:rsidRPr="00FC1D1A">
          <w:rPr>
            <w:rFonts w:ascii="Times New Roman" w:eastAsia="Times New Roman" w:hAnsi="Times New Roman" w:cs="Times New Roman"/>
          </w:rPr>
          <w:t>In conclusion, 4</w:t>
        </w:r>
        <w:r w:rsidRPr="00FC1D1A">
          <w:rPr>
            <w:rFonts w:ascii="Times New Roman" w:eastAsia="맑은 고딕" w:hAnsi="Times New Roman" w:cs="Times New Roman"/>
          </w:rPr>
          <w:t>741</w:t>
        </w:r>
        <w:r w:rsidRPr="00FC1D1A">
          <w:rPr>
            <w:rFonts w:ascii="Times New Roman" w:eastAsia="Times New Roman" w:hAnsi="Times New Roman" w:cs="Times New Roman"/>
          </w:rPr>
          <w:t xml:space="preserve"> participants </w:t>
        </w:r>
        <w:r>
          <w:rPr>
            <w:rFonts w:ascii="Times New Roman" w:eastAsia="Times New Roman" w:hAnsi="Times New Roman" w:cs="Times New Roman"/>
          </w:rPr>
          <w:t xml:space="preserve">were included in the </w:t>
        </w:r>
        <w:r w:rsidRPr="00FC1D1A">
          <w:rPr>
            <w:rFonts w:ascii="Times New Roman" w:eastAsia="Times New Roman" w:hAnsi="Times New Roman" w:cs="Times New Roman"/>
          </w:rPr>
          <w:t xml:space="preserve">pretraining </w:t>
        </w:r>
        <w:r>
          <w:rPr>
            <w:rFonts w:ascii="Times New Roman" w:eastAsia="Times New Roman" w:hAnsi="Times New Roman" w:cs="Times New Roman"/>
          </w:rPr>
          <w:t>data</w:t>
        </w:r>
        <w:r w:rsidRPr="00FC1D1A">
          <w:rPr>
            <w:rFonts w:ascii="Times New Roman" w:eastAsia="Times New Roman" w:hAnsi="Times New Roman" w:cs="Times New Roman"/>
          </w:rPr>
          <w:t>set,</w:t>
        </w:r>
        <w:r>
          <w:rPr>
            <w:rFonts w:ascii="Times New Roman" w:eastAsia="Times New Roman" w:hAnsi="Times New Roman" w:cs="Times New Roman"/>
          </w:rPr>
          <w:t xml:space="preserve"> and</w:t>
        </w:r>
        <w:r w:rsidRPr="00FC1D1A">
          <w:rPr>
            <w:rFonts w:ascii="Times New Roman" w:eastAsia="Times New Roman" w:hAnsi="Times New Roman" w:cs="Times New Roman"/>
          </w:rPr>
          <w:t xml:space="preserve"> 266</w:t>
        </w:r>
        <w:r>
          <w:rPr>
            <w:rFonts w:ascii="Times New Roman" w:eastAsia="Times New Roman" w:hAnsi="Times New Roman" w:cs="Times New Roman"/>
          </w:rPr>
          <w:t xml:space="preserve"> </w:t>
        </w:r>
        <w:r>
          <w:rPr>
            <w:rFonts w:ascii="Times New Roman" w:hAnsi="Times New Roman" w:cs="Times New Roman" w:hint="eastAsia"/>
          </w:rPr>
          <w:t xml:space="preserve">participants </w:t>
        </w:r>
        <w:r>
          <w:rPr>
            <w:rFonts w:ascii="Times New Roman" w:eastAsia="Times New Roman" w:hAnsi="Times New Roman" w:cs="Times New Roman"/>
          </w:rPr>
          <w:t>(control:133)</w:t>
        </w:r>
        <w:r w:rsidRPr="00FC1D1A">
          <w:rPr>
            <w:rFonts w:ascii="Times New Roman" w:eastAsia="Times New Roman" w:hAnsi="Times New Roman" w:cs="Times New Roman"/>
          </w:rPr>
          <w:t xml:space="preserve"> </w:t>
        </w:r>
        <w:r>
          <w:rPr>
            <w:rFonts w:ascii="Times New Roman" w:hAnsi="Times New Roman" w:cs="Times New Roman" w:hint="eastAsia"/>
          </w:rPr>
          <w:t xml:space="preserve">whose </w:t>
        </w:r>
        <w:r w:rsidRPr="00FC1D1A">
          <w:rPr>
            <w:rFonts w:ascii="Times New Roman" w:hAnsi="Times New Roman" w:cs="Times New Roman"/>
          </w:rPr>
          <w:t>propensity score</w:t>
        </w:r>
        <w:r>
          <w:rPr>
            <w:rFonts w:ascii="Times New Roman" w:hAnsi="Times New Roman" w:cs="Times New Roman" w:hint="eastAsia"/>
          </w:rPr>
          <w:t>s were</w:t>
        </w:r>
        <w:r w:rsidRPr="00FC1D1A">
          <w:rPr>
            <w:rFonts w:ascii="Times New Roman" w:hAnsi="Times New Roman" w:cs="Times New Roman"/>
          </w:rPr>
          <w:t xml:space="preserve"> </w:t>
        </w:r>
        <w:r w:rsidRPr="00FC1D1A">
          <w:rPr>
            <w:rFonts w:ascii="Times New Roman" w:eastAsia="Times New Roman" w:hAnsi="Times New Roman" w:cs="Times New Roman"/>
          </w:rPr>
          <w:t>matched</w:t>
        </w:r>
        <w:r w:rsidRPr="00FC1D1A">
          <w:rPr>
            <w:rFonts w:ascii="Times New Roman" w:hAnsi="Times New Roman" w:cs="Times New Roman"/>
          </w:rPr>
          <w:t xml:space="preserve"> </w:t>
        </w:r>
        <w:r>
          <w:rPr>
            <w:rFonts w:ascii="Times New Roman" w:hAnsi="Times New Roman" w:cs="Times New Roman"/>
          </w:rPr>
          <w:t xml:space="preserve">for </w:t>
        </w:r>
        <w:r w:rsidRPr="00FC1D1A">
          <w:rPr>
            <w:rFonts w:ascii="Times New Roman" w:hAnsi="Times New Roman" w:cs="Times New Roman"/>
          </w:rPr>
          <w:t>age</w:t>
        </w:r>
        <w:r w:rsidRPr="00FC1D1A">
          <w:rPr>
            <w:rFonts w:ascii="Times New Roman" w:eastAsia="Times New Roman" w:hAnsi="Times New Roman" w:cs="Times New Roman"/>
          </w:rPr>
          <w:t xml:space="preserve">, </w:t>
        </w:r>
        <w:r>
          <w:rPr>
            <w:rFonts w:ascii="Times New Roman" w:hAnsi="Times New Roman" w:cs="Times New Roman" w:hint="eastAsia"/>
          </w:rPr>
          <w:t xml:space="preserve">biological </w:t>
        </w:r>
        <w:r w:rsidRPr="00FC1D1A">
          <w:rPr>
            <w:rFonts w:ascii="Times New Roman" w:eastAsia="Times New Roman" w:hAnsi="Times New Roman" w:cs="Times New Roman"/>
          </w:rPr>
          <w:t>sex,</w:t>
        </w:r>
        <w:r>
          <w:rPr>
            <w:rFonts w:ascii="Times New Roman" w:hAnsi="Times New Roman" w:cs="Times New Roman" w:hint="eastAsia"/>
          </w:rPr>
          <w:t xml:space="preserve"> and</w:t>
        </w:r>
        <w:r w:rsidRPr="00FC1D1A">
          <w:rPr>
            <w:rFonts w:ascii="Times New Roman" w:eastAsia="Times New Roman" w:hAnsi="Times New Roman" w:cs="Times New Roman"/>
          </w:rPr>
          <w:t xml:space="preserve"> study site were used for </w:t>
        </w:r>
        <w:r>
          <w:rPr>
            <w:rFonts w:ascii="Times New Roman" w:eastAsia="Times New Roman" w:hAnsi="Times New Roman" w:cs="Times New Roman"/>
          </w:rPr>
          <w:t>cross-sectional MDD classification in</w:t>
        </w:r>
        <w:r w:rsidRPr="00FC1D1A">
          <w:rPr>
            <w:rFonts w:ascii="Times New Roman" w:eastAsia="Times New Roman" w:hAnsi="Times New Roman" w:cs="Times New Roman"/>
          </w:rPr>
          <w:t xml:space="preserve"> fine-tune set</w:t>
        </w:r>
        <w:r w:rsidRPr="00FC1D1A">
          <w:rPr>
            <w:rFonts w:ascii="Times New Roman" w:hAnsi="Times New Roman" w:cs="Times New Roman"/>
          </w:rPr>
          <w:t>.</w:t>
        </w:r>
        <w:r w:rsidRPr="00FC1D1A">
          <w:rPr>
            <w:rFonts w:ascii="Times New Roman" w:eastAsia="Times New Roman" w:hAnsi="Times New Roman" w:cs="Times New Roman"/>
          </w:rPr>
          <w:t xml:space="preserve"> </w:t>
        </w:r>
        <w:r>
          <w:rPr>
            <w:rFonts w:ascii="Times New Roman" w:eastAsia="Times New Roman" w:hAnsi="Times New Roman" w:cs="Times New Roman"/>
          </w:rPr>
          <w:t>In addition,</w:t>
        </w:r>
        <w:r>
          <w:rPr>
            <w:rFonts w:ascii="Times New Roman" w:hAnsi="Times New Roman" w:cs="Times New Roman"/>
          </w:rPr>
          <w:t xml:space="preserve"> </w:t>
        </w:r>
        <w:r w:rsidRPr="00FC1D1A">
          <w:rPr>
            <w:rFonts w:ascii="Times New Roman" w:hAnsi="Times New Roman" w:cs="Times New Roman"/>
          </w:rPr>
          <w:t>to statistically evaluate the 2-year follow-up zero-shot prediction performance, we utilized</w:t>
        </w:r>
        <w:r>
          <w:rPr>
            <w:rFonts w:ascii="Times New Roman" w:hAnsi="Times New Roman" w:cs="Times New Roman"/>
          </w:rPr>
          <w:t xml:space="preserve"> </w:t>
        </w:r>
        <w:r w:rsidRPr="00FC1D1A">
          <w:rPr>
            <w:rFonts w:ascii="Times New Roman" w:hAnsi="Times New Roman" w:cs="Times New Roman"/>
          </w:rPr>
          <w:t>individuals with MDD</w:t>
        </w:r>
        <w:r>
          <w:rPr>
            <w:rFonts w:ascii="Times New Roman" w:hAnsi="Times New Roman" w:cs="Times New Roman" w:hint="eastAsia"/>
          </w:rPr>
          <w:t xml:space="preserve"> diagnosis</w:t>
        </w:r>
        <w:r w:rsidRPr="00FC1D1A">
          <w:rPr>
            <w:rFonts w:ascii="Times New Roman" w:hAnsi="Times New Roman" w:cs="Times New Roman"/>
          </w:rPr>
          <w:t xml:space="preserve"> at the 2-year follow-up and matched them with</w:t>
        </w:r>
        <w:r>
          <w:rPr>
            <w:rFonts w:ascii="Times New Roman" w:hAnsi="Times New Roman" w:cs="Times New Roman"/>
          </w:rPr>
          <w:t xml:space="preserve"> </w:t>
        </w:r>
        <w:r w:rsidRPr="00FC1D1A">
          <w:rPr>
            <w:rFonts w:ascii="Times New Roman" w:hAnsi="Times New Roman" w:cs="Times New Roman"/>
          </w:rPr>
          <w:t>randomly sampled participants not included in either the pretrained or finetune sets</w:t>
        </w:r>
        <w:r>
          <w:rPr>
            <w:rFonts w:ascii="Times New Roman" w:hAnsi="Times New Roman" w:cs="Times New Roman"/>
          </w:rPr>
          <w:t xml:space="preserve"> (control: 118)</w:t>
        </w:r>
        <w:r w:rsidRPr="00FC1D1A">
          <w:rPr>
            <w:rFonts w:ascii="Times New Roman" w:hAnsi="Times New Roman" w:cs="Times New Roman"/>
          </w:rPr>
          <w:t xml:space="preserve">. This </w:t>
        </w:r>
        <w:r w:rsidRPr="00FC1D1A">
          <w:rPr>
            <w:rFonts w:ascii="Times New Roman" w:hAnsi="Times New Roman" w:cs="Times New Roman"/>
          </w:rPr>
          <w:lastRenderedPageBreak/>
          <w:t>matching process was repeated 10 times to ensure robustness through different samples, which leads to 10 datasets of 236 participants. For suicida</w:t>
        </w:r>
        <w:r>
          <w:rPr>
            <w:rFonts w:ascii="Times New Roman" w:hAnsi="Times New Roman" w:cs="Times New Roman" w:hint="eastAsia"/>
          </w:rPr>
          <w:t>lity</w:t>
        </w:r>
        <w:r w:rsidRPr="00FC1D1A">
          <w:rPr>
            <w:rFonts w:ascii="Times New Roman" w:hAnsi="Times New Roman" w:cs="Times New Roman"/>
          </w:rPr>
          <w:t xml:space="preserve"> we used the same strategy, resulting in 10 datasets of 116</w:t>
        </w:r>
        <w:r>
          <w:rPr>
            <w:rFonts w:ascii="Times New Roman" w:hAnsi="Times New Roman" w:cs="Times New Roman"/>
          </w:rPr>
          <w:t xml:space="preserve"> (control: 58)</w:t>
        </w:r>
        <w:r w:rsidRPr="00FC1D1A">
          <w:rPr>
            <w:rFonts w:ascii="Times New Roman" w:hAnsi="Times New Roman" w:cs="Times New Roman"/>
          </w:rPr>
          <w:t xml:space="preserve"> participants with MDD and </w:t>
        </w:r>
        <w:r>
          <w:rPr>
            <w:rFonts w:ascii="Times New Roman" w:hAnsi="Times New Roman" w:cs="Times New Roman"/>
          </w:rPr>
          <w:t>s</w:t>
        </w:r>
        <w:r w:rsidRPr="00FC1D1A">
          <w:rPr>
            <w:rFonts w:ascii="Times New Roman" w:hAnsi="Times New Roman" w:cs="Times New Roman"/>
          </w:rPr>
          <w:t>uicidal active ideation</w:t>
        </w:r>
        <w:r>
          <w:rPr>
            <w:rFonts w:ascii="Times New Roman" w:hAnsi="Times New Roman" w:cs="Times New Roman"/>
          </w:rPr>
          <w:t xml:space="preserve"> prediction</w:t>
        </w:r>
        <w:r w:rsidRPr="00FC1D1A">
          <w:rPr>
            <w:rFonts w:ascii="Times New Roman" w:hAnsi="Times New Roman" w:cs="Times New Roman"/>
          </w:rPr>
          <w:t xml:space="preserve"> at the 2-year follow-up and 30</w:t>
        </w:r>
        <w:r>
          <w:rPr>
            <w:rFonts w:ascii="Times New Roman" w:hAnsi="Times New Roman" w:cs="Times New Roman"/>
          </w:rPr>
          <w:t xml:space="preserve"> (control: 15)</w:t>
        </w:r>
        <w:r w:rsidRPr="00FC1D1A">
          <w:rPr>
            <w:rFonts w:ascii="Times New Roman" w:hAnsi="Times New Roman" w:cs="Times New Roman"/>
          </w:rPr>
          <w:t xml:space="preserve"> participants with MDD and </w:t>
        </w:r>
        <w:r>
          <w:rPr>
            <w:rFonts w:ascii="Times New Roman" w:hAnsi="Times New Roman" w:cs="Times New Roman"/>
          </w:rPr>
          <w:t>s</w:t>
        </w:r>
        <w:r w:rsidRPr="00FC1D1A">
          <w:rPr>
            <w:rFonts w:ascii="Times New Roman" w:hAnsi="Times New Roman" w:cs="Times New Roman"/>
          </w:rPr>
          <w:t xml:space="preserve">uicidal </w:t>
        </w:r>
        <w:r>
          <w:rPr>
            <w:rFonts w:ascii="Times New Roman" w:hAnsi="Times New Roman" w:cs="Times New Roman"/>
          </w:rPr>
          <w:t>a</w:t>
        </w:r>
        <w:r w:rsidRPr="00FC1D1A">
          <w:rPr>
            <w:rFonts w:ascii="Times New Roman" w:hAnsi="Times New Roman" w:cs="Times New Roman"/>
          </w:rPr>
          <w:t>ttempt</w:t>
        </w:r>
        <w:r>
          <w:rPr>
            <w:rFonts w:ascii="Times New Roman" w:hAnsi="Times New Roman" w:cs="Times New Roman"/>
          </w:rPr>
          <w:t xml:space="preserve"> prediction</w:t>
        </w:r>
        <w:r w:rsidRPr="00FC1D1A">
          <w:rPr>
            <w:rFonts w:ascii="Times New Roman" w:hAnsi="Times New Roman" w:cs="Times New Roman"/>
          </w:rPr>
          <w:t>. However, we ensured that n</w:t>
        </w:r>
        <w:r w:rsidRPr="00FC1D1A">
          <w:rPr>
            <w:rFonts w:ascii="Times New Roman" w:eastAsia="Times New Roman" w:hAnsi="Times New Roman" w:cs="Times New Roman"/>
          </w:rPr>
          <w:t xml:space="preserve">one of the participants overlapped </w:t>
        </w:r>
        <w:r w:rsidRPr="00FC1D1A">
          <w:rPr>
            <w:rFonts w:ascii="Times New Roman" w:hAnsi="Times New Roman" w:cs="Times New Roman"/>
          </w:rPr>
          <w:t>with pretraining nor finetune sets</w:t>
        </w:r>
        <w:r w:rsidRPr="00FC1D1A">
          <w:rPr>
            <w:rFonts w:ascii="Times New Roman" w:eastAsia="Times New Roman" w:hAnsi="Times New Roman" w:cs="Times New Roman"/>
          </w:rPr>
          <w:t>.</w:t>
        </w:r>
        <w:r w:rsidRPr="00927B2F">
          <w:rPr>
            <w:rFonts w:ascii="Times New Roman" w:eastAsia="Times New Roman" w:hAnsi="Times New Roman" w:cs="Times New Roman"/>
            <w:color w:val="000000" w:themeColor="text1"/>
          </w:rPr>
          <w:t xml:space="preserve"> </w:t>
        </w:r>
        <w:r w:rsidRPr="00A87367">
          <w:rPr>
            <w:rFonts w:ascii="Times New Roman" w:eastAsia="Times New Roman" w:hAnsi="Times New Roman" w:cs="Times New Roman"/>
            <w:color w:val="000000" w:themeColor="text1"/>
          </w:rPr>
          <w:t>Detailed demographics statistics are provided in Supplementary Materials (Table</w:t>
        </w:r>
        <w:r>
          <w:rPr>
            <w:rFonts w:ascii="Times New Roman" w:eastAsia="Times New Roman" w:hAnsi="Times New Roman" w:cs="Times New Roman"/>
            <w:color w:val="000000" w:themeColor="text1"/>
          </w:rPr>
          <w:t>.</w:t>
        </w:r>
        <w:r w:rsidRPr="00A87367">
          <w:rPr>
            <w:rFonts w:ascii="Times New Roman" w:eastAsia="Times New Roman" w:hAnsi="Times New Roman" w:cs="Times New Roman"/>
            <w:color w:val="000000" w:themeColor="text1"/>
          </w:rPr>
          <w:t xml:space="preserve"> S1).</w:t>
        </w:r>
      </w:ins>
    </w:p>
    <w:p w14:paraId="5EEA2996" w14:textId="77777777" w:rsidR="000A1BCB" w:rsidRPr="00927B2F" w:rsidRDefault="000A1BCB" w:rsidP="000A1BCB">
      <w:pPr>
        <w:spacing w:line="360" w:lineRule="auto"/>
        <w:ind w:firstLine="400"/>
        <w:rPr>
          <w:ins w:id="66" w:author="Jung Youn Min" w:date="2025-11-08T10:26:00Z" w16du:dateUtc="2025-11-08T18:26:00Z"/>
          <w:rFonts w:ascii="Times New Roman" w:hAnsi="Times New Roman" w:cs="Times New Roman"/>
        </w:rPr>
      </w:pPr>
    </w:p>
    <w:p w14:paraId="584A5581" w14:textId="77777777" w:rsidR="000A1BCB" w:rsidRPr="0021159F" w:rsidRDefault="000A1BCB" w:rsidP="000A1BCB">
      <w:pPr>
        <w:spacing w:line="360" w:lineRule="auto"/>
        <w:rPr>
          <w:ins w:id="67" w:author="Jung Youn Min" w:date="2025-11-08T10:26:00Z" w16du:dateUtc="2025-11-08T18:26:00Z"/>
          <w:rFonts w:ascii="Times New Roman" w:hAnsi="Times New Roman" w:cs="Times New Roman"/>
          <w:i/>
          <w:iCs/>
        </w:rPr>
      </w:pPr>
      <w:ins w:id="68" w:author="Jung Youn Min" w:date="2025-11-08T10:26:00Z" w16du:dateUtc="2025-11-08T18:26:00Z">
        <w:r w:rsidRPr="0021159F">
          <w:rPr>
            <w:rFonts w:ascii="Times New Roman" w:hAnsi="Times New Roman" w:cs="Times New Roman"/>
            <w:i/>
            <w:iCs/>
          </w:rPr>
          <w:t>Psychiatric Variables of</w:t>
        </w:r>
        <w:r>
          <w:rPr>
            <w:rFonts w:ascii="Times New Roman" w:hAnsi="Times New Roman" w:cs="Times New Roman" w:hint="eastAsia"/>
            <w:i/>
            <w:iCs/>
          </w:rPr>
          <w:t xml:space="preserve"> Korean</w:t>
        </w:r>
        <w:r w:rsidRPr="0021159F">
          <w:rPr>
            <w:rFonts w:ascii="Times New Roman" w:hAnsi="Times New Roman" w:cs="Times New Roman"/>
            <w:i/>
            <w:iCs/>
          </w:rPr>
          <w:t xml:space="preserve"> Cohort</w:t>
        </w:r>
      </w:ins>
    </w:p>
    <w:p w14:paraId="36BF12ED" w14:textId="67166AAB" w:rsidR="000A1BCB" w:rsidRDefault="000A1BCB" w:rsidP="000A1BCB">
      <w:pPr>
        <w:spacing w:line="360" w:lineRule="auto"/>
        <w:rPr>
          <w:ins w:id="69" w:author="Jung Youn Min" w:date="2025-11-08T10:26:00Z" w16du:dateUtc="2025-11-08T18:26:00Z"/>
          <w:rFonts w:ascii="Times New Roman" w:hAnsi="Times New Roman" w:cs="Times New Roman"/>
        </w:rPr>
      </w:pPr>
      <w:ins w:id="70" w:author="Jung Youn Min" w:date="2025-11-08T10:26:00Z" w16du:dateUtc="2025-11-08T18:26:00Z">
        <w:r w:rsidRPr="00FC1D1A">
          <w:rPr>
            <w:rFonts w:ascii="Times New Roman" w:hAnsi="Times New Roman" w:cs="Times New Roman"/>
          </w:rPr>
          <w:tab/>
          <w:t xml:space="preserve">Validated Korean translations of depression measures were used to </w:t>
        </w:r>
        <w:r>
          <w:rPr>
            <w:rFonts w:ascii="Times New Roman" w:hAnsi="Times New Roman" w:cs="Times New Roman" w:hint="eastAsia"/>
          </w:rPr>
          <w:t xml:space="preserve">classify </w:t>
        </w:r>
        <w:proofErr w:type="gramStart"/>
        <w:r>
          <w:rPr>
            <w:rFonts w:ascii="Times New Roman" w:hAnsi="Times New Roman" w:cs="Times New Roman" w:hint="eastAsia"/>
          </w:rPr>
          <w:t xml:space="preserve">participants </w:t>
        </w:r>
        <w:r w:rsidRPr="00FC1D1A">
          <w:rPr>
            <w:rFonts w:ascii="Times New Roman" w:hAnsi="Times New Roman" w:cs="Times New Roman"/>
          </w:rPr>
          <w:t>.</w:t>
        </w:r>
        <w:proofErr w:type="gramEnd"/>
        <w:r w:rsidRPr="00FC1D1A">
          <w:rPr>
            <w:rFonts w:ascii="Times New Roman" w:hAnsi="Times New Roman" w:cs="Times New Roman"/>
          </w:rPr>
          <w:t xml:space="preserve"> </w:t>
        </w:r>
        <w:r w:rsidRPr="001A2C99">
          <w:rPr>
            <w:rFonts w:ascii="Times New Roman" w:hAnsi="Times New Roman" w:cs="Times New Roman"/>
          </w:rPr>
          <w:t xml:space="preserve">Depression was assessed using the child-reported </w:t>
        </w:r>
        <w:r>
          <w:rPr>
            <w:rFonts w:ascii="Times New Roman" w:hAnsi="Times New Roman" w:cs="Times New Roman" w:hint="eastAsia"/>
          </w:rPr>
          <w:t xml:space="preserve">Center for </w:t>
        </w:r>
        <w:r>
          <w:rPr>
            <w:rFonts w:ascii="Times New Roman" w:hAnsi="Times New Roman" w:cs="Times New Roman"/>
          </w:rPr>
          <w:t>Epidemiological</w:t>
        </w:r>
        <w:r>
          <w:rPr>
            <w:rFonts w:ascii="Times New Roman" w:hAnsi="Times New Roman" w:cs="Times New Roman" w:hint="eastAsia"/>
          </w:rPr>
          <w:t xml:space="preserve"> Studies-Depression S</w:t>
        </w:r>
        <w:r>
          <w:rPr>
            <w:rFonts w:ascii="Times New Roman" w:hAnsi="Times New Roman" w:cs="Times New Roman"/>
          </w:rPr>
          <w:t>c</w:t>
        </w:r>
        <w:r>
          <w:rPr>
            <w:rFonts w:ascii="Times New Roman" w:hAnsi="Times New Roman" w:cs="Times New Roman" w:hint="eastAsia"/>
          </w:rPr>
          <w:t>ale (</w:t>
        </w:r>
        <w:r w:rsidRPr="001A2C99">
          <w:rPr>
            <w:rFonts w:ascii="Times New Roman" w:hAnsi="Times New Roman" w:cs="Times New Roman"/>
          </w:rPr>
          <w:t>CES-D</w:t>
        </w: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rPr>
          <w:fldChar w:fldCharType="begin"/>
        </w:r>
      </w:ins>
      <w:r w:rsidR="004E00D1">
        <w:rPr>
          <w:rFonts w:ascii="Times New Roman" w:hAnsi="Times New Roman" w:cs="Times New Roman"/>
        </w:rPr>
        <w:instrText xml:space="preserve"> ADDIN EN.CITE &lt;EndNote&gt;&lt;Cite&gt;&lt;Author&gt;Radloff&lt;/Author&gt;&lt;Year&gt;1991&lt;/Year&gt;&lt;RecNum&gt;179&lt;/RecNum&gt;&lt;DisplayText&gt;[46, 47]&lt;/DisplayText&gt;&lt;record&gt;&lt;rec-number&gt;179&lt;/rec-number&gt;&lt;foreign-keys&gt;&lt;key app="EN" db-id="xvraxf2sk09twpedwrrxs0v15x5vwtss9xzp" timestamp="1742450765"&gt;179&lt;/key&gt;&lt;/foreign-keys&gt;&lt;ref-type name="Journal Article"&gt;17&lt;/ref-type&gt;&lt;contributors&gt;&lt;authors&gt;&lt;author&gt;Radloff, Lenore Sawyer&lt;/author&gt;&lt;/authors&gt;&lt;/contributors&gt;&lt;titles&gt;&lt;title&gt;The use of the Center for Epidemiologic Studies Depression Scale in adolescents and young adults&lt;/title&gt;&lt;secondary-title&gt;Journal of youth and adolescence&lt;/secondary-title&gt;&lt;/titles&gt;&lt;periodical&gt;&lt;full-title&gt;Journal of youth and adolescence&lt;/full-title&gt;&lt;/periodical&gt;&lt;pages&gt;149-166&lt;/pages&gt;&lt;volume&gt;20&lt;/volume&gt;&lt;number&gt;2&lt;/number&gt;&lt;dates&gt;&lt;year&gt;1</w:instrText>
      </w:r>
      <w:r w:rsidR="004E00D1">
        <w:rPr>
          <w:rFonts w:ascii="Times New Roman" w:hAnsi="Times New Roman" w:cs="Times New Roman" w:hint="eastAsia"/>
        </w:rPr>
        <w:instrText>991&lt;/year&gt;&lt;/dates&gt;&lt;isbn&gt;0047-2891&lt;/isbn&gt;&lt;urls&gt;&lt;/urls&gt;&lt;/record&gt;&lt;/Cite&gt;&lt;Cite&gt;&lt;Author&gt;</w:instrText>
      </w:r>
      <w:r w:rsidR="004E00D1">
        <w:rPr>
          <w:rFonts w:ascii="Times New Roman" w:hAnsi="Times New Roman" w:cs="Times New Roman" w:hint="eastAsia"/>
        </w:rPr>
        <w:instrText>이미숙</w:instrText>
      </w:r>
      <w:r w:rsidR="004E00D1">
        <w:rPr>
          <w:rFonts w:ascii="Times New Roman" w:hAnsi="Times New Roman" w:cs="Times New Roman" w:hint="eastAsia"/>
        </w:rPr>
        <w:instrText>&lt;/Author&gt;&lt;Year&gt;2002&lt;/Year&gt;&lt;RecNum&gt;178&lt;/RecNum&gt;&lt;record&gt;&lt;rec-number&gt;178&lt;/rec-number&gt;&lt;foreign-keys&gt;&lt;key app="EN" db-id="xvraxf2sk09twpedwrrxs0v15x5vwtss9xzp" timestamp="1742450712"&gt;178&lt;/key&gt;&lt;/foreign-keys&gt;&lt;ref-type name="Journal Article"&gt;17&lt;/ref-type&gt;&lt;contributors&gt;&lt;authors&gt;&lt;author&gt;</w:instrText>
      </w:r>
      <w:r w:rsidR="004E00D1">
        <w:rPr>
          <w:rFonts w:ascii="Times New Roman" w:hAnsi="Times New Roman" w:cs="Times New Roman" w:hint="eastAsia"/>
        </w:rPr>
        <w:instrText>이미숙</w:instrText>
      </w:r>
      <w:r w:rsidR="004E00D1">
        <w:rPr>
          <w:rFonts w:ascii="Times New Roman" w:hAnsi="Times New Roman" w:cs="Times New Roman" w:hint="eastAsia"/>
        </w:rPr>
        <w:instrText>&lt;/author&gt;&lt;/authors&gt;&lt;/contributors&gt;&lt;titles&gt;&lt;title&gt;</w:instrText>
      </w:r>
      <w:r w:rsidR="004E00D1">
        <w:rPr>
          <w:rFonts w:ascii="Times New Roman" w:hAnsi="Times New Roman" w:cs="Times New Roman" w:hint="eastAsia"/>
        </w:rPr>
        <w:instrText>한국판</w:instrText>
      </w:r>
      <w:r w:rsidR="004E00D1">
        <w:rPr>
          <w:rFonts w:ascii="Times New Roman" w:hAnsi="Times New Roman" w:cs="Times New Roman" w:hint="eastAsia"/>
        </w:rPr>
        <w:instrText xml:space="preserve"> CES-D </w:instrText>
      </w:r>
      <w:r w:rsidR="004E00D1">
        <w:rPr>
          <w:rFonts w:ascii="Times New Roman" w:hAnsi="Times New Roman" w:cs="Times New Roman" w:hint="eastAsia"/>
        </w:rPr>
        <w:instrText>척도</w:instrText>
      </w:r>
      <w:r w:rsidR="004E00D1">
        <w:rPr>
          <w:rFonts w:ascii="Times New Roman" w:hAnsi="Times New Roman" w:cs="Times New Roman" w:hint="eastAsia"/>
        </w:rPr>
        <w:instrText xml:space="preserve"> (The Center for Epidemiologic Studies-Depression Scale) </w:instrText>
      </w:r>
      <w:r w:rsidR="004E00D1">
        <w:rPr>
          <w:rFonts w:ascii="Times New Roman" w:hAnsi="Times New Roman" w:cs="Times New Roman" w:hint="eastAsia"/>
        </w:rPr>
        <w:instrText>의</w:instrText>
      </w:r>
      <w:r w:rsidR="004E00D1">
        <w:rPr>
          <w:rFonts w:ascii="Times New Roman" w:hAnsi="Times New Roman" w:cs="Times New Roman" w:hint="eastAsia"/>
        </w:rPr>
        <w:instrText xml:space="preserve"> </w:instrText>
      </w:r>
      <w:r w:rsidR="004E00D1">
        <w:rPr>
          <w:rFonts w:ascii="Times New Roman" w:hAnsi="Times New Roman" w:cs="Times New Roman" w:hint="eastAsia"/>
        </w:rPr>
        <w:instrText>요인구조분석에</w:instrText>
      </w:r>
      <w:r w:rsidR="004E00D1">
        <w:rPr>
          <w:rFonts w:ascii="Times New Roman" w:hAnsi="Times New Roman" w:cs="Times New Roman" w:hint="eastAsia"/>
        </w:rPr>
        <w:instrText xml:space="preserve"> </w:instrText>
      </w:r>
      <w:r w:rsidR="004E00D1">
        <w:rPr>
          <w:rFonts w:ascii="Times New Roman" w:hAnsi="Times New Roman" w:cs="Times New Roman" w:hint="eastAsia"/>
        </w:rPr>
        <w:instrText>대한</w:instrText>
      </w:r>
      <w:r w:rsidR="004E00D1">
        <w:rPr>
          <w:rFonts w:ascii="Times New Roman" w:hAnsi="Times New Roman" w:cs="Times New Roman" w:hint="eastAsia"/>
        </w:rPr>
        <w:instrText xml:space="preserve"> </w:instrText>
      </w:r>
      <w:r w:rsidR="004E00D1">
        <w:rPr>
          <w:rFonts w:ascii="Times New Roman" w:hAnsi="Times New Roman" w:cs="Times New Roman" w:hint="eastAsia"/>
        </w:rPr>
        <w:instrText>재검토</w:instrText>
      </w:r>
      <w:r w:rsidR="004E00D1">
        <w:rPr>
          <w:rFonts w:ascii="Times New Roman" w:hAnsi="Times New Roman" w:cs="Times New Roman" w:hint="eastAsia"/>
        </w:rPr>
        <w:instrText>&lt;/title&gt;&lt;secondary-title&gt;</w:instrText>
      </w:r>
      <w:r w:rsidR="004E00D1">
        <w:rPr>
          <w:rFonts w:ascii="Times New Roman" w:hAnsi="Times New Roman" w:cs="Times New Roman" w:hint="eastAsia"/>
        </w:rPr>
        <w:instrText>보건과</w:instrText>
      </w:r>
      <w:r w:rsidR="004E00D1">
        <w:rPr>
          <w:rFonts w:ascii="Times New Roman" w:hAnsi="Times New Roman" w:cs="Times New Roman" w:hint="eastAsia"/>
        </w:rPr>
        <w:instrText xml:space="preserve"> </w:instrText>
      </w:r>
      <w:r w:rsidR="004E00D1">
        <w:rPr>
          <w:rFonts w:ascii="Times New Roman" w:hAnsi="Times New Roman" w:cs="Times New Roman" w:hint="eastAsia"/>
        </w:rPr>
        <w:instrText>사회과학</w:instrText>
      </w:r>
      <w:r w:rsidR="004E00D1">
        <w:rPr>
          <w:rFonts w:ascii="Times New Roman" w:hAnsi="Times New Roman" w:cs="Times New Roman" w:hint="eastAsia"/>
        </w:rPr>
        <w:instrText>&lt;/secondary-title&gt;&lt;/titles&gt;&lt;periodical&gt;&lt;full-title&gt;</w:instrText>
      </w:r>
      <w:r w:rsidR="004E00D1">
        <w:rPr>
          <w:rFonts w:ascii="Times New Roman" w:hAnsi="Times New Roman" w:cs="Times New Roman" w:hint="eastAsia"/>
        </w:rPr>
        <w:instrText>보건과</w:instrText>
      </w:r>
      <w:r w:rsidR="004E00D1">
        <w:rPr>
          <w:rFonts w:ascii="Times New Roman" w:hAnsi="Times New Roman" w:cs="Times New Roman" w:hint="eastAsia"/>
        </w:rPr>
        <w:instrText xml:space="preserve"> </w:instrText>
      </w:r>
      <w:r w:rsidR="004E00D1">
        <w:rPr>
          <w:rFonts w:ascii="Times New Roman" w:hAnsi="Times New Roman" w:cs="Times New Roman" w:hint="eastAsia"/>
        </w:rPr>
        <w:instrText>사회과학</w:instrText>
      </w:r>
      <w:r w:rsidR="004E00D1">
        <w:rPr>
          <w:rFonts w:ascii="Times New Roman" w:hAnsi="Times New Roman" w:cs="Times New Roman" w:hint="eastAsia"/>
        </w:rPr>
        <w:instrText>&lt;/full-title&gt;&lt;/periodical&gt;&lt;pages&gt;43-62&lt;/pages&gt;&lt;volume&gt;12&lt;/volume&gt;&lt;dates&gt;&lt;year&gt;2002&lt;/year&gt;&lt;/dates&gt;&lt;isbn&gt;1229-1633&lt;/isbn&gt;&lt;urls&gt;&lt;/urls&gt;&lt;/record&gt;&lt;/Cite&gt;&lt;/EndNote&gt;</w:instrText>
      </w:r>
      <w:ins w:id="71" w:author="Jung Youn Min" w:date="2025-11-08T10:26:00Z" w16du:dateUtc="2025-11-08T18:26:00Z">
        <w:r>
          <w:rPr>
            <w:rFonts w:ascii="Times New Roman" w:hAnsi="Times New Roman" w:cs="Times New Roman"/>
          </w:rPr>
          <w:fldChar w:fldCharType="separate"/>
        </w:r>
      </w:ins>
      <w:r w:rsidR="004E00D1">
        <w:rPr>
          <w:rFonts w:ascii="Times New Roman" w:hAnsi="Times New Roman" w:cs="Times New Roman"/>
          <w:noProof/>
        </w:rPr>
        <w:t>[46, 47]</w:t>
      </w:r>
      <w:ins w:id="72" w:author="Jung Youn Min" w:date="2025-11-08T10:26:00Z" w16du:dateUtc="2025-11-08T18:26:00Z">
        <w:r>
          <w:rPr>
            <w:rFonts w:ascii="Times New Roman" w:hAnsi="Times New Roman" w:cs="Times New Roman"/>
          </w:rPr>
          <w:fldChar w:fldCharType="end"/>
        </w:r>
        <w:r w:rsidRPr="00FC1D1A">
          <w:rPr>
            <w:rFonts w:ascii="Times New Roman" w:hAnsi="Times New Roman" w:cs="Times New Roman"/>
          </w:rPr>
          <w:t xml:space="preserve"> and parent-reported CBCL </w:t>
        </w:r>
        <w:r w:rsidRPr="00FC1D1A">
          <w:rPr>
            <w:rFonts w:ascii="Times New Roman" w:hAnsi="Times New Roman" w:cs="Times New Roman"/>
          </w:rPr>
          <w:fldChar w:fldCharType="begin"/>
        </w:r>
      </w:ins>
      <w:r w:rsidR="004E00D1">
        <w:rPr>
          <w:rFonts w:ascii="Times New Roman" w:hAnsi="Times New Roman" w:cs="Times New Roman"/>
        </w:rPr>
        <w:instrText xml:space="preserve"> ADDIN EN.CITE &lt;EndNote&gt;&lt;Cite&gt;&lt;Author&gt;Oh&lt;/Author&gt;&lt;Year&gt;2010&lt;/Year&gt;&lt;RecNum&gt;82&lt;/RecNum&gt;&lt;DisplayText&gt;[48]&lt;/DisplayText&gt;&lt;record&gt;&lt;rec-number&gt;82&lt;/rec-number&gt;&lt;foreign-keys&gt;&lt;key app="EN" db-id="xvraxf2sk09twpedwrrxs0v15x5vwtss9xzp" timestamp="1737635560"&gt;82&lt;/key&gt;&lt;/foreign-keys&gt;&lt;ref-type name="Journal Article"&gt;17&lt;/ref-type&gt;&lt;contributors&gt;&lt;authors&gt;&lt;author&gt;Oh, Kyung-Ja&lt;/author&gt;&lt;author&gt;Kim, Young-Ah&lt;/author&gt;&lt;/authors&gt;&lt;/contributors&gt;&lt;titles&gt;&lt;title&gt;Manual for the ASEBA school-age forms&lt;/title&gt;&lt;secondary-title&gt;Seoul: Huno&lt;/secondary-title&gt;&lt;/titles&gt;&lt;periodical&gt;&lt;full-title&gt;Seoul: Huno&lt;/full-title&gt;&lt;/periodical&gt;&lt;dates&gt;&lt;year&gt;2010&lt;/year&gt;&lt;/dates&gt;&lt;urls&gt;&lt;/urls&gt;&lt;/record&gt;&lt;/Cite&gt;&lt;/EndNote&gt;</w:instrText>
      </w:r>
      <w:ins w:id="73" w:author="Jung Youn Min" w:date="2025-11-08T10:26:00Z" w16du:dateUtc="2025-11-08T18:26:00Z">
        <w:r w:rsidRPr="00FC1D1A">
          <w:rPr>
            <w:rFonts w:ascii="Times New Roman" w:hAnsi="Times New Roman" w:cs="Times New Roman"/>
          </w:rPr>
          <w:fldChar w:fldCharType="separate"/>
        </w:r>
      </w:ins>
      <w:r w:rsidR="004E00D1">
        <w:rPr>
          <w:rFonts w:ascii="Times New Roman" w:hAnsi="Times New Roman" w:cs="Times New Roman"/>
          <w:noProof/>
        </w:rPr>
        <w:t>[48]</w:t>
      </w:r>
      <w:ins w:id="74" w:author="Jung Youn Min" w:date="2025-11-08T10:26:00Z" w16du:dateUtc="2025-11-08T18:26:00Z">
        <w:r w:rsidRPr="00FC1D1A">
          <w:rPr>
            <w:rFonts w:ascii="Times New Roman" w:hAnsi="Times New Roman" w:cs="Times New Roman"/>
          </w:rPr>
          <w:fldChar w:fldCharType="end"/>
        </w:r>
        <w:r w:rsidRPr="00FC1D1A">
          <w:rPr>
            <w:rFonts w:ascii="Times New Roman" w:hAnsi="Times New Roman" w:cs="Times New Roman"/>
          </w:rPr>
          <w:t xml:space="preserve">. </w:t>
        </w:r>
        <w:r w:rsidRPr="00555A45">
          <w:rPr>
            <w:rFonts w:ascii="Times New Roman" w:hAnsi="Times New Roman" w:cs="Times New Roman"/>
          </w:rPr>
          <w:t>Based on prior meta-analyses, a CES-D cut-off of ≥21, which accounts for gender and racial variations</w:t>
        </w:r>
        <w:r>
          <w:rPr>
            <w:rFonts w:ascii="Times New Roman" w:hAnsi="Times New Roman" w:cs="Times New Roman" w:hint="eastAsia"/>
          </w:rPr>
          <w:t xml:space="preserve"> </w:t>
        </w:r>
        <w:r w:rsidRPr="00FC1D1A">
          <w:rPr>
            <w:rFonts w:ascii="Times New Roman" w:hAnsi="Times New Roman" w:cs="Times New Roman"/>
          </w:rPr>
          <w:fldChar w:fldCharType="begin"/>
        </w:r>
      </w:ins>
      <w:r w:rsidR="004E00D1">
        <w:rPr>
          <w:rFonts w:ascii="Times New Roman" w:hAnsi="Times New Roman" w:cs="Times New Roman"/>
        </w:rPr>
        <w:instrText xml:space="preserve"> ADDIN EN.CITE &lt;EndNote&gt;&lt;Cite&gt;&lt;Author&gt;Vilagut&lt;/Author&gt;&lt;Year&gt;2016&lt;/Year&gt;&lt;RecNum&gt;83&lt;/RecNum&gt;&lt;DisplayText&gt;[49, 50]&lt;/DisplayText&gt;&lt;record&gt;&lt;rec-number&gt;83&lt;/rec-number&gt;&lt;foreign-keys&gt;&lt;key app="EN" db-id="xvraxf2sk09twpedwrrxs0v15x5vwtss9xzp" timestamp="1737635560"&gt;83&lt;/key&gt;&lt;/foreign-keys&gt;&lt;ref-type name="Journal Article"&gt;17&lt;/ref-type&gt;&lt;contributors&gt;&lt;authors&gt;&lt;author&gt;Vilagut, Gemma&lt;/author&gt;&lt;author&gt;Forero, Carlos G&lt;/author&gt;&lt;author&gt;Barbaglia, Gabriela&lt;/author&gt;&lt;author&gt;Alonso, Jordi&lt;/author&gt;&lt;/authors&gt;&lt;/contributors&gt;&lt;titles&gt;&lt;title&gt;Screening for depression in the general population with the Center for Epidemiologic Studies Depression (CES-D): a systematic review with meta-analysis&lt;/title&gt;&lt;secondary-title&gt;PloS one&lt;/secondary-title&gt;&lt;/titles&gt;&lt;periodical&gt;&lt;full-title&gt;PLoS One&lt;/full-title&gt;&lt;/periodical&gt;&lt;pages&gt;e0155431&lt;/pages&gt;&lt;volume&gt;11&lt;/volume&gt;&lt;number&gt;5&lt;/number&gt;&lt;dates&gt;&lt;year&gt;2016&lt;/year&gt;&lt;/dates&gt;&lt;isbn&gt;1932-6203&lt;/isbn&gt;&lt;urls&gt;&lt;/urls&gt;&lt;/record&gt;&lt;/Cite&gt;&lt;Cite&gt;&lt;Author&gt;Henry&lt;/Author&gt;&lt;Year&gt;2018&lt;/Year&gt;&lt;RecNum&gt;84&lt;/RecNum&gt;&lt;record&gt;&lt;rec-number&gt;84&lt;/rec-number&gt;&lt;foreign-keys&gt;&lt;key app="EN" db-id="xvraxf2sk09twpedwrrxs0v15x5vwtss9xzp" timestamp="1737635560"&gt;84&lt;/key&gt;&lt;/foreign-keys&gt;&lt;ref-type name="Journal Article"&gt;17&lt;/ref-type&gt;&lt;contributors&gt;&lt;authors&gt;&lt;author&gt;Henry, Samantha K&lt;/author&gt;&lt;author&gt;Grant, Merida M&lt;/author&gt;&lt;author&gt;Cropsey, Karen L&lt;/author&gt;&lt;/authors&gt;&lt;/contributors&gt;&lt;titles&gt;&lt;title&gt;Determining the optimal clinical cutoff on the CES-D for depression in a community corrections sample&lt;/title&gt;&lt;secondary-title&gt;Journal of affective disorders&lt;/secondary-title&gt;&lt;/titles&gt;&lt;periodical&gt;&lt;full-title&gt;Journal of Affective Disorders&lt;/full-title&gt;&lt;/periodical&gt;&lt;pages&gt;270-275&lt;/pages&gt;&lt;volume&gt;234&lt;/volume&gt;&lt;dates&gt;&lt;year&gt;2018&lt;/year&gt;&lt;/dates&gt;&lt;isbn&gt;0165-0327&lt;/isbn&gt;&lt;urls&gt;&lt;/urls&gt;&lt;/record&gt;&lt;/Cite&gt;&lt;/EndNote&gt;</w:instrText>
      </w:r>
      <w:ins w:id="75" w:author="Jung Youn Min" w:date="2025-11-08T10:26:00Z" w16du:dateUtc="2025-11-08T18:26:00Z">
        <w:r w:rsidRPr="00FC1D1A">
          <w:rPr>
            <w:rFonts w:ascii="Times New Roman" w:hAnsi="Times New Roman" w:cs="Times New Roman"/>
          </w:rPr>
          <w:fldChar w:fldCharType="separate"/>
        </w:r>
      </w:ins>
      <w:r w:rsidR="004E00D1">
        <w:rPr>
          <w:rFonts w:ascii="Times New Roman" w:hAnsi="Times New Roman" w:cs="Times New Roman"/>
          <w:noProof/>
        </w:rPr>
        <w:t>[49, 50]</w:t>
      </w:r>
      <w:ins w:id="76" w:author="Jung Youn Min" w:date="2025-11-08T10:26:00Z" w16du:dateUtc="2025-11-08T18:26:00Z">
        <w:r w:rsidRPr="00FC1D1A">
          <w:rPr>
            <w:rFonts w:ascii="Times New Roman" w:hAnsi="Times New Roman" w:cs="Times New Roman"/>
          </w:rPr>
          <w:fldChar w:fldCharType="end"/>
        </w:r>
        <w:r>
          <w:rPr>
            <w:rFonts w:ascii="Times New Roman" w:hAnsi="Times New Roman" w:cs="Times New Roman" w:hint="eastAsia"/>
          </w:rPr>
          <w:t>, was chosen to align with ABCD study criteria</w:t>
        </w:r>
        <w:r w:rsidRPr="00FC1D1A">
          <w:rPr>
            <w:rFonts w:ascii="Times New Roman" w:hAnsi="Times New Roman" w:cs="Times New Roman"/>
          </w:rPr>
          <w:t xml:space="preserve">. </w:t>
        </w:r>
        <w:r w:rsidRPr="0016582F">
          <w:rPr>
            <w:rFonts w:ascii="Times New Roman" w:hAnsi="Times New Roman" w:cs="Times New Roman"/>
          </w:rPr>
          <w:t>The depressed group included individuals with CES-D ≥21, while the</w:t>
        </w:r>
        <w:r>
          <w:rPr>
            <w:rFonts w:ascii="Times New Roman" w:hAnsi="Times New Roman" w:cs="Times New Roman"/>
          </w:rPr>
          <w:t xml:space="preserve"> control</w:t>
        </w:r>
        <w:r w:rsidRPr="0016582F">
          <w:rPr>
            <w:rFonts w:ascii="Times New Roman" w:hAnsi="Times New Roman" w:cs="Times New Roman"/>
          </w:rPr>
          <w:t xml:space="preserve"> group had CES-D &lt;16 and CBCL </w:t>
        </w:r>
        <w:r>
          <w:rPr>
            <w:rFonts w:ascii="Times New Roman" w:hAnsi="Times New Roman" w:cs="Times New Roman"/>
          </w:rPr>
          <w:t>total</w:t>
        </w:r>
        <w:r>
          <w:rPr>
            <w:rFonts w:ascii="Times New Roman" w:hAnsi="Times New Roman" w:cs="Times New Roman" w:hint="eastAsia"/>
          </w:rPr>
          <w:t xml:space="preserve"> problems </w:t>
        </w:r>
        <w:r w:rsidRPr="0016582F">
          <w:rPr>
            <w:rFonts w:ascii="Times New Roman" w:hAnsi="Times New Roman" w:cs="Times New Roman"/>
          </w:rPr>
          <w:t>T-scores &lt;60.</w:t>
        </w:r>
        <w:r>
          <w:rPr>
            <w:rFonts w:ascii="Times New Roman" w:hAnsi="Times New Roman" w:cs="Times New Roman" w:hint="eastAsia"/>
          </w:rPr>
          <w:t xml:space="preserve"> T</w:t>
        </w:r>
        <w:r w:rsidRPr="00B00BED">
          <w:rPr>
            <w:rFonts w:ascii="Times New Roman" w:hAnsi="Times New Roman" w:cs="Times New Roman"/>
          </w:rPr>
          <w:t xml:space="preserve">he final sample consisted of 108 participants (41 depressed, 67 </w:t>
        </w:r>
        <w:proofErr w:type="gramStart"/>
        <w:r>
          <w:rPr>
            <w:rFonts w:ascii="Times New Roman" w:hAnsi="Times New Roman" w:cs="Times New Roman"/>
          </w:rPr>
          <w:t>control</w:t>
        </w:r>
        <w:proofErr w:type="gramEnd"/>
        <w:r w:rsidRPr="00B00BED">
          <w:rPr>
            <w:rFonts w:ascii="Times New Roman" w:hAnsi="Times New Roman" w:cs="Times New Roman"/>
          </w:rPr>
          <w:t>). For deep learning, data were split into 10-folds using iterative stratification by age, sex, and CES-D score, followed by propensity score matching for validation and test sets.</w:t>
        </w:r>
      </w:ins>
    </w:p>
    <w:p w14:paraId="5B45D880" w14:textId="77777777" w:rsidR="000A1BCB" w:rsidRPr="00625F22" w:rsidRDefault="000A1BCB" w:rsidP="000A1BCB">
      <w:pPr>
        <w:spacing w:line="360" w:lineRule="auto"/>
        <w:rPr>
          <w:ins w:id="77" w:author="Jung Youn Min" w:date="2025-11-08T10:26:00Z" w16du:dateUtc="2025-11-08T18:26:00Z"/>
          <w:rFonts w:ascii="Times New Roman" w:hAnsi="Times New Roman" w:cs="Times New Roman"/>
        </w:rPr>
      </w:pPr>
    </w:p>
    <w:p w14:paraId="218F8E81" w14:textId="77777777" w:rsidR="000A1BCB" w:rsidRPr="004C285F" w:rsidRDefault="000A1BCB" w:rsidP="000A1BCB">
      <w:pPr>
        <w:spacing w:line="360" w:lineRule="auto"/>
        <w:rPr>
          <w:ins w:id="78" w:author="Jung Youn Min" w:date="2025-11-08T10:26:00Z" w16du:dateUtc="2025-11-08T18:26:00Z"/>
          <w:rFonts w:ascii="Times New Roman" w:hAnsi="Times New Roman" w:cs="Times New Roman"/>
          <w:b/>
          <w:bCs/>
        </w:rPr>
      </w:pPr>
      <w:ins w:id="79" w:author="Jung Youn Min" w:date="2025-11-08T10:26:00Z" w16du:dateUtc="2025-11-08T18:26:00Z">
        <w:r w:rsidRPr="004C285F">
          <w:rPr>
            <w:rFonts w:ascii="Times New Roman" w:hAnsi="Times New Roman" w:cs="Times New Roman"/>
            <w:b/>
            <w:bCs/>
          </w:rPr>
          <w:t xml:space="preserve">Genetic Data Preprocessing </w:t>
        </w:r>
      </w:ins>
    </w:p>
    <w:p w14:paraId="1B5AA2D6" w14:textId="4AF28748" w:rsidR="000A1BCB" w:rsidRPr="00FC1D1A" w:rsidRDefault="000A1BCB" w:rsidP="000A1BCB">
      <w:pPr>
        <w:spacing w:line="360" w:lineRule="auto"/>
        <w:ind w:firstLine="720"/>
        <w:rPr>
          <w:ins w:id="80" w:author="Jung Youn Min" w:date="2025-11-08T10:26:00Z" w16du:dateUtc="2025-11-08T18:26:00Z"/>
          <w:rFonts w:ascii="Times New Roman" w:hAnsi="Times New Roman" w:cs="Times New Roman"/>
        </w:rPr>
      </w:pPr>
      <w:ins w:id="81" w:author="Jung Youn Min" w:date="2025-11-08T10:26:00Z" w16du:dateUtc="2025-11-08T18:26:00Z">
        <w:r w:rsidRPr="00FC1D1A">
          <w:rPr>
            <w:rFonts w:ascii="Times New Roman" w:hAnsi="Times New Roman" w:cs="Times New Roman"/>
          </w:rPr>
          <w:t xml:space="preserve"> </w:t>
        </w:r>
        <w:r>
          <w:rPr>
            <w:rFonts w:ascii="Times New Roman" w:hAnsi="Times New Roman" w:cs="Times New Roman"/>
          </w:rPr>
          <w:t xml:space="preserve">In this study, we used polygenic scores (PGS) to estimate individual-specific genetic propensities, which were previously calculated and validated in </w:t>
        </w:r>
        <w:r w:rsidRPr="00FC1D1A">
          <w:rPr>
            <w:rFonts w:ascii="Times New Roman" w:hAnsi="Times New Roman" w:cs="Times New Roman"/>
          </w:rPr>
          <w:fldChar w:fldCharType="begin"/>
        </w:r>
      </w:ins>
      <w:r w:rsidR="004E00D1">
        <w:rPr>
          <w:rFonts w:ascii="Times New Roman" w:hAnsi="Times New Roman" w:cs="Times New Roman"/>
        </w:rPr>
        <w:instrText xml:space="preserve"> ADDIN EN.CITE &lt;EndNote&gt;&lt;Cite&gt;&lt;Author&gt;Joo&lt;/Author&gt;&lt;Year&gt;2024&lt;/Year&gt;&lt;RecNum&gt;85&lt;/RecNum&gt;&lt;DisplayText&gt;[51]&lt;/DisplayText&gt;&lt;record&gt;&lt;rec-number&gt;85&lt;/rec-number&gt;&lt;foreign-keys&gt;&lt;key app="EN" db-id="xvraxf2sk09twpedwrrxs0v15x5vwtss9xzp" timestamp="1737635560"&gt;85&lt;/key&gt;&lt;/foreign-keys&gt;&lt;ref-type name="Journal Article"&gt;17&lt;/ref-type&gt;&lt;contributors&gt;&lt;authors&gt;&lt;author&gt;Joo, Yoonjung Yoonie&lt;/author&gt;&lt;author&gt;Lee, Eunji&lt;/author&gt;&lt;author&gt;Kim, Bo-Gyeom&lt;/author&gt;&lt;author&gt;Kim, Gakyung&lt;/author&gt;&lt;author&gt;Seo, Jungwoo&lt;/author&gt;&lt;author&gt;Cha, Jiook&lt;/author&gt;&lt;/authors&gt;&lt;/contributors&gt;&lt;titles&gt;&lt;title&gt;Polygenic architecture of brain structure and function, behaviors, and psychopathologies in children&lt;/title&gt;&lt;secondary-title&gt;bioRxiv&lt;/secondary-title&gt;&lt;/titles&gt;&lt;periodical&gt;&lt;full-title&gt;bioRxiv&lt;/full-title&gt;&lt;/periodical&gt;&lt;pages&gt;2024.05.22.595444&lt;/pages&gt;&lt;dates&gt;&lt;year&gt;2024&lt;/year&gt;&lt;/dates&gt;&lt;urls&gt;&lt;related-urls&gt;&lt;url&gt;https://www.biorxiv.org/content/biorxiv/early/2024/05/23/2024.05.22.595444.full.pdf&lt;/url&gt;&lt;/related-urls&gt;&lt;/urls&gt;&lt;electronic-resource-num&gt;10.1101/2024.05.22.595444&lt;/electronic-resource-num&gt;&lt;/record&gt;&lt;/Cite&gt;&lt;/EndNote&gt;</w:instrText>
      </w:r>
      <w:ins w:id="82" w:author="Jung Youn Min" w:date="2025-11-08T10:26:00Z" w16du:dateUtc="2025-11-08T18:26:00Z">
        <w:r w:rsidRPr="00FC1D1A">
          <w:rPr>
            <w:rFonts w:ascii="Times New Roman" w:hAnsi="Times New Roman" w:cs="Times New Roman"/>
          </w:rPr>
          <w:fldChar w:fldCharType="separate"/>
        </w:r>
      </w:ins>
      <w:r w:rsidR="004E00D1">
        <w:rPr>
          <w:rFonts w:ascii="Times New Roman" w:hAnsi="Times New Roman" w:cs="Times New Roman"/>
          <w:noProof/>
        </w:rPr>
        <w:t>[51]</w:t>
      </w:r>
      <w:ins w:id="83" w:author="Jung Youn Min" w:date="2025-11-08T10:26:00Z" w16du:dateUtc="2025-11-08T18:26:00Z">
        <w:r w:rsidRPr="00FC1D1A">
          <w:rPr>
            <w:rFonts w:ascii="Times New Roman" w:hAnsi="Times New Roman" w:cs="Times New Roman"/>
          </w:rPr>
          <w:fldChar w:fldCharType="end"/>
        </w:r>
        <w:r>
          <w:rPr>
            <w:rFonts w:ascii="Times New Roman" w:hAnsi="Times New Roman" w:cs="Times New Roman"/>
          </w:rPr>
          <w:t>, where a detailed description of the methodology is provided</w:t>
        </w:r>
        <w:r w:rsidRPr="00FC1D1A">
          <w:rPr>
            <w:rFonts w:ascii="Times New Roman" w:hAnsi="Times New Roman" w:cs="Times New Roman"/>
          </w:rPr>
          <w:t xml:space="preserve">. </w:t>
        </w:r>
        <w:r w:rsidRPr="00EE3A69">
          <w:rPr>
            <w:rFonts w:ascii="Times New Roman" w:hAnsi="Times New Roman" w:cs="Times New Roman" w:hint="eastAsia"/>
          </w:rPr>
          <w:t>F</w:t>
        </w:r>
      </w:ins>
      <w:ins w:id="84" w:author="Jung Youn Min" w:date="2025-11-08T20:03:00Z" w16du:dateUtc="2025-11-09T04:03:00Z">
        <w:r w:rsidR="001455E7">
          <w:rPr>
            <w:rFonts w:ascii="Times New Roman" w:hAnsi="Times New Roman" w:cs="Times New Roman" w:hint="eastAsia"/>
          </w:rPr>
          <w:t>ull details on genotype preprocessing and the complete PGS calculation methodology are provided in the Supplementary Materials</w:t>
        </w:r>
      </w:ins>
      <w:ins w:id="85" w:author="Jung Youn Min" w:date="2025-11-08T10:26:00Z" w16du:dateUtc="2025-11-08T18:26:00Z">
        <w:r w:rsidRPr="00EE3A69">
          <w:rPr>
            <w:rFonts w:ascii="Times New Roman" w:hAnsi="Times New Roman" w:cs="Times New Roman" w:hint="eastAsia"/>
          </w:rPr>
          <w:t xml:space="preserve">. </w:t>
        </w:r>
        <w:r w:rsidRPr="00EE3A69">
          <w:rPr>
            <w:rFonts w:ascii="Times New Roman" w:hAnsi="Times New Roman" w:cs="Times New Roman"/>
          </w:rPr>
          <w:t xml:space="preserve">Here, we briefly summarize the key aspects </w:t>
        </w:r>
        <w:r w:rsidRPr="00EE3A69">
          <w:rPr>
            <w:rFonts w:ascii="Times New Roman" w:hAnsi="Times New Roman" w:cs="Times New Roman" w:hint="eastAsia"/>
          </w:rPr>
          <w:t>of the PGS calculation</w:t>
        </w:r>
        <w:r w:rsidRPr="00EE3A69">
          <w:rPr>
            <w:rFonts w:ascii="Times New Roman" w:hAnsi="Times New Roman" w:cs="Times New Roman"/>
          </w:rPr>
          <w:t xml:space="preserve">. </w:t>
        </w:r>
        <w:r w:rsidRPr="00FC1D1A">
          <w:rPr>
            <w:rFonts w:ascii="Times New Roman" w:hAnsi="Times New Roman" w:cs="Times New Roman"/>
          </w:rPr>
          <w:t xml:space="preserve">The </w:t>
        </w:r>
        <w:r>
          <w:rPr>
            <w:rFonts w:ascii="Times New Roman" w:hAnsi="Times New Roman" w:cs="Times New Roman"/>
          </w:rPr>
          <w:t>PGS</w:t>
        </w:r>
        <w:r w:rsidRPr="00FC1D1A">
          <w:rPr>
            <w:rFonts w:ascii="Times New Roman" w:hAnsi="Times New Roman" w:cs="Times New Roman"/>
          </w:rPr>
          <w:t xml:space="preserve"> were calculated using PLINK version 1.9 and the parameters were optimized in PRS-</w:t>
        </w:r>
        <w:proofErr w:type="spellStart"/>
        <w:r w:rsidRPr="00FC1D1A">
          <w:rPr>
            <w:rFonts w:ascii="Times New Roman" w:hAnsi="Times New Roman" w:cs="Times New Roman"/>
          </w:rPr>
          <w:t>CSx</w:t>
        </w:r>
        <w:proofErr w:type="spellEnd"/>
        <w:r>
          <w:rPr>
            <w:rFonts w:ascii="Times New Roman" w:hAnsi="Times New Roman" w:cs="Times New Roman"/>
          </w:rPr>
          <w:t xml:space="preserve"> with Bayesian approach</w:t>
        </w:r>
        <w:r>
          <w:rPr>
            <w:rFonts w:ascii="Times New Roman" w:hAnsi="Times New Roman" w:cs="Times New Roman" w:hint="eastAsia"/>
          </w:rPr>
          <w:t xml:space="preserve"> </w:t>
        </w:r>
        <w:r>
          <w:rPr>
            <w:rFonts w:ascii="Times New Roman" w:hAnsi="Times New Roman" w:cs="Times New Roman"/>
          </w:rPr>
          <w:fldChar w:fldCharType="begin"/>
        </w:r>
      </w:ins>
      <w:r w:rsidR="004E00D1">
        <w:rPr>
          <w:rFonts w:ascii="Times New Roman" w:hAnsi="Times New Roman" w:cs="Times New Roman"/>
        </w:rPr>
        <w:instrText xml:space="preserve"> ADDIN EN.CITE &lt;EndNote&gt;&lt;Cite&gt;&lt;Author&gt;Ruan&lt;/Author&gt;&lt;Year&gt;2022&lt;/Year&gt;&lt;RecNum&gt;171&lt;/RecNum&gt;&lt;DisplayText&gt;[52]&lt;/DisplayText&gt;&lt;record&gt;&lt;rec-number&gt;171&lt;/rec-number&gt;&lt;foreign-keys&gt;&lt;key app="EN" db-id="xvraxf2sk09twpedwrrxs0v15x5vwtss9xzp" timestamp="1741586010"&gt;171&lt;/key&gt;&lt;/foreign-keys&gt;&lt;ref-type name="Journal Article"&gt;17&lt;/ref-type&gt;&lt;contributors&gt;&lt;authors&gt;&lt;author&gt;Ruan, Yunfeng&lt;/author&gt;&lt;author&gt;Lin, Yen-Feng&lt;/author&gt;&lt;author&gt;Feng, Yen-Chen Anne&lt;/author&gt;&lt;author&gt;Chen, Chia-Yen&lt;/author&gt;&lt;author&gt;Lam, Max&lt;/author&gt;&lt;author&gt;Guo, Zhenglin&lt;/author&gt;&lt;author&gt;He, Lin&lt;/author&gt;&lt;author&gt;Sawa, Akira&lt;/author&gt;&lt;author&gt;Martin, Alicia R&lt;/author&gt;&lt;/authors&gt;&lt;/contributors&gt;&lt;titles&gt;&lt;title&gt;Improving polygenic prediction in ancestrally diverse populations&lt;/title&gt;&lt;secondary-title&gt;Nature genetics&lt;/secondary-title&gt;&lt;/titles&gt;&lt;periodical&gt;&lt;full-title&gt;Nature genetics&lt;/full-title&gt;&lt;/periodical&gt;&lt;pages&gt;573-580&lt;/pages&gt;&lt;volume&gt;54&lt;/volume&gt;&lt;number&gt;5&lt;/number&gt;&lt;dates&gt;&lt;year&gt;2022&lt;/year&gt;&lt;/dates&gt;&lt;isbn&gt;1061-4036&lt;/isbn&gt;&lt;urls&gt;&lt;/urls&gt;&lt;/record&gt;&lt;/Cite&gt;&lt;/EndNote&gt;</w:instrText>
      </w:r>
      <w:ins w:id="86" w:author="Jung Youn Min" w:date="2025-11-08T10:26:00Z" w16du:dateUtc="2025-11-08T18:26:00Z">
        <w:r>
          <w:rPr>
            <w:rFonts w:ascii="Times New Roman" w:hAnsi="Times New Roman" w:cs="Times New Roman"/>
          </w:rPr>
          <w:fldChar w:fldCharType="separate"/>
        </w:r>
      </w:ins>
      <w:r w:rsidR="004E00D1">
        <w:rPr>
          <w:rFonts w:ascii="Times New Roman" w:hAnsi="Times New Roman" w:cs="Times New Roman"/>
          <w:noProof/>
        </w:rPr>
        <w:t>[52]</w:t>
      </w:r>
      <w:ins w:id="87" w:author="Jung Youn Min" w:date="2025-11-08T10:26:00Z" w16du:dateUtc="2025-11-08T18:26:00Z">
        <w:r>
          <w:rPr>
            <w:rFonts w:ascii="Times New Roman" w:hAnsi="Times New Roman" w:cs="Times New Roman"/>
          </w:rPr>
          <w:fldChar w:fldCharType="end"/>
        </w:r>
        <w:r w:rsidRPr="00FC1D1A">
          <w:rPr>
            <w:rFonts w:ascii="Times New Roman" w:hAnsi="Times New Roman" w:cs="Times New Roman"/>
          </w:rPr>
          <w:t xml:space="preserve">. Since our study focused on </w:t>
        </w:r>
        <w:r>
          <w:rPr>
            <w:rFonts w:ascii="Times New Roman" w:hAnsi="Times New Roman" w:cs="Times New Roman" w:hint="eastAsia"/>
          </w:rPr>
          <w:t xml:space="preserve">youth </w:t>
        </w:r>
        <w:r w:rsidRPr="00FC1D1A">
          <w:rPr>
            <w:rFonts w:ascii="Times New Roman" w:hAnsi="Times New Roman" w:cs="Times New Roman"/>
          </w:rPr>
          <w:t>depression in the</w:t>
        </w:r>
        <w:r>
          <w:rPr>
            <w:rFonts w:ascii="Times New Roman" w:hAnsi="Times New Roman" w:cs="Times New Roman"/>
          </w:rPr>
          <w:t xml:space="preserve"> American population of multi-ancestry, </w:t>
        </w:r>
        <w:r>
          <w:rPr>
            <w:rFonts w:ascii="Times New Roman" w:hAnsi="Times New Roman" w:cs="Times New Roman" w:hint="eastAsia"/>
          </w:rPr>
          <w:t>we utilized PGS scores derived from publicly available multi-ancestry Genome-Wide Association Study (GWAS) summary statistics with robust statistical power</w:t>
        </w:r>
        <w:r w:rsidRPr="00FC1D1A">
          <w:rPr>
            <w:rFonts w:ascii="Times New Roman" w:hAnsi="Times New Roman" w:cs="Times New Roman"/>
          </w:rPr>
          <w:t xml:space="preserve">. PGS related to </w:t>
        </w:r>
        <w:r w:rsidRPr="00FC1D1A">
          <w:rPr>
            <w:rFonts w:ascii="Times New Roman" w:hAnsi="Times New Roman" w:cs="Times New Roman"/>
          </w:rPr>
          <w:lastRenderedPageBreak/>
          <w:t>depression,</w:t>
        </w:r>
        <w:r>
          <w:rPr>
            <w:rFonts w:ascii="Times New Roman" w:hAnsi="Times New Roman" w:cs="Times New Roman"/>
          </w:rPr>
          <w:t xml:space="preserve"> body mass index</w:t>
        </w:r>
        <w:r w:rsidRPr="00FC1D1A" w:rsidDel="00361E1A">
          <w:rPr>
            <w:rFonts w:ascii="Times New Roman" w:hAnsi="Times New Roman" w:cs="Times New Roman"/>
          </w:rPr>
          <w:t>,</w:t>
        </w:r>
        <w:r w:rsidRPr="00FC1D1A">
          <w:rPr>
            <w:rFonts w:ascii="Times New Roman" w:hAnsi="Times New Roman" w:cs="Times New Roman"/>
          </w:rPr>
          <w:t xml:space="preserve"> post-traumatic stress disorder, </w:t>
        </w:r>
        <w:r>
          <w:rPr>
            <w:rFonts w:ascii="Times New Roman" w:hAnsi="Times New Roman" w:cs="Times New Roman"/>
          </w:rPr>
          <w:t>a</w:t>
        </w:r>
        <w:r w:rsidRPr="00FC1D1A">
          <w:rPr>
            <w:rFonts w:ascii="Times New Roman" w:hAnsi="Times New Roman" w:cs="Times New Roman"/>
          </w:rPr>
          <w:t xml:space="preserve">lcohol </w:t>
        </w:r>
        <w:r>
          <w:rPr>
            <w:rFonts w:ascii="Times New Roman" w:hAnsi="Times New Roman" w:cs="Times New Roman"/>
          </w:rPr>
          <w:t>d</w:t>
        </w:r>
        <w:r w:rsidRPr="00FC1D1A">
          <w:rPr>
            <w:rFonts w:ascii="Times New Roman" w:hAnsi="Times New Roman" w:cs="Times New Roman"/>
          </w:rPr>
          <w:t xml:space="preserve">ependency and </w:t>
        </w:r>
        <w:r>
          <w:rPr>
            <w:rFonts w:ascii="Times New Roman" w:hAnsi="Times New Roman" w:cs="Times New Roman"/>
          </w:rPr>
          <w:t>s</w:t>
        </w:r>
        <w:r w:rsidRPr="00FC1D1A">
          <w:rPr>
            <w:rFonts w:ascii="Times New Roman" w:hAnsi="Times New Roman" w:cs="Times New Roman"/>
          </w:rPr>
          <w:t>chizophrenia were included</w:t>
        </w:r>
        <w:r>
          <w:rPr>
            <w:rFonts w:ascii="Times New Roman" w:hAnsi="Times New Roman" w:cs="Times New Roman"/>
          </w:rPr>
          <w:t>,</w:t>
        </w:r>
        <w:r w:rsidRPr="00965C2D">
          <w:t xml:space="preserve"> </w:t>
        </w:r>
        <w:r w:rsidRPr="00965C2D">
          <w:rPr>
            <w:rFonts w:ascii="Times New Roman" w:hAnsi="Times New Roman" w:cs="Times New Roman"/>
          </w:rPr>
          <w:t>as these were constructed using multi-ancestry GWAS summary statistics to ensure applicability across diverse populations</w:t>
        </w:r>
        <w:r w:rsidRPr="00FC1D1A">
          <w:rPr>
            <w:rFonts w:ascii="Times New Roman" w:hAnsi="Times New Roman" w:cs="Times New Roman"/>
          </w:rPr>
          <w:t xml:space="preserve">. </w:t>
        </w:r>
      </w:ins>
    </w:p>
    <w:p w14:paraId="7F25B984" w14:textId="02D0EE1A" w:rsidR="000A1BCB" w:rsidRDefault="000A1BCB" w:rsidP="000A1BCB">
      <w:pPr>
        <w:spacing w:line="360" w:lineRule="auto"/>
        <w:rPr>
          <w:ins w:id="88" w:author="Jung Youn Min" w:date="2025-11-08T10:26:00Z" w16du:dateUtc="2025-11-08T18:26:00Z"/>
          <w:rFonts w:ascii="Times New Roman" w:hAnsi="Times New Roman" w:cs="Times New Roman"/>
        </w:rPr>
      </w:pPr>
      <w:ins w:id="89" w:author="Jung Youn Min" w:date="2025-11-08T10:26:00Z" w16du:dateUtc="2025-11-08T18:26:00Z">
        <w:r w:rsidRPr="00FC1D1A">
          <w:rPr>
            <w:rFonts w:ascii="Times New Roman" w:hAnsi="Times New Roman" w:cs="Times New Roman"/>
          </w:rPr>
          <w:tab/>
          <w:t>We included composite PGS in our analysis, guided by prior research</w:t>
        </w:r>
        <w:r>
          <w:rPr>
            <w:rFonts w:ascii="Times New Roman" w:hAnsi="Times New Roman" w:cs="Times New Roman"/>
          </w:rPr>
          <w:t>,</w:t>
        </w:r>
        <w:r w:rsidRPr="00FC1D1A">
          <w:rPr>
            <w:rFonts w:ascii="Times New Roman" w:hAnsi="Times New Roman" w:cs="Times New Roman"/>
          </w:rPr>
          <w:t xml:space="preserve"> </w:t>
        </w:r>
        <w:r>
          <w:rPr>
            <w:rFonts w:ascii="Times New Roman" w:hAnsi="Times New Roman" w:cs="Times New Roman"/>
          </w:rPr>
          <w:t xml:space="preserve">that </w:t>
        </w:r>
        <w:r w:rsidRPr="00FC1D1A">
          <w:rPr>
            <w:rFonts w:ascii="Times New Roman" w:hAnsi="Times New Roman" w:cs="Times New Roman"/>
          </w:rPr>
          <w:t xml:space="preserve">demonstrated the </w:t>
        </w:r>
        <w:r>
          <w:rPr>
            <w:rFonts w:ascii="Times New Roman" w:hAnsi="Times New Roman" w:cs="Times New Roman"/>
          </w:rPr>
          <w:t xml:space="preserve">increased predictive power of </w:t>
        </w:r>
        <w:r w:rsidRPr="00FC1D1A">
          <w:rPr>
            <w:rFonts w:ascii="Times New Roman" w:hAnsi="Times New Roman" w:cs="Times New Roman"/>
          </w:rPr>
          <w:t xml:space="preserve">composite </w:t>
        </w:r>
        <w:r>
          <w:rPr>
            <w:rFonts w:ascii="Times New Roman" w:hAnsi="Times New Roman" w:cs="Times New Roman"/>
          </w:rPr>
          <w:t xml:space="preserve">PGS </w:t>
        </w:r>
        <w:r w:rsidRPr="00FC1D1A">
          <w:rPr>
            <w:rFonts w:ascii="Times New Roman" w:hAnsi="Times New Roman" w:cs="Times New Roman"/>
          </w:rPr>
          <w:t xml:space="preserve">in enhancing risk stratification </w:t>
        </w:r>
        <w:r w:rsidRPr="00FC1D1A">
          <w:rPr>
            <w:rFonts w:ascii="Times New Roman" w:hAnsi="Times New Roman" w:cs="Times New Roman"/>
          </w:rPr>
          <w:fldChar w:fldCharType="begin">
            <w:fldData xml:space="preserve">PEVuZE5vdGU+PENpdGU+PEF1dGhvcj5NZWlzbmVyPC9BdXRob3I+PFllYXI+MjAyMDwvWWVhcj48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</w:fldData>
          </w:fldChar>
        </w:r>
      </w:ins>
      <w:r w:rsidR="004E00D1">
        <w:rPr>
          <w:rFonts w:ascii="Times New Roman" w:hAnsi="Times New Roman" w:cs="Times New Roman"/>
        </w:rPr>
        <w:instrText xml:space="preserve"> ADDIN EN.CITE </w:instrText>
      </w:r>
      <w:r w:rsidR="004E00D1">
        <w:rPr>
          <w:rFonts w:ascii="Times New Roman" w:hAnsi="Times New Roman" w:cs="Times New Roman"/>
        </w:rPr>
        <w:fldChar w:fldCharType="begin">
          <w:fldData xml:space="preserve">PEVuZE5vdGU+PENpdGU+PEF1dGhvcj5NZWlzbmVyPC9BdXRob3I+PFllYXI+MjAyMDwvWWVhcj48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</w:fldData>
        </w:fldChar>
      </w:r>
      <w:r w:rsidR="004E00D1">
        <w:rPr>
          <w:rFonts w:ascii="Times New Roman" w:hAnsi="Times New Roman" w:cs="Times New Roman"/>
        </w:rPr>
        <w:instrText xml:space="preserve"> ADDIN EN.CITE.DATA </w:instrText>
      </w:r>
      <w:r w:rsidR="004E00D1">
        <w:rPr>
          <w:rFonts w:ascii="Times New Roman" w:hAnsi="Times New Roman" w:cs="Times New Roman"/>
        </w:rPr>
      </w:r>
      <w:r w:rsidR="004E00D1">
        <w:rPr>
          <w:rFonts w:ascii="Times New Roman" w:hAnsi="Times New Roman" w:cs="Times New Roman"/>
        </w:rPr>
        <w:fldChar w:fldCharType="end"/>
      </w:r>
      <w:ins w:id="90" w:author="Jung Youn Min" w:date="2025-11-08T10:26:00Z" w16du:dateUtc="2025-11-08T18:26:00Z">
        <w:r w:rsidRPr="00FC1D1A">
          <w:rPr>
            <w:rFonts w:ascii="Times New Roman" w:hAnsi="Times New Roman" w:cs="Times New Roman"/>
          </w:rPr>
          <w:fldChar w:fldCharType="separate"/>
        </w:r>
      </w:ins>
      <w:r w:rsidR="004E00D1">
        <w:rPr>
          <w:rFonts w:ascii="Times New Roman" w:hAnsi="Times New Roman" w:cs="Times New Roman"/>
          <w:noProof/>
        </w:rPr>
        <w:t>[53, 54]</w:t>
      </w:r>
      <w:ins w:id="91" w:author="Jung Youn Min" w:date="2025-11-08T10:26:00Z" w16du:dateUtc="2025-11-08T18:26:00Z">
        <w:r w:rsidRPr="00FC1D1A">
          <w:rPr>
            <w:rFonts w:ascii="Times New Roman" w:hAnsi="Times New Roman" w:cs="Times New Roman"/>
          </w:rPr>
          <w:fldChar w:fldCharType="end"/>
        </w:r>
        <w:r w:rsidRPr="00FC1D1A">
          <w:rPr>
            <w:rFonts w:ascii="Times New Roman" w:hAnsi="Times New Roman" w:cs="Times New Roman"/>
          </w:rPr>
          <w:t xml:space="preserve">. </w:t>
        </w:r>
      </w:ins>
      <w:ins w:id="92" w:author="Jung Youn Min" w:date="2025-11-08T20:38:00Z">
        <w:r w:rsidR="00811432" w:rsidRPr="00811432">
          <w:rPr>
            <w:rFonts w:ascii="Times New Roman" w:hAnsi="Times New Roman" w:cs="Times New Roman"/>
          </w:rPr>
          <w:t>Among the 29 traits in Joo et al. (2024), five PGS</w:t>
        </w:r>
      </w:ins>
      <w:ins w:id="93" w:author="Jung Youn Min" w:date="2025-11-08T20:38:00Z" w16du:dateUtc="2025-11-09T04:38:00Z">
        <w:r w:rsidR="0060569F">
          <w:rPr>
            <w:rFonts w:ascii="Times New Roman" w:hAnsi="Times New Roman" w:cs="Times New Roman" w:hint="eastAsia"/>
          </w:rPr>
          <w:t xml:space="preserve">, </w:t>
        </w:r>
      </w:ins>
      <w:ins w:id="94" w:author="Jung Youn Min" w:date="2025-11-08T20:38:00Z">
        <w:r w:rsidR="00811432" w:rsidRPr="00811432">
          <w:rPr>
            <w:rFonts w:ascii="Times New Roman" w:hAnsi="Times New Roman" w:cs="Times New Roman"/>
          </w:rPr>
          <w:t>BMI, PTSD, depression, schizophrenia, and alcohol dependence</w:t>
        </w:r>
      </w:ins>
      <w:ins w:id="95" w:author="Jung Youn Min" w:date="2025-11-08T20:38:00Z" w16du:dateUtc="2025-11-09T04:38:00Z">
        <w:r w:rsidR="0060569F">
          <w:rPr>
            <w:rFonts w:ascii="Times New Roman" w:hAnsi="Times New Roman" w:cs="Times New Roman" w:hint="eastAsia"/>
          </w:rPr>
          <w:t xml:space="preserve">, </w:t>
        </w:r>
      </w:ins>
      <w:ins w:id="96" w:author="Jung Youn Min" w:date="2025-11-08T20:38:00Z">
        <w:r w:rsidR="00811432" w:rsidRPr="00811432">
          <w:rPr>
            <w:rFonts w:ascii="Times New Roman" w:hAnsi="Times New Roman" w:cs="Times New Roman"/>
          </w:rPr>
          <w:t>were constructed as multi-ethnic PGS by combining GWAS summary statistics from both European-ancestry and non-European-ancestry populations (detailed in Supplementary Materials). From these five multi-ancestry candidate PGS, we employed Elastic Net regularization</w:t>
        </w:r>
      </w:ins>
      <w:ins w:id="97" w:author="Jung Youn Min" w:date="2025-11-08T20:39:00Z" w16du:dateUtc="2025-11-09T04:39:00Z">
        <w:r w:rsidR="005878A7">
          <w:rPr>
            <w:rFonts w:ascii="Times New Roman" w:hAnsi="Times New Roman" w:cs="Times New Roman" w:hint="eastAsia"/>
          </w:rPr>
          <w:t xml:space="preserve">, which is </w:t>
        </w:r>
        <w:r w:rsidR="00193EDC">
          <w:rPr>
            <w:rFonts w:ascii="Times New Roman" w:hAnsi="Times New Roman" w:cs="Times New Roman" w:hint="eastAsia"/>
          </w:rPr>
          <w:t xml:space="preserve">robust in </w:t>
        </w:r>
      </w:ins>
      <w:ins w:id="98" w:author="Jung Youn Min" w:date="2025-11-08T20:40:00Z" w16du:dateUtc="2025-11-09T04:40:00Z">
        <w:r w:rsidR="00EE236C">
          <w:rPr>
            <w:rFonts w:ascii="Times New Roman" w:hAnsi="Times New Roman" w:cs="Times New Roman"/>
          </w:rPr>
          <w:t>multicollinearity,</w:t>
        </w:r>
      </w:ins>
      <w:ins w:id="99" w:author="Jung Youn Min" w:date="2025-11-08T20:38:00Z">
        <w:r w:rsidR="00811432" w:rsidRPr="00811432">
          <w:rPr>
            <w:rFonts w:ascii="Times New Roman" w:hAnsi="Times New Roman" w:cs="Times New Roman"/>
          </w:rPr>
          <w:t xml:space="preserve"> to identify the optimal weighted combination that maximized prediction of depressive symptoms in our pretraining set. Because the pretraining set (n=4,741) excluded participants with lifetime MDD diagnosis to maximize the sample size for the fine-tuning set, we used a depressive symptom score derived from KSADS-COMP as the target outcome for composite PGS optimization. The Elastic Net model was fitted to maximize explained variance (R²) while minimizing the number of independent variables through a stepwise elimination process across 5,000 resampled train-validation-test splits within the pretraining set. This iterative optimization consistently identified three PGS—Depression, BMI, and Alcohol Dependence—as providing the best predictive performance. The final composite PGS was computed as a weighted sum of these three selected PGS, each weighted by its corresponding beta coefficient from the best-performing model. PTSD and Schizophrenia PGS were excluded during the regularization process as they did not improve explained variance beyond the contribution of the three retained PGS.</w:t>
        </w:r>
      </w:ins>
    </w:p>
    <w:p w14:paraId="654AEB9F" w14:textId="77777777" w:rsidR="000A1BCB" w:rsidRPr="0021159F" w:rsidRDefault="000A1BCB" w:rsidP="000A1BCB">
      <w:pPr>
        <w:spacing w:line="360" w:lineRule="auto"/>
        <w:rPr>
          <w:ins w:id="100" w:author="Jung Youn Min" w:date="2025-11-08T10:26:00Z" w16du:dateUtc="2025-11-08T18:26:00Z"/>
          <w:rFonts w:ascii="Times New Roman" w:hAnsi="Times New Roman" w:cs="Times New Roman"/>
        </w:rPr>
      </w:pPr>
    </w:p>
    <w:p w14:paraId="063E178B" w14:textId="77777777" w:rsidR="000A1BCB" w:rsidRPr="00FC1D1A" w:rsidRDefault="000A1BCB" w:rsidP="000A1BCB">
      <w:pPr>
        <w:spacing w:line="360" w:lineRule="auto"/>
        <w:rPr>
          <w:ins w:id="101" w:author="Jung Youn Min" w:date="2025-11-08T10:26:00Z" w16du:dateUtc="2025-11-08T18:26:00Z"/>
          <w:rFonts w:ascii="Times New Roman" w:hAnsi="Times New Roman" w:cs="Times New Roman"/>
          <w:b/>
          <w:bCs/>
        </w:rPr>
      </w:pPr>
      <w:ins w:id="102" w:author="Jung Youn Min" w:date="2025-11-08T10:26:00Z" w16du:dateUtc="2025-11-08T18:26:00Z">
        <w:r w:rsidRPr="00FC1D1A">
          <w:rPr>
            <w:rFonts w:ascii="Times New Roman" w:hAnsi="Times New Roman" w:cs="Times New Roman"/>
            <w:b/>
            <w:bCs/>
          </w:rPr>
          <w:t xml:space="preserve"> Model Optimization and Evaluation </w:t>
        </w:r>
      </w:ins>
    </w:p>
    <w:p w14:paraId="1719EEBD" w14:textId="77777777" w:rsidR="000A1BCB" w:rsidRPr="0021159F" w:rsidRDefault="000A1BCB" w:rsidP="000A1BCB">
      <w:pPr>
        <w:spacing w:line="360" w:lineRule="auto"/>
        <w:rPr>
          <w:ins w:id="103" w:author="Jung Youn Min" w:date="2025-11-08T10:26:00Z" w16du:dateUtc="2025-11-08T18:26:00Z"/>
          <w:rFonts w:ascii="Times New Roman" w:hAnsi="Times New Roman" w:cs="Times New Roman"/>
          <w:i/>
          <w:iCs/>
        </w:rPr>
      </w:pPr>
      <w:ins w:id="104" w:author="Jung Youn Min" w:date="2025-11-08T10:26:00Z" w16du:dateUtc="2025-11-08T18:26:00Z">
        <w:r w:rsidRPr="0021159F">
          <w:rPr>
            <w:rFonts w:ascii="Times New Roman" w:hAnsi="Times New Roman" w:cs="Times New Roman"/>
            <w:i/>
            <w:iCs/>
          </w:rPr>
          <w:t xml:space="preserve">Deep Neural Network Training </w:t>
        </w:r>
      </w:ins>
    </w:p>
    <w:p w14:paraId="58E887D3" w14:textId="74A795E6" w:rsidR="000A1BCB" w:rsidRDefault="000A1BCB" w:rsidP="000A1BCB">
      <w:pPr>
        <w:spacing w:line="360" w:lineRule="auto"/>
        <w:ind w:firstLine="400"/>
        <w:rPr>
          <w:ins w:id="105" w:author="Jung Youn Min" w:date="2025-11-11T14:45:00Z" w16du:dateUtc="2025-11-11T22:45:00Z"/>
          <w:rFonts w:ascii="Times New Roman" w:hAnsi="Times New Roman" w:cs="Times New Roman"/>
          <w:kern w:val="0"/>
        </w:rPr>
      </w:pPr>
      <w:ins w:id="106" w:author="Jung Youn Min" w:date="2025-11-08T10:26:00Z" w16du:dateUtc="2025-11-08T18:26:00Z">
        <w:r w:rsidRPr="00FC1D1A">
          <w:rPr>
            <w:rFonts w:ascii="Times New Roman" w:eastAsia="Times New Roman" w:hAnsi="Times New Roman" w:cs="Times New Roman"/>
            <w:kern w:val="0"/>
          </w:rPr>
          <w:t xml:space="preserve">We implemented </w:t>
        </w:r>
        <w:r w:rsidRPr="00FC1D1A">
          <w:rPr>
            <w:rFonts w:ascii="Times New Roman" w:hAnsi="Times New Roman" w:cs="Times New Roman"/>
            <w:kern w:val="0"/>
          </w:rPr>
          <w:t>a</w:t>
        </w:r>
        <w:r w:rsidRPr="00FC1D1A">
          <w:rPr>
            <w:rFonts w:ascii="Times New Roman" w:eastAsia="Times New Roman" w:hAnsi="Times New Roman" w:cs="Times New Roman"/>
            <w:kern w:val="0"/>
          </w:rPr>
          <w:t xml:space="preserve"> </w:t>
        </w:r>
        <w:r>
          <w:rPr>
            <w:rFonts w:ascii="Times New Roman" w:eastAsia="Times New Roman" w:hAnsi="Times New Roman" w:cs="Times New Roman"/>
            <w:kern w:val="0"/>
          </w:rPr>
          <w:t xml:space="preserve">3D-Convolution Neural Network (3DCNN) </w:t>
        </w:r>
        <w:r w:rsidRPr="00FC1D1A">
          <w:rPr>
            <w:rFonts w:ascii="Times New Roman" w:hAnsi="Times New Roman" w:cs="Times New Roman"/>
            <w:kern w:val="0"/>
          </w:rPr>
          <w:t xml:space="preserve">model with densenet3D121 as the backbone </w:t>
        </w:r>
        <w:r w:rsidRPr="00FC1D1A">
          <w:rPr>
            <w:rFonts w:ascii="Times New Roman" w:eastAsia="Times New Roman" w:hAnsi="Times New Roman" w:cs="Times New Roman"/>
            <w:kern w:val="0"/>
          </w:rPr>
          <w:t>architecture across all our experiments. The model consists of an initial 3D convolutional module, four 3D dense-blocks, three 3D Transition layers and one fully connected classifier for each task.</w:t>
        </w:r>
        <w:r w:rsidRPr="00FC1D1A">
          <w:rPr>
            <w:rFonts w:ascii="Times New Roman" w:hAnsi="Times New Roman" w:cs="Times New Roman"/>
          </w:rPr>
          <w:t xml:space="preserve"> </w:t>
        </w:r>
        <w:r w:rsidRPr="00FC1D1A">
          <w:rPr>
            <w:rFonts w:ascii="Times New Roman" w:eastAsia="Times New Roman" w:hAnsi="Times New Roman" w:cs="Times New Roman"/>
            <w:kern w:val="0"/>
          </w:rPr>
          <w:t xml:space="preserve">In the field of medical imaging, prior studies have demonstrated the </w:t>
        </w:r>
        <w:r w:rsidRPr="00FC1D1A">
          <w:rPr>
            <w:rFonts w:ascii="Times New Roman" w:eastAsia="Times New Roman" w:hAnsi="Times New Roman" w:cs="Times New Roman"/>
            <w:kern w:val="0"/>
          </w:rPr>
          <w:lastRenderedPageBreak/>
          <w:t xml:space="preserve">superior performance of </w:t>
        </w:r>
        <w:r w:rsidRPr="00FC1D1A">
          <w:rPr>
            <w:rFonts w:ascii="Times New Roman" w:hAnsi="Times New Roman" w:cs="Times New Roman"/>
            <w:kern w:val="0"/>
          </w:rPr>
          <w:t>densenet3D121 model</w:t>
        </w:r>
        <w:r w:rsidRPr="00FC1D1A">
          <w:rPr>
            <w:rFonts w:ascii="Times New Roman" w:eastAsia="Times New Roman" w:hAnsi="Times New Roman" w:cs="Times New Roman"/>
            <w:kern w:val="0"/>
          </w:rPr>
          <w:t xml:space="preserve"> compared to traditional CNNs</w:t>
        </w:r>
        <w:r w:rsidRPr="00FC1D1A">
          <w:rPr>
            <w:rFonts w:ascii="Times New Roman" w:hAnsi="Times New Roman" w:cs="Times New Roman"/>
            <w:kern w:val="0"/>
          </w:rPr>
          <w:t xml:space="preserve"> </w:t>
        </w:r>
        <w:r w:rsidRPr="00FC1D1A">
          <w:rPr>
            <w:rFonts w:ascii="Times New Roman" w:eastAsia="Times New Roman" w:hAnsi="Times New Roman" w:cs="Times New Roman"/>
            <w:kern w:val="0"/>
          </w:rPr>
          <w:t>in</w:t>
        </w:r>
      </w:ins>
      <w:ins w:id="107" w:author="Jung Youn Min" w:date="2025-12-23T11:38:00Z" w16du:dateUtc="2025-12-23T19:38:00Z">
        <w:r w:rsidR="00950333">
          <w:rPr>
            <w:rFonts w:ascii="Times New Roman" w:hAnsi="Times New Roman" w:cs="Times New Roman" w:hint="eastAsia"/>
            <w:kern w:val="0"/>
          </w:rPr>
          <w:t xml:space="preserve"> classification task</w:t>
        </w:r>
      </w:ins>
      <w:ins w:id="108" w:author="Jung Youn Min" w:date="2025-12-23T11:39:00Z" w16du:dateUtc="2025-12-23T19:39:00Z">
        <w:r w:rsidR="00950333">
          <w:rPr>
            <w:rFonts w:ascii="Times New Roman" w:hAnsi="Times New Roman" w:cs="Times New Roman" w:hint="eastAsia"/>
            <w:kern w:val="0"/>
          </w:rPr>
          <w:t>s utilizing neuroimaging</w:t>
        </w:r>
      </w:ins>
      <w:ins w:id="109" w:author="Jung Youn Min" w:date="2025-11-08T10:26:00Z" w16du:dateUtc="2025-11-08T18:26:00Z">
        <w:r w:rsidRPr="00FC1D1A">
          <w:rPr>
            <w:rFonts w:ascii="Times New Roman" w:hAnsi="Times New Roman" w:cs="Times New Roman"/>
            <w:kern w:val="0"/>
          </w:rPr>
          <w:t xml:space="preserve"> </w:t>
        </w:r>
        <w:r w:rsidRPr="00FC1D1A">
          <w:rPr>
            <w:rFonts w:ascii="Times New Roman" w:hAnsi="Times New Roman" w:cs="Times New Roman"/>
            <w:kern w:val="0"/>
          </w:rPr>
          <w:fldChar w:fldCharType="begin"/>
        </w:r>
      </w:ins>
      <w:r w:rsidR="004E00D1">
        <w:rPr>
          <w:rFonts w:ascii="Times New Roman" w:hAnsi="Times New Roman" w:cs="Times New Roman"/>
          <w:kern w:val="0"/>
        </w:rPr>
        <w:instrText xml:space="preserve"> ADDIN EN.CITE &lt;EndNote&gt;&lt;Cite&gt;&lt;Author&gt;Raza&lt;/Author&gt;&lt;Year&gt;2024&lt;/Year&gt;&lt;RecNum&gt;89&lt;/RecNum&gt;&lt;DisplayText&gt;[55, 56]&lt;/DisplayText&gt;&lt;record&gt;&lt;rec-number&gt;89&lt;/rec-number&gt;&lt;foreign-keys&gt;&lt;key app="EN" db-id="xvraxf2sk09twpedwrrxs0v15x5vwtss9xzp" timestamp="1737635560"&gt;89&lt;/key&gt;&lt;/foreign-keys&gt;&lt;ref-type name="Journal Article"&gt;17&lt;/ref-type&gt;&lt;contributors&gt;&lt;authors&gt;&lt;author&gt;Raza, Asif&lt;/author&gt;&lt;author&gt;Alshehri, Mohammed S&lt;/author&gt;&lt;author&gt;Almakdi, Sultan&lt;/author&gt;&lt;author&gt;Siddique, Ali Akbar&lt;/author&gt;&lt;author&gt;Alsulami, Mohammad&lt;/author&gt;&lt;author&gt;Alhaisoni, Majed&lt;/author&gt;&lt;/authors&gt;&lt;/contributors&gt;&lt;titles&gt;&lt;title&gt;Enhancing brain tumor classification with transfer learning: Leveraging DenseNet121 for accurate and efficient detection&lt;/title&gt;&lt;secondary-title&gt;International Journal of Imaging Systems and Technology&lt;/secondary-title&gt;&lt;/titles&gt;&lt;periodical&gt;&lt;full-title&gt;International Journal of Imaging Systems and Technology&lt;/full-title&gt;&lt;/periodical&gt;&lt;pages&gt;e22957&lt;/pages&gt;&lt;volume&gt;34&lt;/volume&gt;&lt;number&gt;1&lt;/number&gt;&lt;dates&gt;&lt;year&gt;2024&lt;/year&gt;&lt;/dates&gt;&lt;isbn&gt;0899-9457&lt;/isbn&gt;&lt;urls&gt;&lt;/urls&gt;&lt;/record&gt;&lt;/Cite&gt;&lt;Cite&gt;&lt;Author&gt;Geng&lt;/Author&gt;&lt;Year&gt;2023&lt;/Year&gt;&lt;RecNum&gt;91&lt;/RecNum&gt;&lt;record&gt;&lt;rec-number&gt;91&lt;/rec-number&gt;&lt;foreign-keys&gt;&lt;key app="EN" db-id="xvraxf2sk09twpedwrrxs0v15x5vwtss9xzp" timestamp="1737635560"&gt;91&lt;/key&gt;&lt;/foreign-keys&gt;&lt;ref-type name="Conference Proceedings"&gt;10&lt;/ref-type&gt;&lt;contributors&gt;&lt;authors&gt;&lt;author&gt;Geng, Longling&lt;/author&gt;&lt;/authors&gt;&lt;/contributors&gt;&lt;titles&gt;&lt;title&gt;Multi-classification on the diagnosis of four early stages of Alzheimer’s disease by transfer learning models&lt;/title&gt;&lt;secondary-title&gt;Third International Conference on Artificial Intelligence and Computer Engineering (ICAICE 2022)&lt;/secondary-title&gt;&lt;/titles&gt;&lt;pages&gt;1384-1390&lt;/pages&gt;&lt;volume&gt;12610&lt;/volume&gt;&lt;dates&gt;&lt;year&gt;2023&lt;/year&gt;&lt;/dates&gt;&lt;publisher&gt;SPIE&lt;/publisher&gt;&lt;urls&gt;&lt;/urls&gt;&lt;/record&gt;&lt;/Cite&gt;&lt;/EndNote&gt;</w:instrText>
      </w:r>
      <w:ins w:id="110" w:author="Jung Youn Min" w:date="2025-11-08T10:26:00Z" w16du:dateUtc="2025-11-08T18:26:00Z">
        <w:r w:rsidRPr="00FC1D1A">
          <w:rPr>
            <w:rFonts w:ascii="Times New Roman" w:hAnsi="Times New Roman" w:cs="Times New Roman"/>
            <w:kern w:val="0"/>
          </w:rPr>
          <w:fldChar w:fldCharType="separate"/>
        </w:r>
      </w:ins>
      <w:r w:rsidR="004E00D1">
        <w:rPr>
          <w:rFonts w:ascii="Times New Roman" w:hAnsi="Times New Roman" w:cs="Times New Roman"/>
          <w:noProof/>
          <w:kern w:val="0"/>
        </w:rPr>
        <w:t>[55, 56]</w:t>
      </w:r>
      <w:ins w:id="111" w:author="Jung Youn Min" w:date="2025-11-08T10:26:00Z" w16du:dateUtc="2025-11-08T18:26:00Z">
        <w:r w:rsidRPr="00FC1D1A">
          <w:rPr>
            <w:rFonts w:ascii="Times New Roman" w:hAnsi="Times New Roman" w:cs="Times New Roman"/>
            <w:kern w:val="0"/>
          </w:rPr>
          <w:fldChar w:fldCharType="end"/>
        </w:r>
        <w:r w:rsidRPr="00FC1D1A">
          <w:rPr>
            <w:rFonts w:ascii="Times New Roman" w:hAnsi="Times New Roman" w:cs="Times New Roman"/>
            <w:kern w:val="0"/>
          </w:rPr>
          <w:t xml:space="preserve">. </w:t>
        </w:r>
        <w:r>
          <w:rPr>
            <w:rFonts w:ascii="Times New Roman" w:hAnsi="Times New Roman" w:cs="Times New Roman" w:hint="eastAsia"/>
            <w:kern w:val="0"/>
          </w:rPr>
          <w:t xml:space="preserve">Additionally, we conducted </w:t>
        </w:r>
        <w:r>
          <w:rPr>
            <w:rFonts w:ascii="Times New Roman" w:hAnsi="Times New Roman" w:cs="Times New Roman"/>
            <w:kern w:val="0"/>
          </w:rPr>
          <w:t>experiment</w:t>
        </w:r>
        <w:r>
          <w:rPr>
            <w:rFonts w:ascii="Times New Roman" w:hAnsi="Times New Roman" w:cs="Times New Roman" w:hint="eastAsia"/>
            <w:kern w:val="0"/>
          </w:rPr>
          <w:t>s using a model that incorporated both each participant</w:t>
        </w:r>
        <w:r>
          <w:rPr>
            <w:rFonts w:ascii="Times New Roman" w:hAnsi="Times New Roman" w:cs="Times New Roman"/>
            <w:kern w:val="0"/>
          </w:rPr>
          <w:t>’</w:t>
        </w:r>
        <w:r>
          <w:rPr>
            <w:rFonts w:ascii="Times New Roman" w:hAnsi="Times New Roman" w:cs="Times New Roman" w:hint="eastAsia"/>
            <w:kern w:val="0"/>
          </w:rPr>
          <w:t>s PGS and brain imaging data as input features. T</w:t>
        </w:r>
        <w:r w:rsidRPr="00FC1D1A">
          <w:rPr>
            <w:rFonts w:ascii="Times New Roman" w:eastAsia="Times New Roman" w:hAnsi="Times New Roman" w:cs="Times New Roman"/>
            <w:kern w:val="0"/>
          </w:rPr>
          <w:t xml:space="preserve">his was done by </w:t>
        </w:r>
      </w:ins>
      <w:ins w:id="112" w:author="Jung Youn Min" w:date="2025-11-08T13:23:00Z" w16du:dateUtc="2025-11-08T21:23:00Z">
        <w:r w:rsidR="00CE6502">
          <w:rPr>
            <w:rFonts w:ascii="Times New Roman" w:hAnsi="Times New Roman" w:cs="Times New Roman" w:hint="eastAsia"/>
            <w:kern w:val="0"/>
          </w:rPr>
          <w:t>concatenating</w:t>
        </w:r>
      </w:ins>
      <w:ins w:id="113" w:author="Jung Youn Min" w:date="2025-11-08T10:26:00Z" w16du:dateUtc="2025-11-08T18:26:00Z">
        <w:r w:rsidRPr="00FC1D1A">
          <w:rPr>
            <w:rFonts w:ascii="Times New Roman" w:eastAsia="Times New Roman" w:hAnsi="Times New Roman" w:cs="Times New Roman"/>
            <w:kern w:val="0"/>
          </w:rPr>
          <w:t xml:space="preserve"> the PG</w:t>
        </w:r>
      </w:ins>
      <w:ins w:id="114" w:author="Jung Youn Min" w:date="2025-11-08T13:23:00Z" w16du:dateUtc="2025-11-08T21:23:00Z">
        <w:r w:rsidR="00C93E6A">
          <w:rPr>
            <w:rFonts w:ascii="Times New Roman" w:hAnsi="Times New Roman" w:cs="Times New Roman" w:hint="eastAsia"/>
            <w:kern w:val="0"/>
          </w:rPr>
          <w:t>S with the features extracted by the 3DCNN backbone</w:t>
        </w:r>
      </w:ins>
      <w:ins w:id="115" w:author="Jung Youn Min" w:date="2025-11-08T10:26:00Z" w16du:dateUtc="2025-11-08T18:26:00Z">
        <w:r w:rsidRPr="00FC1D1A">
          <w:rPr>
            <w:rFonts w:ascii="Times New Roman" w:eastAsia="Times New Roman" w:hAnsi="Times New Roman" w:cs="Times New Roman"/>
            <w:kern w:val="0"/>
          </w:rPr>
          <w:t>.</w:t>
        </w:r>
      </w:ins>
      <w:ins w:id="116" w:author="Jung Youn Min" w:date="2025-11-08T13:23:00Z" w16du:dateUtc="2025-11-08T21:23:00Z">
        <w:r w:rsidR="00C93E6A">
          <w:rPr>
            <w:rFonts w:ascii="Times New Roman" w:hAnsi="Times New Roman" w:cs="Times New Roman" w:hint="eastAsia"/>
            <w:kern w:val="0"/>
          </w:rPr>
          <w:t xml:space="preserve"> This combined vector was then </w:t>
        </w:r>
      </w:ins>
      <w:ins w:id="117" w:author="Jung Youn Min" w:date="2025-11-08T13:24:00Z" w16du:dateUtc="2025-11-08T21:24:00Z">
        <w:r w:rsidR="00C93E6A">
          <w:rPr>
            <w:rFonts w:ascii="Times New Roman" w:hAnsi="Times New Roman" w:cs="Times New Roman" w:hint="eastAsia"/>
            <w:kern w:val="0"/>
          </w:rPr>
          <w:t xml:space="preserve">processed by a Multilayer Perceptron (MLP) for </w:t>
        </w:r>
        <w:r w:rsidR="00C93E6A">
          <w:rPr>
            <w:rFonts w:ascii="Times New Roman" w:hAnsi="Times New Roman" w:cs="Times New Roman"/>
            <w:kern w:val="0"/>
          </w:rPr>
          <w:t>classification</w:t>
        </w:r>
        <w:r w:rsidR="00C93E6A">
          <w:rPr>
            <w:rFonts w:ascii="Times New Roman" w:hAnsi="Times New Roman" w:cs="Times New Roman" w:hint="eastAsia"/>
            <w:kern w:val="0"/>
          </w:rPr>
          <w:t xml:space="preserve"> (3DCNN+MLP).</w:t>
        </w:r>
      </w:ins>
      <w:ins w:id="118" w:author="Jung Youn Min" w:date="2025-11-08T10:26:00Z" w16du:dateUtc="2025-11-08T18:26:00Z">
        <w:r w:rsidRPr="00FC1D1A">
          <w:rPr>
            <w:rFonts w:ascii="Times New Roman" w:eastAsia="Times New Roman" w:hAnsi="Times New Roman" w:cs="Times New Roman"/>
            <w:kern w:val="0"/>
          </w:rPr>
          <w:t xml:space="preserve"> We optimized </w:t>
        </w:r>
        <w:r>
          <w:rPr>
            <w:rFonts w:ascii="Times New Roman" w:hAnsi="Times New Roman" w:cs="Times New Roman" w:hint="eastAsia"/>
            <w:kern w:val="0"/>
          </w:rPr>
          <w:t xml:space="preserve">the model with </w:t>
        </w:r>
        <w:r w:rsidRPr="00FC1D1A">
          <w:rPr>
            <w:rFonts w:ascii="Times New Roman" w:eastAsia="Times New Roman" w:hAnsi="Times New Roman" w:cs="Times New Roman"/>
            <w:kern w:val="0"/>
          </w:rPr>
          <w:t xml:space="preserve">Mean Squared Error loss </w:t>
        </w:r>
        <w:r>
          <w:rPr>
            <w:rFonts w:ascii="Times New Roman" w:hAnsi="Times New Roman" w:cs="Times New Roman" w:hint="eastAsia"/>
            <w:kern w:val="0"/>
          </w:rPr>
          <w:t>f</w:t>
        </w:r>
        <w:r w:rsidRPr="00FC1D1A">
          <w:rPr>
            <w:rFonts w:ascii="Times New Roman" w:eastAsia="Times New Roman" w:hAnsi="Times New Roman" w:cs="Times New Roman"/>
            <w:kern w:val="0"/>
          </w:rPr>
          <w:t xml:space="preserve">or regression tasks and Cross Entropy for the classification tasks. Minimal augmentation was applied, including resizing images to 128x128x128, Random Rotation by 90 degrees (probability=0.5), Random Axis Flip (probability=0.5), and Random Affine Transform (probability=0.5). The deep neural networks were optimized using the </w:t>
        </w:r>
        <w:proofErr w:type="spellStart"/>
        <w:r w:rsidRPr="00FC1D1A">
          <w:rPr>
            <w:rFonts w:ascii="Times New Roman" w:eastAsia="Times New Roman" w:hAnsi="Times New Roman" w:cs="Times New Roman"/>
            <w:kern w:val="0"/>
          </w:rPr>
          <w:t>AdamW</w:t>
        </w:r>
        <w:proofErr w:type="spellEnd"/>
        <w:r w:rsidRPr="00FC1D1A">
          <w:rPr>
            <w:rFonts w:ascii="Times New Roman" w:eastAsia="Times New Roman" w:hAnsi="Times New Roman" w:cs="Times New Roman"/>
            <w:kern w:val="0"/>
          </w:rPr>
          <w:t xml:space="preserve"> optimizer with a cosine learning rate decay scheduler and a linear warm-up. Additionally, we implemented early stopping with a patience window of 30 epochs to prevent overfitting on the training data. </w:t>
        </w:r>
      </w:ins>
    </w:p>
    <w:p w14:paraId="12D67C57" w14:textId="77777777" w:rsidR="004F2614" w:rsidRDefault="00C560C4" w:rsidP="000A1BCB">
      <w:pPr>
        <w:spacing w:line="360" w:lineRule="auto"/>
        <w:ind w:firstLine="400"/>
        <w:rPr>
          <w:ins w:id="119" w:author="Jung Youn Min" w:date="2025-11-26T12:55:00Z" w16du:dateUtc="2025-11-26T20:55:00Z"/>
          <w:rFonts w:ascii="Times New Roman" w:hAnsi="Times New Roman" w:cs="Times New Roman"/>
          <w:kern w:val="0"/>
        </w:rPr>
      </w:pPr>
      <w:ins w:id="120" w:author="Jung Youn Min" w:date="2025-11-11T14:45:00Z">
        <w:r w:rsidRPr="00C560C4">
          <w:rPr>
            <w:rFonts w:ascii="Times New Roman" w:hAnsi="Times New Roman" w:cs="Times New Roman"/>
            <w:kern w:val="0"/>
          </w:rPr>
          <w:t>In the pretraining set</w:t>
        </w:r>
      </w:ins>
      <w:ins w:id="121" w:author="Jung Youn Min" w:date="2025-11-11T14:45:00Z" w16du:dateUtc="2025-11-11T22:45:00Z">
        <w:r>
          <w:rPr>
            <w:rFonts w:ascii="Times New Roman" w:hAnsi="Times New Roman" w:cs="Times New Roman" w:hint="eastAsia"/>
            <w:kern w:val="0"/>
          </w:rPr>
          <w:t xml:space="preserve"> in ABCD cohort</w:t>
        </w:r>
      </w:ins>
      <w:ins w:id="122" w:author="Jung Youn Min" w:date="2025-11-11T14:45:00Z">
        <w:r w:rsidRPr="00C560C4">
          <w:rPr>
            <w:rFonts w:ascii="Times New Roman" w:hAnsi="Times New Roman" w:cs="Times New Roman"/>
            <w:kern w:val="0"/>
          </w:rPr>
          <w:t>, the 3DCNN model was trained with TW-FA as input and depression PGS or composite PGS as the outcome to learn gene-brain associations. The pretrained model weights were then used in the fine-tun</w:t>
        </w:r>
      </w:ins>
      <w:ins w:id="123" w:author="Jung Youn Min" w:date="2025-11-11T14:46:00Z" w16du:dateUtc="2025-11-11T22:46:00Z">
        <w:r w:rsidR="00337CEB">
          <w:rPr>
            <w:rFonts w:ascii="Times New Roman" w:hAnsi="Times New Roman" w:cs="Times New Roman" w:hint="eastAsia"/>
            <w:kern w:val="0"/>
          </w:rPr>
          <w:t>e</w:t>
        </w:r>
      </w:ins>
      <w:ins w:id="124" w:author="Jung Youn Min" w:date="2025-11-11T14:45:00Z">
        <w:r w:rsidRPr="00C560C4">
          <w:rPr>
            <w:rFonts w:ascii="Times New Roman" w:hAnsi="Times New Roman" w:cs="Times New Roman"/>
            <w:kern w:val="0"/>
          </w:rPr>
          <w:t xml:space="preserve"> set for MDD classification. Subsequently, this PGS-pretrained MDD classifier trained on ABCD data was transferred to the Korean cohort using only </w:t>
        </w:r>
      </w:ins>
      <w:ins w:id="125" w:author="Jung Youn Min" w:date="2025-11-11T14:46:00Z" w16du:dateUtc="2025-11-11T22:46:00Z">
        <w:r w:rsidR="00F61141">
          <w:rPr>
            <w:rFonts w:ascii="Times New Roman" w:hAnsi="Times New Roman" w:cs="Times New Roman" w:hint="eastAsia"/>
            <w:kern w:val="0"/>
          </w:rPr>
          <w:t>TW-FA (3DCNN models)</w:t>
        </w:r>
      </w:ins>
      <w:ins w:id="126" w:author="Jung Youn Min" w:date="2025-11-11T14:45:00Z">
        <w:r w:rsidRPr="00C560C4">
          <w:rPr>
            <w:rFonts w:ascii="Times New Roman" w:hAnsi="Times New Roman" w:cs="Times New Roman"/>
            <w:kern w:val="0"/>
          </w:rPr>
          <w:t xml:space="preserve">, without requiring genetic data from Korean participants. </w:t>
        </w:r>
      </w:ins>
    </w:p>
    <w:p w14:paraId="0D7CAC4F" w14:textId="662E3EDB" w:rsidR="0037470E" w:rsidRPr="0037470E" w:rsidRDefault="004F2614" w:rsidP="000A1BCB">
      <w:pPr>
        <w:spacing w:line="360" w:lineRule="auto"/>
        <w:ind w:firstLine="400"/>
        <w:rPr>
          <w:ins w:id="127" w:author="Jung Youn Min" w:date="2025-11-08T10:26:00Z" w16du:dateUtc="2025-11-08T18:26:00Z"/>
          <w:rFonts w:ascii="Times New Roman" w:hAnsi="Times New Roman" w:cs="Times New Roman"/>
          <w:kern w:val="0"/>
        </w:rPr>
      </w:pPr>
      <w:ins w:id="128" w:author="Jung Youn Min" w:date="2025-11-26T12:55:00Z">
        <w:r w:rsidRPr="004F2614">
          <w:rPr>
            <w:rFonts w:ascii="Times New Roman" w:hAnsi="Times New Roman" w:cs="Times New Roman"/>
            <w:kern w:val="0"/>
          </w:rPr>
          <w:t>We employed three non-overlapping datasets: pretraining, finetuning, and 2-year follow-up</w:t>
        </w:r>
      </w:ins>
      <w:ins w:id="129" w:author="Jung Youn Min" w:date="2025-11-26T12:55:00Z" w16du:dateUtc="2025-11-26T20:55:00Z">
        <w:r>
          <w:rPr>
            <w:rFonts w:ascii="Times New Roman" w:hAnsi="Times New Roman" w:cs="Times New Roman" w:hint="eastAsia"/>
            <w:kern w:val="0"/>
          </w:rPr>
          <w:t xml:space="preserve"> prediction set</w:t>
        </w:r>
      </w:ins>
      <w:ins w:id="130" w:author="Jung Youn Min" w:date="2025-11-26T12:55:00Z">
        <w:r w:rsidRPr="004F2614">
          <w:rPr>
            <w:rFonts w:ascii="Times New Roman" w:hAnsi="Times New Roman" w:cs="Times New Roman"/>
            <w:kern w:val="0"/>
          </w:rPr>
          <w:t xml:space="preserve">. For cross-sectional MDD classification, we implemented nested 10-fold cross-validation with 7:2:1 train/validation/test splits. Hyperparameter tuning was performed exclusively on validation sets, and model evaluation was conducted solely on held-out test sets, ensuring no data leakage. Each participant appeared in exactly one test set. Reported </w:t>
        </w:r>
      </w:ins>
      <w:ins w:id="131" w:author="Jung Youn Min" w:date="2025-11-26T13:09:00Z" w16du:dateUtc="2025-11-26T21:09:00Z">
        <w:r w:rsidR="00DE219C">
          <w:rPr>
            <w:rFonts w:ascii="Times New Roman" w:hAnsi="Times New Roman" w:cs="Times New Roman" w:hint="eastAsia"/>
            <w:kern w:val="0"/>
          </w:rPr>
          <w:t>perf</w:t>
        </w:r>
      </w:ins>
      <w:ins w:id="132" w:author="Jung Youn Min" w:date="2025-11-26T13:10:00Z" w16du:dateUtc="2025-11-26T21:10:00Z">
        <w:r w:rsidR="00DE219C">
          <w:rPr>
            <w:rFonts w:ascii="Times New Roman" w:hAnsi="Times New Roman" w:cs="Times New Roman" w:hint="eastAsia"/>
            <w:kern w:val="0"/>
          </w:rPr>
          <w:t>ormance</w:t>
        </w:r>
      </w:ins>
      <w:ins w:id="133" w:author="Jung Youn Min" w:date="2025-11-26T12:55:00Z">
        <w:r w:rsidRPr="004F2614">
          <w:rPr>
            <w:rFonts w:ascii="Times New Roman" w:hAnsi="Times New Roman" w:cs="Times New Roman"/>
            <w:kern w:val="0"/>
          </w:rPr>
          <w:t xml:space="preserve"> metrics represent averages across all 10 test sets. For 2-year predictions, zero-shot inference </w:t>
        </w:r>
      </w:ins>
      <w:ins w:id="134" w:author="Jung Youn Min" w:date="2025-11-26T12:56:00Z" w16du:dateUtc="2025-11-26T20:56:00Z">
        <w:r w:rsidR="008F613E">
          <w:rPr>
            <w:rFonts w:ascii="Times New Roman" w:hAnsi="Times New Roman" w:cs="Times New Roman" w:hint="eastAsia"/>
            <w:kern w:val="0"/>
          </w:rPr>
          <w:t xml:space="preserve">was conducted </w:t>
        </w:r>
      </w:ins>
      <w:ins w:id="135" w:author="Jung Youn Min" w:date="2025-11-26T12:55:00Z">
        <w:r w:rsidRPr="004F2614">
          <w:rPr>
            <w:rFonts w:ascii="Times New Roman" w:hAnsi="Times New Roman" w:cs="Times New Roman"/>
            <w:kern w:val="0"/>
          </w:rPr>
          <w:t xml:space="preserve">without additional training, with metrics averaged across 10 </w:t>
        </w:r>
      </w:ins>
      <w:ins w:id="136" w:author="Jung Youn Min" w:date="2025-11-26T12:56:00Z" w16du:dateUtc="2025-11-26T20:56:00Z">
        <w:r w:rsidR="00AF6BAA">
          <w:rPr>
            <w:rFonts w:ascii="Times New Roman" w:hAnsi="Times New Roman" w:cs="Times New Roman" w:hint="eastAsia"/>
            <w:kern w:val="0"/>
          </w:rPr>
          <w:t>matched</w:t>
        </w:r>
      </w:ins>
      <w:ins w:id="137" w:author="Jung Youn Min" w:date="2025-11-26T12:55:00Z">
        <w:r w:rsidRPr="004F2614">
          <w:rPr>
            <w:rFonts w:ascii="Times New Roman" w:hAnsi="Times New Roman" w:cs="Times New Roman"/>
            <w:kern w:val="0"/>
          </w:rPr>
          <w:t xml:space="preserve"> iterations.</w:t>
        </w:r>
      </w:ins>
    </w:p>
    <w:p w14:paraId="6BAF8836" w14:textId="1C3BBB66" w:rsidR="000A1BCB" w:rsidRPr="00F87A41" w:rsidRDefault="000A1BCB" w:rsidP="000A1BCB">
      <w:pPr>
        <w:spacing w:before="240" w:line="360" w:lineRule="auto"/>
        <w:ind w:firstLine="400"/>
        <w:rPr>
          <w:ins w:id="138" w:author="Jung Youn Min" w:date="2025-11-08T10:26:00Z" w16du:dateUtc="2025-11-08T18:26:00Z"/>
          <w:rFonts w:ascii="Times New Roman" w:eastAsia="Pretendard" w:hAnsi="Times New Roman" w:cs="Times New Roman"/>
        </w:rPr>
      </w:pPr>
      <w:ins w:id="139" w:author="Jung Youn Min" w:date="2025-11-08T10:26:00Z" w16du:dateUtc="2025-11-08T18:26:00Z">
        <w:r w:rsidRPr="00FC1D1A">
          <w:rPr>
            <w:rFonts w:ascii="Times New Roman" w:eastAsia="Pretendard" w:hAnsi="Times New Roman" w:cs="Times New Roman"/>
          </w:rPr>
          <w:t>We employed two types of comparison models to evaluate our approach. The first set of comparison models focused on modality</w:t>
        </w:r>
        <w:r>
          <w:rPr>
            <w:rFonts w:ascii="Times New Roman" w:eastAsia="Pretendard" w:hAnsi="Times New Roman" w:cs="Times New Roman" w:hint="eastAsia"/>
          </w:rPr>
          <w:t xml:space="preserve">, including unimodal approaches that used either genetic or neuroimaging data alone and a multi-modal model that </w:t>
        </w:r>
        <w:r>
          <w:rPr>
            <w:rFonts w:ascii="Times New Roman" w:eastAsia="Pretendard" w:hAnsi="Times New Roman" w:cs="Times New Roman"/>
          </w:rPr>
          <w:t>incorporated</w:t>
        </w:r>
        <w:r>
          <w:rPr>
            <w:rFonts w:ascii="Times New Roman" w:eastAsia="Pretendard" w:hAnsi="Times New Roman" w:cs="Times New Roman" w:hint="eastAsia"/>
          </w:rPr>
          <w:t xml:space="preserve"> both but without </w:t>
        </w:r>
        <w:r>
          <w:rPr>
            <w:rFonts w:ascii="Times New Roman" w:eastAsia="Pretendard" w:hAnsi="Times New Roman" w:cs="Times New Roman" w:hint="eastAsia"/>
          </w:rPr>
          <w:lastRenderedPageBreak/>
          <w:t xml:space="preserve">pretraining. This comparison aimed to assess </w:t>
        </w:r>
        <w:r>
          <w:rPr>
            <w:rFonts w:ascii="Times New Roman" w:eastAsia="Pretendard" w:hAnsi="Times New Roman" w:cs="Times New Roman"/>
          </w:rPr>
          <w:t>whethe</w:t>
        </w:r>
        <w:r>
          <w:rPr>
            <w:rFonts w:ascii="Times New Roman" w:eastAsia="Pretendard" w:hAnsi="Times New Roman" w:cs="Times New Roman" w:hint="eastAsia"/>
          </w:rPr>
          <w:t xml:space="preserve">r both genetic and neuroimaging information are essential for detecting children with MDD and to evaluate the benefit of PGS-based pretraining. </w:t>
        </w:r>
        <w:r w:rsidRPr="002C7A87">
          <w:rPr>
            <w:rFonts w:ascii="Times New Roman" w:eastAsia="Pretendard" w:hAnsi="Times New Roman" w:cs="Times New Roman"/>
          </w:rPr>
          <w:t>Specifically, we implemented an MLP model using only PGS as input, a 3DCNN model using only TW-FA, and a from-scratch 3DCNN+MLP model that integrated both PGS and TW-FA as inputs without employing a pretraining strategy</w:t>
        </w:r>
        <w:r>
          <w:rPr>
            <w:rFonts w:ascii="Times New Roman" w:eastAsia="Pretendard" w:hAnsi="Times New Roman" w:cs="Times New Roman" w:hint="eastAsia"/>
          </w:rPr>
          <w:t>.</w:t>
        </w:r>
        <w:r w:rsidRPr="00FC1D1A">
          <w:rPr>
            <w:rFonts w:ascii="Times New Roman" w:eastAsia="Pretendard" w:hAnsi="Times New Roman" w:cs="Times New Roman"/>
          </w:rPr>
          <w:t xml:space="preserve"> The second set of comparison models included traditional machine learning models: support vector </w:t>
        </w:r>
      </w:ins>
      <w:ins w:id="140" w:author="Jung Youn Min" w:date="2025-11-08T13:30:00Z" w16du:dateUtc="2025-11-08T21:30:00Z">
        <w:r w:rsidR="005A253E">
          <w:rPr>
            <w:rFonts w:ascii="Times New Roman" w:eastAsia="Pretendard" w:hAnsi="Times New Roman" w:cs="Times New Roman" w:hint="eastAsia"/>
          </w:rPr>
          <w:t>classifier</w:t>
        </w:r>
      </w:ins>
      <w:ins w:id="141" w:author="Jung Youn Min" w:date="2025-11-08T10:26:00Z" w16du:dateUtc="2025-11-08T18:26:00Z">
        <w:r w:rsidRPr="00FC1D1A">
          <w:rPr>
            <w:rFonts w:ascii="Times New Roman" w:eastAsia="Pretendard" w:hAnsi="Times New Roman" w:cs="Times New Roman"/>
          </w:rPr>
          <w:t xml:space="preserve"> with a linear kernel (</w:t>
        </w:r>
        <w:proofErr w:type="spellStart"/>
        <w:r w:rsidRPr="00FC1D1A">
          <w:rPr>
            <w:rFonts w:ascii="Times New Roman" w:eastAsia="Pretendard" w:hAnsi="Times New Roman" w:cs="Times New Roman"/>
          </w:rPr>
          <w:t>SVC_linear</w:t>
        </w:r>
        <w:proofErr w:type="spellEnd"/>
        <w:r w:rsidRPr="00FC1D1A">
          <w:rPr>
            <w:rFonts w:ascii="Times New Roman" w:eastAsia="Pretendard" w:hAnsi="Times New Roman" w:cs="Times New Roman"/>
          </w:rPr>
          <w:t>), support vector machine with an RBF kernel (</w:t>
        </w:r>
        <w:proofErr w:type="spellStart"/>
        <w:r w:rsidRPr="00FC1D1A">
          <w:rPr>
            <w:rFonts w:ascii="Times New Roman" w:eastAsia="Pretendard" w:hAnsi="Times New Roman" w:cs="Times New Roman"/>
          </w:rPr>
          <w:t>SVC_rbf</w:t>
        </w:r>
        <w:proofErr w:type="spellEnd"/>
        <w:r w:rsidRPr="00FC1D1A">
          <w:rPr>
            <w:rFonts w:ascii="Times New Roman" w:eastAsia="Pretendard" w:hAnsi="Times New Roman" w:cs="Times New Roman"/>
          </w:rPr>
          <w:t xml:space="preserve">), and </w:t>
        </w:r>
        <w:proofErr w:type="spellStart"/>
        <w:r w:rsidRPr="00FC1D1A">
          <w:rPr>
            <w:rFonts w:ascii="Times New Roman" w:eastAsia="Pretendard" w:hAnsi="Times New Roman" w:cs="Times New Roman"/>
          </w:rPr>
          <w:t>eXtreme</w:t>
        </w:r>
        <w:proofErr w:type="spellEnd"/>
        <w:r w:rsidRPr="00FC1D1A">
          <w:rPr>
            <w:rFonts w:ascii="Times New Roman" w:eastAsia="Pretendard" w:hAnsi="Times New Roman" w:cs="Times New Roman"/>
          </w:rPr>
          <w:t xml:space="preserve"> Gradient Boosting (XGBOOST)</w:t>
        </w:r>
        <w:r>
          <w:rPr>
            <w:rFonts w:ascii="Times New Roman" w:eastAsia="Pretendard" w:hAnsi="Times New Roman" w:cs="Times New Roman"/>
          </w:rPr>
          <w:t xml:space="preserve"> using </w:t>
        </w:r>
        <w:r>
          <w:rPr>
            <w:rFonts w:ascii="Times New Roman" w:eastAsia="Pretendard" w:hAnsi="Times New Roman" w:cs="Times New Roman" w:hint="eastAsia"/>
          </w:rPr>
          <w:t>F</w:t>
        </w:r>
        <w:r>
          <w:rPr>
            <w:rFonts w:ascii="Times New Roman" w:eastAsia="Pretendard" w:hAnsi="Times New Roman" w:cs="Times New Roman"/>
          </w:rPr>
          <w:t>A-weighted structural connectivity and PGS as their inputs</w:t>
        </w:r>
        <w:r w:rsidRPr="00FC1D1A">
          <w:rPr>
            <w:rFonts w:ascii="Times New Roman" w:eastAsia="Pretendard" w:hAnsi="Times New Roman" w:cs="Times New Roman"/>
          </w:rPr>
          <w:t>. All experiments were conducted using 10-fold cross-validation, ensuring that the same training, validation, and test folds were used consistently across all experiments</w:t>
        </w:r>
      </w:ins>
      <w:ins w:id="142" w:author="Jung Youn Min" w:date="2025-11-08T13:00:00Z" w16du:dateUtc="2025-11-08T21:00:00Z">
        <w:r w:rsidR="00F51EEA">
          <w:rPr>
            <w:rFonts w:ascii="Times New Roman" w:eastAsia="Pretendard" w:hAnsi="Times New Roman" w:cs="Times New Roman" w:hint="eastAsia"/>
          </w:rPr>
          <w:t xml:space="preserve"> including </w:t>
        </w:r>
        <w:r w:rsidR="0061080A">
          <w:rPr>
            <w:rFonts w:ascii="Times New Roman" w:eastAsia="Pretendard" w:hAnsi="Times New Roman" w:cs="Times New Roman" w:hint="eastAsia"/>
          </w:rPr>
          <w:t>comparison models</w:t>
        </w:r>
      </w:ins>
      <w:ins w:id="143" w:author="Jung Youn Min" w:date="2025-11-08T10:26:00Z" w16du:dateUtc="2025-11-08T18:26:00Z">
        <w:r w:rsidRPr="00FC1D1A">
          <w:rPr>
            <w:rFonts w:ascii="Times New Roman" w:eastAsia="Pretendard" w:hAnsi="Times New Roman" w:cs="Times New Roman"/>
          </w:rPr>
          <w:t>.</w:t>
        </w:r>
        <w:r>
          <w:rPr>
            <w:rFonts w:ascii="Times New Roman" w:eastAsia="Pretendard" w:hAnsi="Times New Roman" w:cs="Times New Roman" w:hint="eastAsia"/>
          </w:rPr>
          <w:t xml:space="preserve"> </w:t>
        </w:r>
        <w:r w:rsidRPr="00910B17">
          <w:rPr>
            <w:rFonts w:ascii="Times New Roman" w:eastAsia="Pretendard" w:hAnsi="Times New Roman" w:cs="Times New Roman"/>
          </w:rPr>
          <w:t xml:space="preserve">Details on the training </w:t>
        </w:r>
        <w:r>
          <w:rPr>
            <w:rFonts w:ascii="Times New Roman" w:eastAsia="Pretendard" w:hAnsi="Times New Roman" w:cs="Times New Roman"/>
          </w:rPr>
          <w:t>parameters</w:t>
        </w:r>
        <w:r w:rsidRPr="00910B17">
          <w:rPr>
            <w:rFonts w:ascii="Times New Roman" w:eastAsia="Pretendard" w:hAnsi="Times New Roman" w:cs="Times New Roman"/>
          </w:rPr>
          <w:t xml:space="preserve"> </w:t>
        </w:r>
        <w:r w:rsidRPr="00BD7CA9">
          <w:rPr>
            <w:rFonts w:ascii="Times New Roman" w:eastAsia="Pretendard" w:hAnsi="Times New Roman" w:cs="Times New Roman"/>
          </w:rPr>
          <w:t xml:space="preserve">for </w:t>
        </w:r>
        <w:r w:rsidRPr="00BD7CA9">
          <w:rPr>
            <w:rFonts w:ascii="Times New Roman" w:eastAsia="Pretendard" w:hAnsi="Times New Roman" w:cs="Times New Roman" w:hint="eastAsia"/>
          </w:rPr>
          <w:t>pretraining</w:t>
        </w:r>
        <w:r>
          <w:rPr>
            <w:rFonts w:ascii="Times New Roman" w:eastAsia="Pretendard" w:hAnsi="Times New Roman" w:cs="Times New Roman"/>
          </w:rPr>
          <w:t xml:space="preserve">, </w:t>
        </w:r>
        <w:r w:rsidRPr="00910B17">
          <w:rPr>
            <w:rFonts w:ascii="Times New Roman" w:eastAsia="Pretendard" w:hAnsi="Times New Roman" w:cs="Times New Roman"/>
          </w:rPr>
          <w:t xml:space="preserve">cross-sectional and 2-year follow-up MDD prediction, along with transfer learning, are available in the </w:t>
        </w:r>
        <w:r>
          <w:rPr>
            <w:rFonts w:ascii="Times New Roman" w:eastAsia="Pretendard" w:hAnsi="Times New Roman" w:cs="Times New Roman" w:hint="eastAsia"/>
          </w:rPr>
          <w:t>S</w:t>
        </w:r>
        <w:r w:rsidRPr="00910B17">
          <w:rPr>
            <w:rFonts w:ascii="Times New Roman" w:eastAsia="Pretendard" w:hAnsi="Times New Roman" w:cs="Times New Roman"/>
          </w:rPr>
          <w:t xml:space="preserve">upplementary </w:t>
        </w:r>
        <w:r>
          <w:rPr>
            <w:rFonts w:ascii="Times New Roman" w:eastAsia="Pretendard" w:hAnsi="Times New Roman" w:cs="Times New Roman" w:hint="eastAsia"/>
          </w:rPr>
          <w:t>M</w:t>
        </w:r>
        <w:r w:rsidRPr="00910B17">
          <w:rPr>
            <w:rFonts w:ascii="Times New Roman" w:eastAsia="Pretendard" w:hAnsi="Times New Roman" w:cs="Times New Roman"/>
          </w:rPr>
          <w:t>aterials.</w:t>
        </w:r>
      </w:ins>
    </w:p>
    <w:p w14:paraId="4809624C" w14:textId="77777777" w:rsidR="000A1BCB" w:rsidRPr="0021159F" w:rsidRDefault="000A1BCB" w:rsidP="000A1BCB">
      <w:pPr>
        <w:spacing w:line="360" w:lineRule="auto"/>
        <w:rPr>
          <w:ins w:id="144" w:author="Jung Youn Min" w:date="2025-11-08T10:26:00Z" w16du:dateUtc="2025-11-08T18:26:00Z"/>
          <w:rFonts w:ascii="Times New Roman" w:hAnsi="Times New Roman" w:cs="Times New Roman"/>
          <w:i/>
          <w:iCs/>
        </w:rPr>
      </w:pPr>
      <w:ins w:id="145" w:author="Jung Youn Min" w:date="2025-11-08T10:26:00Z" w16du:dateUtc="2025-11-08T18:26:00Z">
        <w:r w:rsidRPr="0021159F">
          <w:rPr>
            <w:rFonts w:ascii="Times New Roman" w:hAnsi="Times New Roman" w:cs="Times New Roman"/>
            <w:i/>
            <w:iCs/>
          </w:rPr>
          <w:t>Explainable A</w:t>
        </w:r>
        <w:r>
          <w:rPr>
            <w:rFonts w:ascii="Times New Roman" w:hAnsi="Times New Roman" w:cs="Times New Roman"/>
            <w:i/>
            <w:iCs/>
          </w:rPr>
          <w:t>rtificial Intelligence</w:t>
        </w:r>
        <w:r w:rsidRPr="0021159F">
          <w:rPr>
            <w:rFonts w:ascii="Times New Roman" w:hAnsi="Times New Roman" w:cs="Times New Roman"/>
            <w:i/>
            <w:iCs/>
          </w:rPr>
          <w:t xml:space="preserve"> </w:t>
        </w:r>
      </w:ins>
    </w:p>
    <w:p w14:paraId="2B0CDFFE" w14:textId="6A1894DA" w:rsidR="000A1BCB" w:rsidRPr="00FC1D1A" w:rsidRDefault="000A1BCB" w:rsidP="000A1BCB">
      <w:pPr>
        <w:spacing w:line="360" w:lineRule="auto"/>
        <w:ind w:firstLine="720"/>
        <w:rPr>
          <w:ins w:id="146" w:author="Jung Youn Min" w:date="2025-11-08T10:26:00Z" w16du:dateUtc="2025-11-08T18:26:00Z"/>
          <w:rFonts w:ascii="Times New Roman" w:hAnsi="Times New Roman" w:cs="Times New Roman"/>
        </w:rPr>
      </w:pPr>
      <w:ins w:id="147" w:author="Jung Youn Min" w:date="2025-11-08T10:26:00Z" w16du:dateUtc="2025-11-08T18:26:00Z">
        <w:r w:rsidRPr="68719C61">
          <w:rPr>
            <w:rFonts w:ascii="Times New Roman" w:hAnsi="Times New Roman" w:cs="Times New Roman"/>
          </w:rPr>
          <w:t xml:space="preserve">To identify brain regions contributing most to the model’s predictions, we employed explainable AI (XAI) techniques, specifically Integrated Gradients </w:t>
        </w:r>
        <w:r w:rsidRPr="68719C61">
          <w:rPr>
            <w:rFonts w:ascii="Times New Roman" w:hAnsi="Times New Roman" w:cs="Times New Roman"/>
          </w:rPr>
          <w:fldChar w:fldCharType="begin"/>
        </w:r>
      </w:ins>
      <w:r w:rsidR="004E00D1">
        <w:rPr>
          <w:rFonts w:ascii="Times New Roman" w:hAnsi="Times New Roman" w:cs="Times New Roman"/>
        </w:rPr>
        <w:instrText xml:space="preserve"> ADDIN EN.CITE &lt;EndNote&gt;&lt;Cite&gt;&lt;Author&gt;Sundararajan&lt;/Author&gt;&lt;Year&gt;2017&lt;/Year&gt;&lt;RecNum&gt;92&lt;/RecNum&gt;&lt;DisplayText&gt;[57]&lt;/DisplayText&gt;&lt;record&gt;&lt;rec-number&gt;92&lt;/rec-number&gt;&lt;foreign-keys&gt;&lt;key app="EN" db-id="xvraxf2sk09twpedwrrxs0v15x5vwtss9xzp" timestamp="1737635560"&gt;92&lt;/key&gt;&lt;/foreign-keys&gt;&lt;ref-type name="Conference Proceedings"&gt;10&lt;/ref-type&gt;&lt;contributors&gt;&lt;authors&gt;&lt;author&gt;Sundararajan, Mukund&lt;/author&gt;&lt;author&gt;Taly, Ankur&lt;/author&gt;&lt;author&gt;Yan, Qiqi&lt;/author&gt;&lt;/authors&gt;&lt;/contributors&gt;&lt;titles&gt;&lt;title&gt;Axiomatic attribution for deep networks&lt;/title&gt;&lt;secondary-title&gt;International conference on machine learning&lt;/secondary-title&gt;&lt;/titles&gt;&lt;pages&gt;3319-3328&lt;/pages&gt;&lt;dates&gt;&lt;year&gt;2017&lt;/year&gt;&lt;/dates&gt;&lt;publisher&gt;PMLR&lt;/publisher&gt;&lt;isbn&gt;2640-3498&lt;/isbn&gt;&lt;urls&gt;&lt;/urls&gt;&lt;/record&gt;&lt;/Cite&gt;&lt;/EndNote&gt;</w:instrText>
      </w:r>
      <w:ins w:id="148" w:author="Jung Youn Min" w:date="2025-11-08T10:26:00Z" w16du:dateUtc="2025-11-08T18:26:00Z">
        <w:r w:rsidRPr="68719C61">
          <w:rPr>
            <w:rFonts w:ascii="Times New Roman" w:hAnsi="Times New Roman" w:cs="Times New Roman"/>
          </w:rPr>
          <w:fldChar w:fldCharType="separate"/>
        </w:r>
      </w:ins>
      <w:r w:rsidR="004E00D1">
        <w:rPr>
          <w:rFonts w:ascii="Times New Roman" w:hAnsi="Times New Roman" w:cs="Times New Roman"/>
          <w:noProof/>
        </w:rPr>
        <w:t>[57]</w:t>
      </w:r>
      <w:ins w:id="149" w:author="Jung Youn Min" w:date="2025-11-08T10:26:00Z" w16du:dateUtc="2025-11-08T18:26:00Z">
        <w:r w:rsidRPr="68719C61">
          <w:rPr>
            <w:rFonts w:ascii="Times New Roman" w:hAnsi="Times New Roman" w:cs="Times New Roman"/>
          </w:rPr>
          <w:fldChar w:fldCharType="end"/>
        </w:r>
        <w:r w:rsidRPr="68719C61">
          <w:rPr>
            <w:rFonts w:ascii="Times New Roman" w:hAnsi="Times New Roman" w:cs="Times New Roman"/>
          </w:rPr>
          <w:t xml:space="preserve"> combined with </w:t>
        </w:r>
        <w:proofErr w:type="spellStart"/>
        <w:r w:rsidRPr="68719C61">
          <w:rPr>
            <w:rFonts w:ascii="Times New Roman" w:hAnsi="Times New Roman" w:cs="Times New Roman"/>
          </w:rPr>
          <w:t>SmoothGrad</w:t>
        </w:r>
        <w:proofErr w:type="spellEnd"/>
        <w:r w:rsidRPr="68719C61">
          <w:rPr>
            <w:rFonts w:ascii="Times New Roman" w:hAnsi="Times New Roman" w:cs="Times New Roman"/>
          </w:rPr>
          <w:t xml:space="preserve"> </w:t>
        </w:r>
        <w:r w:rsidRPr="68719C61">
          <w:rPr>
            <w:rFonts w:ascii="Times New Roman" w:hAnsi="Times New Roman" w:cs="Times New Roman"/>
          </w:rPr>
          <w:fldChar w:fldCharType="begin"/>
        </w:r>
      </w:ins>
      <w:r w:rsidR="004E00D1">
        <w:rPr>
          <w:rFonts w:ascii="Times New Roman" w:hAnsi="Times New Roman" w:cs="Times New Roman"/>
        </w:rPr>
        <w:instrText xml:space="preserve"> ADDIN EN.CITE &lt;EndNote&gt;&lt;Cite&gt;&lt;Author&gt;Smilkov&lt;/Author&gt;&lt;Year&gt;2017&lt;/Year&gt;&lt;RecNum&gt;93&lt;/RecNum&gt;&lt;DisplayText&gt;[58]&lt;/DisplayText&gt;&lt;record&gt;&lt;rec-number&gt;93&lt;/rec-number&gt;&lt;foreign-keys&gt;&lt;key app="EN" db-id="xvraxf2sk09twpedwrrxs0v15x5vwtss9xzp" timestamp="1737635560"&gt;93&lt;/key&gt;&lt;/foreign-keys&gt;&lt;ref-type name="Journal Article"&gt;17&lt;/ref-type&gt;&lt;contributors&gt;&lt;authors&gt;&lt;author&gt;Smilkov, Daniel&lt;/author&gt;&lt;author&gt;Thorat, Nikhil&lt;/author&gt;&lt;author&gt;Kim, Been&lt;/author&gt;&lt;author&gt;Viégas, Fernanda&lt;/author&gt;&lt;author&gt;Wattenberg, Martin&lt;/author&gt;&lt;/authors&gt;&lt;/contributors&gt;&lt;titles&gt;&lt;title&gt;Smoothgrad: removing noise by adding noise&lt;/title&gt;&lt;secondary-title&gt;arXiv preprint arXiv:1706.03825&lt;/secondary-title&gt;&lt;/titles&gt;&lt;periodical&gt;&lt;full-title&gt;arXiv preprint arXiv:1706.03825&lt;/full-title&gt;&lt;/periodical&gt;&lt;dates&gt;&lt;year&gt;2017&lt;/year&gt;&lt;/dates&gt;&lt;urls&gt;&lt;/urls&gt;&lt;/record&gt;&lt;/Cite&gt;&lt;/EndNote&gt;</w:instrText>
      </w:r>
      <w:ins w:id="150" w:author="Jung Youn Min" w:date="2025-11-08T10:26:00Z" w16du:dateUtc="2025-11-08T18:26:00Z">
        <w:r w:rsidRPr="68719C61">
          <w:rPr>
            <w:rFonts w:ascii="Times New Roman" w:hAnsi="Times New Roman" w:cs="Times New Roman"/>
          </w:rPr>
          <w:fldChar w:fldCharType="separate"/>
        </w:r>
      </w:ins>
      <w:r w:rsidR="004E00D1">
        <w:rPr>
          <w:rFonts w:ascii="Times New Roman" w:hAnsi="Times New Roman" w:cs="Times New Roman"/>
          <w:noProof/>
        </w:rPr>
        <w:t>[58]</w:t>
      </w:r>
      <w:ins w:id="151" w:author="Jung Youn Min" w:date="2025-11-08T10:26:00Z" w16du:dateUtc="2025-11-08T18:26:00Z">
        <w:r w:rsidRPr="68719C61">
          <w:rPr>
            <w:rFonts w:ascii="Times New Roman" w:hAnsi="Times New Roman" w:cs="Times New Roman"/>
          </w:rPr>
          <w:fldChar w:fldCharType="end"/>
        </w:r>
        <w:r w:rsidRPr="68719C61">
          <w:rPr>
            <w:rFonts w:ascii="Times New Roman" w:hAnsi="Times New Roman" w:cs="Times New Roman"/>
          </w:rPr>
          <w:t xml:space="preserve">. Integrated Gradients generate saliency maps by integrating the gradients of the model's predictions with respect to the input features, providing a measure of each voxel’s contribution. </w:t>
        </w:r>
        <w:proofErr w:type="spellStart"/>
        <w:r w:rsidRPr="68719C61">
          <w:rPr>
            <w:rFonts w:ascii="Times New Roman" w:hAnsi="Times New Roman" w:cs="Times New Roman"/>
          </w:rPr>
          <w:t>SmoothGrad</w:t>
        </w:r>
        <w:proofErr w:type="spellEnd"/>
        <w:r w:rsidRPr="68719C61">
          <w:rPr>
            <w:rFonts w:ascii="Times New Roman" w:hAnsi="Times New Roman" w:cs="Times New Roman"/>
          </w:rPr>
          <w:t xml:space="preserve"> enhances this approach by adding Gaussian noise (σ = 0.05) to input images within brain regions, generating 50 noise-augmented images per participant and averaging their resulting saliency maps. This method was implemented using the </w:t>
        </w:r>
        <w:proofErr w:type="spellStart"/>
        <w:r w:rsidRPr="68719C61">
          <w:rPr>
            <w:rFonts w:ascii="Times New Roman" w:hAnsi="Times New Roman" w:cs="Times New Roman"/>
          </w:rPr>
          <w:t>Captum</w:t>
        </w:r>
        <w:proofErr w:type="spellEnd"/>
        <w:r w:rsidRPr="68719C61">
          <w:rPr>
            <w:rFonts w:ascii="Times New Roman" w:hAnsi="Times New Roman" w:cs="Times New Roman"/>
          </w:rPr>
          <w:t xml:space="preserve"> library (version 0.6.0).</w:t>
        </w:r>
      </w:ins>
    </w:p>
    <w:p w14:paraId="27F9D9B5" w14:textId="77777777" w:rsidR="000A1BCB" w:rsidRDefault="000A1BCB" w:rsidP="000A1BCB">
      <w:pPr>
        <w:spacing w:line="360" w:lineRule="auto"/>
        <w:ind w:firstLine="720"/>
        <w:rPr>
          <w:ins w:id="152" w:author="Jung Youn Min" w:date="2025-11-08T10:26:00Z" w16du:dateUtc="2025-11-08T18:26:00Z"/>
          <w:rFonts w:ascii="Times New Roman" w:hAnsi="Times New Roman" w:cs="Times New Roman"/>
        </w:rPr>
      </w:pPr>
      <w:ins w:id="153" w:author="Jung Youn Min" w:date="2025-11-08T10:26:00Z" w16du:dateUtc="2025-11-08T18:26:00Z">
        <w:r>
          <w:rPr>
            <w:rFonts w:ascii="Times New Roman" w:eastAsia="Times New Roman" w:hAnsi="Times New Roman" w:cs="Times New Roman"/>
          </w:rPr>
          <w:t>W</w:t>
        </w:r>
        <w:r w:rsidRPr="00FC1D1A">
          <w:rPr>
            <w:rFonts w:ascii="Times New Roman" w:eastAsia="Times New Roman" w:hAnsi="Times New Roman" w:cs="Times New Roman"/>
          </w:rPr>
          <w:t>e performed tract-level analyses and identified key tracts containing voxels that significantly contributed to</w:t>
        </w:r>
        <w:r w:rsidRPr="00FC1D1A">
          <w:rPr>
            <w:rFonts w:ascii="Times New Roman" w:eastAsia="맑은 고딕" w:hAnsi="Times New Roman" w:cs="Times New Roman"/>
          </w:rPr>
          <w:t xml:space="preserve"> depression</w:t>
        </w:r>
        <w:r w:rsidRPr="00FC1D1A">
          <w:rPr>
            <w:rFonts w:ascii="Times New Roman" w:eastAsia="Times New Roman" w:hAnsi="Times New Roman" w:cs="Times New Roman"/>
          </w:rPr>
          <w:t xml:space="preserve"> classification and prediction. </w:t>
        </w:r>
        <w:r w:rsidRPr="00FC1D1A">
          <w:rPr>
            <w:rFonts w:ascii="Times New Roman" w:hAnsi="Times New Roman" w:cs="Times New Roman"/>
          </w:rPr>
          <w:t xml:space="preserve">We analyzed only the voxels with statistically significant XAI attribute values between the control and depressed groups. We conducted voxel-wise t-tests with </w:t>
        </w:r>
        <w:r>
          <w:rPr>
            <w:rFonts w:ascii="Times New Roman" w:hAnsi="Times New Roman" w:cs="Times New Roman"/>
          </w:rPr>
          <w:t xml:space="preserve">False Discovery Rate (FDR) corrections using the Benjamin-Hochberg method </w:t>
        </w:r>
        <w:r w:rsidRPr="00FC1D1A">
          <w:rPr>
            <w:rFonts w:ascii="Times New Roman" w:hAnsi="Times New Roman" w:cs="Times New Roman"/>
          </w:rPr>
          <w:t xml:space="preserve">and applied a cluster-based threshold to identify statistically significant regions. Then we calculated the proportion of significant voxels for each tract, by dividing the </w:t>
        </w:r>
        <w:r w:rsidRPr="00FC1D1A">
          <w:rPr>
            <w:rFonts w:ascii="Times New Roman" w:hAnsi="Times New Roman" w:cs="Times New Roman"/>
          </w:rPr>
          <w:lastRenderedPageBreak/>
          <w:t>total number of significant voxels by the total voxels in the tract. This allowed us to determine the positive and negative associations of each tract in the depression classification task.</w:t>
        </w:r>
      </w:ins>
    </w:p>
    <w:p w14:paraId="3721C4B4" w14:textId="77777777" w:rsidR="000A1BCB" w:rsidRDefault="000A1BCB" w:rsidP="000A1BCB">
      <w:pPr>
        <w:spacing w:line="360" w:lineRule="auto"/>
        <w:ind w:firstLine="720"/>
        <w:rPr>
          <w:ins w:id="154" w:author="Jung Youn Min" w:date="2025-11-08T10:26:00Z" w16du:dateUtc="2025-11-08T18:26:00Z"/>
          <w:rFonts w:ascii="Times New Roman" w:hAnsi="Times New Roman" w:cs="Times New Roman"/>
        </w:rPr>
      </w:pPr>
    </w:p>
    <w:p w14:paraId="2583FFF7" w14:textId="77777777" w:rsidR="000A1BCB" w:rsidRPr="00277078" w:rsidRDefault="000A1BCB" w:rsidP="000A1BCB">
      <w:pPr>
        <w:spacing w:line="360" w:lineRule="auto"/>
        <w:rPr>
          <w:ins w:id="155" w:author="Jung Youn Min" w:date="2025-11-08T10:26:00Z" w16du:dateUtc="2025-11-08T18:26:00Z"/>
          <w:rFonts w:ascii="Times New Roman" w:hAnsi="Times New Roman" w:cs="Times New Roman"/>
          <w:b/>
          <w:bCs/>
        </w:rPr>
      </w:pPr>
      <w:ins w:id="156" w:author="Jung Youn Min" w:date="2025-11-08T10:26:00Z" w16du:dateUtc="2025-11-08T18:26:00Z">
        <w:r>
          <w:rPr>
            <w:rFonts w:ascii="Times New Roman" w:hAnsi="Times New Roman" w:cs="Times New Roman"/>
            <w:b/>
            <w:bCs/>
          </w:rPr>
          <w:t>Decision Curve Analysis</w:t>
        </w:r>
      </w:ins>
    </w:p>
    <w:p w14:paraId="53FF60A6" w14:textId="7D938DC2" w:rsidR="000A1BCB" w:rsidRDefault="000A1BCB" w:rsidP="000A1BCB">
      <w:pPr>
        <w:spacing w:line="360" w:lineRule="auto"/>
        <w:ind w:firstLine="720"/>
        <w:rPr>
          <w:ins w:id="157" w:author="Jung Youn Min" w:date="2025-11-08T10:26:00Z" w16du:dateUtc="2025-11-08T18:26:00Z"/>
          <w:rFonts w:ascii="Times New Roman" w:hAnsi="Times New Roman" w:cs="Times New Roman"/>
        </w:rPr>
      </w:pPr>
      <w:ins w:id="158" w:author="Jung Youn Min" w:date="2025-11-08T10:26:00Z" w16du:dateUtc="2025-11-08T18:26:00Z">
        <w:r w:rsidRPr="00962479">
          <w:rPr>
            <w:rFonts w:ascii="Times New Roman" w:hAnsi="Times New Roman" w:cs="Times New Roman"/>
          </w:rPr>
          <w:t>To assess the clinical utility of our model, we conducted Decision Curve Analysis (DCA) by computing net benefit across a range of clinically relevant threshold probabilities</w:t>
        </w:r>
        <w:r>
          <w:rPr>
            <w:rFonts w:ascii="Times New Roman" w:hAnsi="Times New Roman" w:cs="Times New Roman"/>
          </w:rPr>
          <w:t xml:space="preserve"> </w:t>
        </w:r>
        <w:r>
          <w:rPr>
            <w:rFonts w:ascii="Times New Roman" w:hAnsi="Times New Roman" w:cs="Times New Roman"/>
          </w:rPr>
          <w:fldChar w:fldCharType="begin"/>
        </w:r>
      </w:ins>
      <w:r w:rsidR="004E00D1">
        <w:rPr>
          <w:rFonts w:ascii="Times New Roman" w:hAnsi="Times New Roman" w:cs="Times New Roman"/>
        </w:rPr>
        <w:instrText xml:space="preserve"> ADDIN EN.CITE &lt;EndNote&gt;&lt;Cite&gt;&lt;Author&gt;Vickers&lt;/Author&gt;&lt;Year&gt;2021&lt;/Year&gt;&lt;RecNum&gt;172&lt;/RecNum&gt;&lt;DisplayText&gt;[59]&lt;/DisplayText&gt;&lt;record&gt;&lt;rec-number&gt;172&lt;/rec-number&gt;&lt;foreign-keys&gt;&lt;key app="EN" db-id="xvraxf2sk09twpedwrrxs0v15x5vwtss9xzp" timestamp="1741665597"&gt;172&lt;/key&gt;&lt;/foreign-keys&gt;&lt;ref-type name="Journal Article"&gt;17&lt;/ref-type&gt;&lt;contributors&gt;&lt;authors&gt;&lt;author&gt;Vickers, Andrew J&lt;/author&gt;&lt;author&gt;Holland, Ford&lt;/author&gt;&lt;/authors&gt;&lt;/contributors&gt;&lt;titles&gt;&lt;title&gt;Decision curve analysis to evaluate the clinical benefit of prediction models&lt;/title&gt;&lt;secondary-title&gt;The Spine Journal&lt;/secondary-title&gt;&lt;/titles&gt;&lt;periodical&gt;&lt;full-title&gt;The Spine Journal&lt;/full-title&gt;&lt;/periodical&gt;&lt;pages&gt;1643-1648&lt;/pages&gt;&lt;volume&gt;21&lt;/volume&gt;&lt;number&gt;10&lt;/number&gt;&lt;dates&gt;&lt;year&gt;2021&lt;/year&gt;&lt;/dates&gt;&lt;isbn&gt;1529-9430&lt;/isbn&gt;&lt;urls&gt;&lt;/urls&gt;&lt;/record&gt;&lt;/Cite&gt;&lt;/EndNote&gt;</w:instrText>
      </w:r>
      <w:ins w:id="159" w:author="Jung Youn Min" w:date="2025-11-08T10:26:00Z" w16du:dateUtc="2025-11-08T18:26:00Z">
        <w:r>
          <w:rPr>
            <w:rFonts w:ascii="Times New Roman" w:hAnsi="Times New Roman" w:cs="Times New Roman"/>
          </w:rPr>
          <w:fldChar w:fldCharType="separate"/>
        </w:r>
      </w:ins>
      <w:r w:rsidR="004E00D1">
        <w:rPr>
          <w:rFonts w:ascii="Times New Roman" w:hAnsi="Times New Roman" w:cs="Times New Roman"/>
          <w:noProof/>
        </w:rPr>
        <w:t>[59]</w:t>
      </w:r>
      <w:ins w:id="160" w:author="Jung Youn Min" w:date="2025-11-08T10:26:00Z" w16du:dateUtc="2025-11-08T18:26:00Z">
        <w:r>
          <w:rPr>
            <w:rFonts w:ascii="Times New Roman" w:hAnsi="Times New Roman" w:cs="Times New Roman"/>
          </w:rPr>
          <w:fldChar w:fldCharType="end"/>
        </w:r>
        <w:r w:rsidRPr="00962479">
          <w:rPr>
            <w:rFonts w:ascii="Times New Roman" w:hAnsi="Times New Roman" w:cs="Times New Roman"/>
          </w:rPr>
          <w:t>. Net benefit quantifies the balance between true positives and false positives, incorporating the relative harm of unnecessary interventions. It is calculated as:</w:t>
        </w:r>
        <w:r>
          <w:rPr>
            <w:rFonts w:ascii="Times New Roman" w:hAnsi="Times New Roman" w:cs="Times New Roman"/>
          </w:rPr>
          <w:t xml:space="preserve"> </w:t>
        </w:r>
      </w:ins>
    </w:p>
    <w:p w14:paraId="072BA9CF" w14:textId="77777777" w:rsidR="000A1BCB" w:rsidRPr="00B2118D" w:rsidRDefault="000A1BCB" w:rsidP="000A1BCB">
      <w:pPr>
        <w:spacing w:line="360" w:lineRule="auto"/>
        <w:rPr>
          <w:ins w:id="161" w:author="Jung Youn Min" w:date="2025-11-08T10:26:00Z" w16du:dateUtc="2025-11-08T18:26:00Z"/>
          <w:rFonts w:ascii="Times New Roman" w:hAnsi="Times New Roman" w:cs="Times New Roman"/>
        </w:rPr>
      </w:pPr>
      <m:oMathPara>
        <m:oMath>
          <m:r>
            <w:ins w:id="162" w:author="Jung Youn Min" w:date="2025-11-08T10:26:00Z" w16du:dateUtc="2025-11-08T18:26:00Z">
              <m:rPr>
                <m:sty m:val="p"/>
              </m:rPr>
              <w:rPr>
                <w:rFonts w:ascii="Cambria Math" w:eastAsia="Cambria Math" w:hAnsi="Cambria Math" w:cs="Times New Roman"/>
              </w:rPr>
              <m:t>Net Benefit=</m:t>
            </w:ins>
          </m:r>
          <m:f>
            <m:fPr>
              <m:ctrlPr>
                <w:ins w:id="163" w:author="Jung Youn Min" w:date="2025-11-08T10:26:00Z" w16du:dateUtc="2025-11-08T18:26:00Z">
                  <w:rPr>
                    <w:rFonts w:ascii="Cambria Math" w:eastAsia="Cambria Math" w:hAnsi="Cambria Math" w:cs="Times New Roman"/>
                  </w:rPr>
                </w:ins>
              </m:ctrlPr>
            </m:fPr>
            <m:num>
              <m:r>
                <w:ins w:id="164" w:author="Jung Youn Min" w:date="2025-11-08T10:26:00Z" w16du:dateUtc="2025-11-08T18:26:00Z">
                  <m:rPr>
                    <m:sty m:val="p"/>
                  </m:rPr>
                  <w:rPr>
                    <w:rFonts w:ascii="Cambria Math" w:eastAsia="Cambria Math" w:hAnsi="Cambria Math" w:cs="Times New Roman"/>
                  </w:rPr>
                  <m:t xml:space="preserve">True Positives - False Positives × </m:t>
                </w:ins>
              </m:r>
              <m:f>
                <m:fPr>
                  <m:ctrlPr>
                    <w:ins w:id="165" w:author="Jung Youn Min" w:date="2025-11-08T10:26:00Z" w16du:dateUtc="2025-11-08T18:26:00Z">
                      <w:rPr>
                        <w:rFonts w:ascii="Cambria Math" w:eastAsia="Cambria Math" w:hAnsi="Cambria Math" w:cs="Times New Roman"/>
                      </w:rPr>
                    </w:ins>
                  </m:ctrlPr>
                </m:fPr>
                <m:num>
                  <m:sSub>
                    <m:sSubPr>
                      <m:ctrlPr>
                        <w:ins w:id="166" w:author="Jung Youn Min" w:date="2025-11-08T10:26:00Z" w16du:dateUtc="2025-11-08T18:26:00Z">
                          <w:rPr>
                            <w:rFonts w:ascii="Cambria Math" w:eastAsia="Cambria Math" w:hAnsi="Cambria Math" w:cs="Times New Roman"/>
                          </w:rPr>
                        </w:ins>
                      </m:ctrlPr>
                    </m:sSubPr>
                    <m:e>
                      <m:r>
                        <w:ins w:id="167" w:author="Jung Youn Min" w:date="2025-11-08T10:26:00Z" w16du:dateUtc="2025-11-08T18:26:00Z">
                          <m:rPr>
                            <m:sty m:val="p"/>
                          </m:rPr>
                          <w:rPr>
                            <w:rFonts w:ascii="Cambria Math" w:eastAsia="Cambria Math" w:hAnsi="Cambria Math" w:cs="Times New Roman"/>
                          </w:rPr>
                          <m:t>p</m:t>
                        </w:ins>
                      </m:r>
                    </m:e>
                    <m:sub>
                      <m:r>
                        <w:ins w:id="168" w:author="Jung Youn Min" w:date="2025-11-08T10:26:00Z" w16du:dateUtc="2025-11-08T18:26:00Z">
                          <m:rPr>
                            <m:sty m:val="p"/>
                          </m:rPr>
                          <w:rPr>
                            <w:rFonts w:ascii="Cambria Math" w:eastAsia="Cambria Math" w:hAnsi="Cambria Math" w:cs="Times New Roman"/>
                          </w:rPr>
                          <m:t>t</m:t>
                        </w:ins>
                      </m:r>
                    </m:sub>
                  </m:sSub>
                </m:num>
                <m:den>
                  <m:r>
                    <w:ins w:id="169" w:author="Jung Youn Min" w:date="2025-11-08T10:26:00Z" w16du:dateUtc="2025-11-08T18:26:00Z">
                      <m:rPr>
                        <m:sty m:val="p"/>
                      </m:rPr>
                      <w:rPr>
                        <w:rFonts w:ascii="Cambria Math" w:eastAsia="Cambria Math" w:hAnsi="Cambria Math" w:cs="Times New Roman"/>
                      </w:rPr>
                      <m:t>1-</m:t>
                    </w:ins>
                  </m:r>
                  <m:sSub>
                    <m:sSubPr>
                      <m:ctrlPr>
                        <w:ins w:id="170" w:author="Jung Youn Min" w:date="2025-11-08T10:26:00Z" w16du:dateUtc="2025-11-08T18:26:00Z">
                          <w:rPr>
                            <w:rFonts w:ascii="Cambria Math" w:eastAsia="Cambria Math" w:hAnsi="Cambria Math" w:cs="Times New Roman"/>
                          </w:rPr>
                        </w:ins>
                      </m:ctrlPr>
                    </m:sSubPr>
                    <m:e>
                      <m:r>
                        <w:ins w:id="171" w:author="Jung Youn Min" w:date="2025-11-08T10:26:00Z" w16du:dateUtc="2025-11-08T18:26:00Z">
                          <m:rPr>
                            <m:sty m:val="p"/>
                          </m:rPr>
                          <w:rPr>
                            <w:rFonts w:ascii="Cambria Math" w:eastAsia="Cambria Math" w:hAnsi="Cambria Math" w:cs="Times New Roman"/>
                          </w:rPr>
                          <m:t>p</m:t>
                        </w:ins>
                      </m:r>
                    </m:e>
                    <m:sub>
                      <m:r>
                        <w:ins w:id="172" w:author="Jung Youn Min" w:date="2025-11-08T10:26:00Z" w16du:dateUtc="2025-11-08T18:26:00Z">
                          <m:rPr>
                            <m:sty m:val="p"/>
                          </m:rPr>
                          <w:rPr>
                            <w:rFonts w:ascii="Cambria Math" w:eastAsia="Cambria Math" w:hAnsi="Cambria Math" w:cs="Times New Roman"/>
                          </w:rPr>
                          <m:t>t</m:t>
                        </w:ins>
                      </m:r>
                    </m:sub>
                  </m:sSub>
                </m:den>
              </m:f>
              <m:r>
                <w:ins w:id="173" w:author="Jung Youn Min" w:date="2025-11-08T10:26:00Z" w16du:dateUtc="2025-11-08T18:26:00Z">
                  <m:rPr>
                    <m:sty m:val="p"/>
                  </m:rPr>
                  <w:rPr>
                    <w:rFonts w:ascii="Cambria Math" w:eastAsia="Cambria Math" w:hAnsi="Cambria Math" w:cs="Times New Roman"/>
                  </w:rPr>
                  <m:t xml:space="preserve"> </m:t>
                </w:ins>
              </m:r>
            </m:num>
            <m:den>
              <m:r>
                <w:ins w:id="174" w:author="Jung Youn Min" w:date="2025-11-08T10:26:00Z" w16du:dateUtc="2025-11-08T18:26:00Z">
                  <m:rPr>
                    <m:sty m:val="p"/>
                  </m:rPr>
                  <w:rPr>
                    <w:rFonts w:ascii="Cambria Math" w:eastAsia="Cambria Math" w:hAnsi="Cambria Math" w:cs="Times New Roman"/>
                  </w:rPr>
                  <m:t>N</m:t>
                </w:ins>
              </m:r>
            </m:den>
          </m:f>
        </m:oMath>
      </m:oMathPara>
    </w:p>
    <w:p w14:paraId="6ECE4BE5" w14:textId="7F863A82" w:rsidR="000A1BCB" w:rsidRDefault="000A1BCB" w:rsidP="000A1BCB">
      <w:pPr>
        <w:spacing w:line="360" w:lineRule="auto"/>
        <w:rPr>
          <w:ins w:id="175" w:author="Jung Youn Min" w:date="2025-11-08T10:26:00Z" w16du:dateUtc="2025-11-08T18:26:00Z"/>
          <w:rFonts w:ascii="Times New Roman" w:hAnsi="Times New Roman" w:cs="Times New Roman"/>
        </w:rPr>
      </w:pPr>
      <w:proofErr w:type="gramStart"/>
      <w:ins w:id="176" w:author="Jung Youn Min" w:date="2025-11-08T10:26:00Z" w16du:dateUtc="2025-11-08T18:26:00Z">
        <w:r w:rsidRPr="004F2309">
          <w:rPr>
            <w:rFonts w:ascii="Times New Roman" w:hAnsi="Times New Roman" w:cs="Times New Roman"/>
          </w:rPr>
          <w:t xml:space="preserve">where </w:t>
        </w:r>
        <w:r w:rsidRPr="004F2309">
          <w:rPr>
            <w:rFonts w:ascii="Cambria Math" w:hAnsi="Cambria Math" w:cs="Cambria Math"/>
          </w:rPr>
          <w:t>𝑝</w:t>
        </w:r>
        <w:proofErr w:type="gramEnd"/>
        <w:r>
          <w:rPr>
            <w:rFonts w:ascii="Times New Roman" w:hAnsi="Times New Roman" w:cs="Times New Roman" w:hint="eastAsia"/>
          </w:rPr>
          <w:t xml:space="preserve"> </w:t>
        </w:r>
        <w:r w:rsidRPr="004F2309">
          <w:rPr>
            <w:rFonts w:ascii="Times New Roman" w:hAnsi="Times New Roman" w:cs="Times New Roman"/>
          </w:rPr>
          <w:t xml:space="preserve">is the threshold probability, </w:t>
        </w:r>
        <w:proofErr w:type="gramStart"/>
        <w:r w:rsidRPr="004F2309">
          <w:rPr>
            <w:rFonts w:ascii="Times New Roman" w:hAnsi="Times New Roman" w:cs="Times New Roman"/>
          </w:rPr>
          <w:t xml:space="preserve">and </w:t>
        </w:r>
        <w:r w:rsidRPr="004F2309">
          <w:rPr>
            <w:rFonts w:ascii="Cambria Math" w:hAnsi="Cambria Math" w:cs="Cambria Math"/>
          </w:rPr>
          <w:t>𝑁</w:t>
        </w:r>
        <w:proofErr w:type="gramEnd"/>
        <w:r w:rsidRPr="004F2309">
          <w:rPr>
            <w:rFonts w:ascii="Times New Roman" w:hAnsi="Times New Roman" w:cs="Times New Roman"/>
          </w:rPr>
          <w:t xml:space="preserve"> is the sample size. </w:t>
        </w:r>
      </w:ins>
      <w:ins w:id="177" w:author="Jung Youn Min" w:date="2025-12-22T17:51:00Z" w16du:dateUtc="2025-12-23T01:51:00Z">
        <w:r w:rsidR="00D17543">
          <w:rPr>
            <w:rFonts w:ascii="Times New Roman" w:hAnsi="Times New Roman" w:cs="Times New Roman" w:hint="eastAsia"/>
          </w:rPr>
          <w:t>T</w:t>
        </w:r>
      </w:ins>
      <w:ins w:id="178" w:author="Jung Youn Min" w:date="2025-12-22T17:51:00Z">
        <w:r w:rsidR="00127500" w:rsidRPr="00127500">
          <w:rPr>
            <w:rFonts w:ascii="Times New Roman" w:hAnsi="Times New Roman" w:cs="Times New Roman"/>
          </w:rPr>
          <w:t xml:space="preserve">he threshold probability is defined as the minimum probability of disease at which a clinician would opt for an intervention. Mathematically, this threshold serves as the relative weight between the benefit of true positives and the harm of false positives (unnecessary interventions). </w:t>
        </w:r>
      </w:ins>
      <w:ins w:id="179" w:author="Jung Youn Min" w:date="2025-11-08T10:26:00Z" w16du:dateUtc="2025-11-08T18:26:00Z">
        <w:r w:rsidRPr="004F2309">
          <w:rPr>
            <w:rFonts w:ascii="Times New Roman" w:hAnsi="Times New Roman" w:cs="Times New Roman"/>
          </w:rPr>
          <w:t>We compared our best-performing model</w:t>
        </w:r>
        <w:r>
          <w:rPr>
            <w:rFonts w:ascii="Times New Roman" w:hAnsi="Times New Roman" w:cs="Times New Roman"/>
          </w:rPr>
          <w:t>s</w:t>
        </w:r>
        <w:r w:rsidRPr="004F2309">
          <w:rPr>
            <w:rFonts w:ascii="Times New Roman" w:hAnsi="Times New Roman" w:cs="Times New Roman"/>
          </w:rPr>
          <w:t xml:space="preserve"> against two baseline strategies: ‘Treat All’ (assuming all individuals are at risk and should receive intervention) and ‘Treat None’ (assuming no individuals require intervention). </w:t>
        </w:r>
      </w:ins>
      <w:ins w:id="180" w:author="Jung Youn Min" w:date="2025-12-22T17:47:00Z">
        <w:r w:rsidR="00B3544D" w:rsidRPr="00B3544D">
          <w:rPr>
            <w:rFonts w:ascii="Times New Roman" w:hAnsi="Times New Roman" w:cs="Times New Roman"/>
          </w:rPr>
          <w:t xml:space="preserve">Given the balanced nature of our dataset (approximate prevalence of 50%), we evaluated net benefit across threshold probabilities with emphasis on the 0.40–0.60 range where model discrimination is particularly informative given the </w:t>
        </w:r>
      </w:ins>
      <w:ins w:id="181" w:author="Jung Youn Min" w:date="2025-12-22T17:47:00Z" w16du:dateUtc="2025-12-23T01:47:00Z">
        <w:r w:rsidR="00C86B02">
          <w:rPr>
            <w:rFonts w:ascii="Times New Roman" w:hAnsi="Times New Roman" w:cs="Times New Roman" w:hint="eastAsia"/>
          </w:rPr>
          <w:t xml:space="preserve">balanced </w:t>
        </w:r>
      </w:ins>
      <w:ins w:id="182" w:author="Jung Youn Min" w:date="2025-12-22T17:47:00Z">
        <w:r w:rsidR="00B3544D" w:rsidRPr="00B3544D">
          <w:rPr>
            <w:rFonts w:ascii="Times New Roman" w:hAnsi="Times New Roman" w:cs="Times New Roman"/>
          </w:rPr>
          <w:t xml:space="preserve">prevalence. </w:t>
        </w:r>
      </w:ins>
      <w:ins w:id="183" w:author="Jung Youn Min" w:date="2025-11-08T10:26:00Z" w16du:dateUtc="2025-11-08T18:26:00Z">
        <w:r w:rsidRPr="004F2309">
          <w:rPr>
            <w:rFonts w:ascii="Times New Roman" w:hAnsi="Times New Roman" w:cs="Times New Roman"/>
          </w:rPr>
          <w:t>A higher net benefit across threshold probabilities indicates superior clinical applicability</w:t>
        </w:r>
        <w:r>
          <w:rPr>
            <w:rFonts w:ascii="Times New Roman" w:hAnsi="Times New Roman" w:cs="Times New Roman"/>
          </w:rPr>
          <w:t xml:space="preserve"> by improving the identification of at-risk individuals while minimizing unnecessary interventions.</w:t>
        </w:r>
      </w:ins>
      <w:ins w:id="184" w:author="Jung Youn Min" w:date="2025-11-08T10:27:00Z" w16du:dateUtc="2025-11-08T18:27:00Z">
        <w:r>
          <w:rPr>
            <w:rFonts w:ascii="Times New Roman" w:hAnsi="Times New Roman" w:cs="Times New Roman"/>
          </w:rPr>
          <w:br w:type="page"/>
        </w:r>
      </w:ins>
    </w:p>
    <w:p w14:paraId="6AB640BA" w14:textId="77777777" w:rsidR="00814AD7" w:rsidRPr="0021159F" w:rsidRDefault="00814AD7" w:rsidP="00080F7A">
      <w:pPr>
        <w:rPr>
          <w:rFonts w:ascii="Times New Roman" w:hAnsi="Times New Roman" w:cs="Times New Roman"/>
          <w:b/>
          <w:bCs/>
          <w:color w:val="000000" w:themeColor="text1"/>
          <w:sz w:val="28"/>
          <w:szCs w:val="28"/>
        </w:rPr>
      </w:pPr>
      <w:r w:rsidRPr="0021159F">
        <w:rPr>
          <w:rFonts w:ascii="Times New Roman" w:hAnsi="Times New Roman" w:cs="Times New Roman"/>
          <w:b/>
          <w:bCs/>
          <w:color w:val="000000" w:themeColor="text1"/>
          <w:sz w:val="28"/>
          <w:szCs w:val="28"/>
        </w:rPr>
        <w:lastRenderedPageBreak/>
        <w:t xml:space="preserve">Results </w:t>
      </w:r>
    </w:p>
    <w:p w14:paraId="151689D7" w14:textId="1189989C" w:rsidR="00A87367" w:rsidRPr="006C1D1C" w:rsidRDefault="00A87367" w:rsidP="00080F7A">
      <w:pPr>
        <w:spacing w:line="360" w:lineRule="auto"/>
        <w:ind w:firstLine="720"/>
        <w:rPr>
          <w:rFonts w:ascii="Times New Roman" w:eastAsia="Times New Roman" w:hAnsi="Times New Roman" w:cs="Times New Roman"/>
          <w:color w:val="000000" w:themeColor="text1"/>
        </w:rPr>
      </w:pPr>
      <w:r w:rsidRPr="00A87367">
        <w:rPr>
          <w:rFonts w:ascii="Times New Roman" w:eastAsia="Times New Roman" w:hAnsi="Times New Roman" w:cs="Times New Roman"/>
          <w:color w:val="000000" w:themeColor="text1"/>
        </w:rPr>
        <w:t xml:space="preserve">We analyzed </w:t>
      </w:r>
      <w:ins w:id="185" w:author="Jung Youn Min" w:date="2025-11-07T15:57:00Z" w16du:dateUtc="2025-11-07T23:57:00Z">
        <w:r w:rsidR="0010095C">
          <w:rPr>
            <w:rFonts w:ascii="Times New Roman" w:hAnsi="Times New Roman" w:cs="Times New Roman" w:hint="eastAsia"/>
            <w:color w:val="000000" w:themeColor="text1"/>
          </w:rPr>
          <w:t>5,647</w:t>
        </w:r>
      </w:ins>
      <w:del w:id="186" w:author="Jung Youn Min" w:date="2025-11-07T15:57:00Z" w16du:dateUtc="2025-11-07T23:57:00Z">
        <w:r w:rsidRPr="00A87367" w:rsidDel="0010095C">
          <w:rPr>
            <w:rFonts w:ascii="Times New Roman" w:eastAsia="Times New Roman" w:hAnsi="Times New Roman" w:cs="Times New Roman"/>
            <w:color w:val="000000" w:themeColor="text1"/>
          </w:rPr>
          <w:delText>5,248</w:delText>
        </w:r>
      </w:del>
      <w:r w:rsidRPr="00A87367">
        <w:rPr>
          <w:rFonts w:ascii="Times New Roman" w:eastAsia="Times New Roman" w:hAnsi="Times New Roman" w:cs="Times New Roman"/>
          <w:color w:val="000000" w:themeColor="text1"/>
        </w:rPr>
        <w:t xml:space="preserve"> ABCD participants</w:t>
      </w:r>
      <w:r w:rsidR="00160415">
        <w:rPr>
          <w:rFonts w:ascii="Times New Roman" w:eastAsia="맑은 고딕" w:hAnsi="Times New Roman" w:cs="Times New Roman" w:hint="cs"/>
          <w:color w:val="000000" w:themeColor="text1"/>
        </w:rPr>
        <w:t xml:space="preserve"> </w:t>
      </w:r>
      <w:r w:rsidR="00160415">
        <w:rPr>
          <w:rFonts w:ascii="Times New Roman" w:eastAsia="맑은 고딕" w:hAnsi="Times New Roman" w:cs="Times New Roman"/>
          <w:color w:val="000000" w:themeColor="text1"/>
        </w:rPr>
        <w:t xml:space="preserve">with </w:t>
      </w:r>
      <w:r w:rsidR="00E85754">
        <w:rPr>
          <w:rFonts w:ascii="Times New Roman" w:eastAsia="맑은 고딕" w:hAnsi="Times New Roman" w:cs="Times New Roman" w:hint="eastAsia"/>
          <w:color w:val="000000" w:themeColor="text1"/>
        </w:rPr>
        <w:t>multiple ancestral backgrounds</w:t>
      </w:r>
      <w:r w:rsidR="00160415">
        <w:rPr>
          <w:rFonts w:ascii="Times New Roman" w:eastAsia="Times New Roman" w:hAnsi="Times New Roman" w:cs="Times New Roman"/>
          <w:color w:val="000000" w:themeColor="text1"/>
        </w:rPr>
        <w:t xml:space="preserve"> </w:t>
      </w:r>
      <w:r w:rsidRPr="00A87367">
        <w:rPr>
          <w:rFonts w:ascii="Times New Roman" w:eastAsia="Times New Roman" w:hAnsi="Times New Roman" w:cs="Times New Roman"/>
          <w:color w:val="000000" w:themeColor="text1"/>
        </w:rPr>
        <w:t xml:space="preserve">meeting strict quality criteria for </w:t>
      </w:r>
      <w:proofErr w:type="spellStart"/>
      <w:r w:rsidRPr="00A87367">
        <w:rPr>
          <w:rFonts w:ascii="Times New Roman" w:eastAsia="Times New Roman" w:hAnsi="Times New Roman" w:cs="Times New Roman"/>
          <w:color w:val="000000" w:themeColor="text1"/>
        </w:rPr>
        <w:t>dMRI</w:t>
      </w:r>
      <w:proofErr w:type="spellEnd"/>
      <w:r w:rsidRPr="00A87367">
        <w:rPr>
          <w:rFonts w:ascii="Times New Roman" w:eastAsia="Times New Roman" w:hAnsi="Times New Roman" w:cs="Times New Roman"/>
          <w:color w:val="000000" w:themeColor="text1"/>
        </w:rPr>
        <w:t xml:space="preserve"> and genetic data. </w:t>
      </w:r>
      <w:r w:rsidR="00B524B3" w:rsidRPr="00B524B3">
        <w:t xml:space="preserve"> </w:t>
      </w:r>
      <w:r w:rsidR="006156B3" w:rsidRPr="00A87367">
        <w:rPr>
          <w:rFonts w:ascii="Times New Roman" w:eastAsia="Times New Roman" w:hAnsi="Times New Roman" w:cs="Times New Roman"/>
          <w:color w:val="000000" w:themeColor="text1"/>
        </w:rPr>
        <w:t>The dataset was divided into three groups: Pretrain (N=4,741), Finetune (N=266</w:t>
      </w:r>
      <w:ins w:id="187" w:author="Jung Youn Min" w:date="2025-11-08T15:15:00Z" w16du:dateUtc="2025-11-08T23:15:00Z">
        <w:r w:rsidR="007322AE">
          <w:rPr>
            <w:rFonts w:ascii="Times New Roman" w:hAnsi="Times New Roman" w:cs="Times New Roman" w:hint="eastAsia"/>
            <w:color w:val="000000" w:themeColor="text1"/>
          </w:rPr>
          <w:t xml:space="preserve"> [Case</w:t>
        </w:r>
        <w:r w:rsidR="00056E87">
          <w:rPr>
            <w:rFonts w:ascii="Times New Roman" w:hAnsi="Times New Roman" w:cs="Times New Roman" w:hint="eastAsia"/>
            <w:color w:val="000000" w:themeColor="text1"/>
          </w:rPr>
          <w:t xml:space="preserve"> N</w:t>
        </w:r>
        <w:r w:rsidR="007322AE">
          <w:rPr>
            <w:rFonts w:ascii="Times New Roman" w:hAnsi="Times New Roman" w:cs="Times New Roman" w:hint="eastAsia"/>
            <w:color w:val="000000" w:themeColor="text1"/>
          </w:rPr>
          <w:t xml:space="preserve"> =133</w:t>
        </w:r>
        <w:r w:rsidR="00056E87">
          <w:rPr>
            <w:rFonts w:ascii="Times New Roman" w:hAnsi="Times New Roman" w:cs="Times New Roman" w:hint="eastAsia"/>
            <w:color w:val="000000" w:themeColor="text1"/>
          </w:rPr>
          <w:t>/Control N=1</w:t>
        </w:r>
      </w:ins>
      <w:ins w:id="188" w:author="Jung Youn Min" w:date="2025-11-08T15:16:00Z" w16du:dateUtc="2025-11-08T23:16:00Z">
        <w:r w:rsidR="00056E87">
          <w:rPr>
            <w:rFonts w:ascii="Times New Roman" w:hAnsi="Times New Roman" w:cs="Times New Roman" w:hint="eastAsia"/>
            <w:color w:val="000000" w:themeColor="text1"/>
          </w:rPr>
          <w:t>33</w:t>
        </w:r>
      </w:ins>
      <w:ins w:id="189" w:author="Jung Youn Min" w:date="2025-11-08T15:15:00Z" w16du:dateUtc="2025-11-08T23:15:00Z">
        <w:r w:rsidR="007322AE">
          <w:rPr>
            <w:rFonts w:ascii="Times New Roman" w:hAnsi="Times New Roman" w:cs="Times New Roman" w:hint="eastAsia"/>
            <w:color w:val="000000" w:themeColor="text1"/>
          </w:rPr>
          <w:t>]</w:t>
        </w:r>
      </w:ins>
      <w:r w:rsidR="006156B3" w:rsidRPr="00A87367">
        <w:rPr>
          <w:rFonts w:ascii="Times New Roman" w:eastAsia="Times New Roman" w:hAnsi="Times New Roman" w:cs="Times New Roman"/>
          <w:color w:val="000000" w:themeColor="text1"/>
        </w:rPr>
        <w:t>), and 2-Year Follow-up</w:t>
      </w:r>
      <w:r w:rsidR="006156B3">
        <w:rPr>
          <w:rFonts w:ascii="Times New Roman" w:hAnsi="Times New Roman" w:cs="Times New Roman" w:hint="eastAsia"/>
          <w:color w:val="000000" w:themeColor="text1"/>
        </w:rPr>
        <w:t xml:space="preserve"> </w:t>
      </w:r>
      <w:r w:rsidR="006156B3" w:rsidRPr="00A87367">
        <w:rPr>
          <w:rFonts w:ascii="Times New Roman" w:eastAsia="Times New Roman" w:hAnsi="Times New Roman" w:cs="Times New Roman"/>
          <w:color w:val="000000" w:themeColor="text1"/>
        </w:rPr>
        <w:t>Prediction (N=236</w:t>
      </w:r>
      <w:ins w:id="190" w:author="Jung Youn Min" w:date="2025-11-08T15:15:00Z" w16du:dateUtc="2025-11-08T23:15:00Z">
        <w:r w:rsidR="007322AE">
          <w:rPr>
            <w:rFonts w:ascii="Times New Roman" w:hAnsi="Times New Roman" w:cs="Times New Roman" w:hint="eastAsia"/>
            <w:color w:val="000000" w:themeColor="text1"/>
          </w:rPr>
          <w:t xml:space="preserve"> [Case</w:t>
        </w:r>
      </w:ins>
      <w:ins w:id="191" w:author="Jung Youn Min" w:date="2025-11-08T15:16:00Z" w16du:dateUtc="2025-11-08T23:16:00Z">
        <w:r w:rsidR="00056E87">
          <w:rPr>
            <w:rFonts w:ascii="Times New Roman" w:hAnsi="Times New Roman" w:cs="Times New Roman" w:hint="eastAsia"/>
            <w:color w:val="000000" w:themeColor="text1"/>
          </w:rPr>
          <w:t xml:space="preserve"> N</w:t>
        </w:r>
      </w:ins>
      <w:ins w:id="192" w:author="Jung Youn Min" w:date="2025-11-08T15:15:00Z" w16du:dateUtc="2025-11-08T23:15:00Z">
        <w:r w:rsidR="007322AE">
          <w:rPr>
            <w:rFonts w:ascii="Times New Roman" w:hAnsi="Times New Roman" w:cs="Times New Roman" w:hint="eastAsia"/>
            <w:color w:val="000000" w:themeColor="text1"/>
          </w:rPr>
          <w:t>=118</w:t>
        </w:r>
      </w:ins>
      <w:ins w:id="193" w:author="Jung Youn Min" w:date="2025-11-08T15:16:00Z" w16du:dateUtc="2025-11-08T23:16:00Z">
        <w:r w:rsidR="00056E87">
          <w:rPr>
            <w:rFonts w:ascii="Times New Roman" w:hAnsi="Times New Roman" w:cs="Times New Roman" w:hint="eastAsia"/>
            <w:color w:val="000000" w:themeColor="text1"/>
          </w:rPr>
          <w:t>/Control N=118</w:t>
        </w:r>
      </w:ins>
      <w:r w:rsidR="006156B3" w:rsidRPr="00A87367">
        <w:rPr>
          <w:rFonts w:ascii="Times New Roman" w:eastAsia="Times New Roman" w:hAnsi="Times New Roman" w:cs="Times New Roman"/>
          <w:color w:val="000000" w:themeColor="text1"/>
        </w:rPr>
        <w:t>)</w:t>
      </w:r>
      <w:r w:rsidR="006156B3">
        <w:rPr>
          <w:rFonts w:ascii="Times New Roman" w:hAnsi="Times New Roman" w:cs="Times New Roman" w:hint="eastAsia"/>
          <w:color w:val="000000" w:themeColor="text1"/>
        </w:rPr>
        <w:t xml:space="preserve"> sets with additional subsets for suicidality analyses </w:t>
      </w:r>
      <w:r w:rsidR="006156B3" w:rsidRPr="00A87367">
        <w:rPr>
          <w:rFonts w:ascii="Times New Roman" w:eastAsia="Times New Roman" w:hAnsi="Times New Roman" w:cs="Times New Roman"/>
          <w:color w:val="000000" w:themeColor="text1"/>
        </w:rPr>
        <w:t>(</w:t>
      </w:r>
      <w:r w:rsidR="006156B3">
        <w:rPr>
          <w:rFonts w:ascii="Times New Roman" w:eastAsia="Times New Roman" w:hAnsi="Times New Roman" w:cs="Times New Roman"/>
          <w:color w:val="000000" w:themeColor="text1"/>
        </w:rPr>
        <w:t>Figure. S1</w:t>
      </w:r>
      <w:r w:rsidR="006156B3" w:rsidRPr="00A87367">
        <w:rPr>
          <w:rFonts w:ascii="Times New Roman" w:eastAsia="Times New Roman" w:hAnsi="Times New Roman" w:cs="Times New Roman"/>
          <w:color w:val="000000" w:themeColor="text1"/>
        </w:rPr>
        <w:t>).</w:t>
      </w:r>
      <w:r w:rsidR="006156B3">
        <w:rPr>
          <w:rFonts w:ascii="Times New Roman" w:eastAsia="Times New Roman" w:hAnsi="Times New Roman" w:cs="Times New Roman" w:hint="eastAsia"/>
          <w:color w:val="000000" w:themeColor="text1"/>
        </w:rPr>
        <w:t xml:space="preserve"> </w:t>
      </w:r>
      <w:r w:rsidR="00B524B3" w:rsidRPr="00B524B3">
        <w:rPr>
          <w:rFonts w:ascii="Times New Roman" w:eastAsia="Times New Roman" w:hAnsi="Times New Roman" w:cs="Times New Roman"/>
          <w:color w:val="000000" w:themeColor="text1"/>
        </w:rPr>
        <w:t xml:space="preserve">We pretrained a 3DCNN on </w:t>
      </w:r>
      <w:r w:rsidR="00CB34D5">
        <w:rPr>
          <w:rFonts w:ascii="Times New Roman" w:hAnsi="Times New Roman" w:cs="Times New Roman" w:hint="eastAsia"/>
          <w:color w:val="000000" w:themeColor="text1"/>
        </w:rPr>
        <w:t xml:space="preserve">depression PGS and </w:t>
      </w:r>
      <w:proofErr w:type="gramStart"/>
      <w:r w:rsidR="00CB34D5">
        <w:rPr>
          <w:rFonts w:ascii="Times New Roman" w:hAnsi="Times New Roman" w:cs="Times New Roman" w:hint="eastAsia"/>
          <w:color w:val="000000" w:themeColor="text1"/>
        </w:rPr>
        <w:t>composite</w:t>
      </w:r>
      <w:proofErr w:type="gramEnd"/>
      <w:r w:rsidR="00787E09">
        <w:rPr>
          <w:rFonts w:ascii="Times New Roman" w:hAnsi="Times New Roman" w:cs="Times New Roman" w:hint="eastAsia"/>
          <w:color w:val="000000" w:themeColor="text1"/>
        </w:rPr>
        <w:t xml:space="preserve"> </w:t>
      </w:r>
      <w:r w:rsidR="00CB34D5">
        <w:rPr>
          <w:rFonts w:ascii="Times New Roman" w:hAnsi="Times New Roman" w:cs="Times New Roman" w:hint="eastAsia"/>
          <w:color w:val="000000" w:themeColor="text1"/>
        </w:rPr>
        <w:t>PGS</w:t>
      </w:r>
      <w:r w:rsidR="00D06158">
        <w:rPr>
          <w:rFonts w:ascii="Times New Roman" w:hAnsi="Times New Roman" w:cs="Times New Roman" w:hint="eastAsia"/>
          <w:color w:val="000000" w:themeColor="text1"/>
        </w:rPr>
        <w:t xml:space="preserve"> a</w:t>
      </w:r>
      <w:r w:rsidR="00CB34D5">
        <w:rPr>
          <w:rFonts w:ascii="Times New Roman" w:hAnsi="Times New Roman" w:cs="Times New Roman" w:hint="eastAsia"/>
          <w:color w:val="000000" w:themeColor="text1"/>
        </w:rPr>
        <w:t>longside</w:t>
      </w:r>
      <w:r w:rsidR="00D06158">
        <w:rPr>
          <w:rFonts w:ascii="Times New Roman" w:hAnsi="Times New Roman" w:cs="Times New Roman" w:hint="eastAsia"/>
          <w:color w:val="000000" w:themeColor="text1"/>
        </w:rPr>
        <w:t xml:space="preserve"> white matter imaging</w:t>
      </w:r>
      <w:r w:rsidR="00B524B3" w:rsidRPr="00B524B3">
        <w:rPr>
          <w:rFonts w:ascii="Times New Roman" w:eastAsia="Times New Roman" w:hAnsi="Times New Roman" w:cs="Times New Roman"/>
          <w:color w:val="000000" w:themeColor="text1"/>
        </w:rPr>
        <w:t xml:space="preserve"> to learn gene-brain associations</w:t>
      </w:r>
      <w:r w:rsidR="00B95188">
        <w:rPr>
          <w:rFonts w:ascii="Times New Roman" w:hAnsi="Times New Roman" w:cs="Times New Roman" w:hint="eastAsia"/>
          <w:color w:val="000000" w:themeColor="text1"/>
        </w:rPr>
        <w:t xml:space="preserve"> using </w:t>
      </w:r>
      <w:r w:rsidR="00B04A73">
        <w:rPr>
          <w:rFonts w:ascii="Times New Roman" w:hAnsi="Times New Roman" w:cs="Times New Roman" w:hint="eastAsia"/>
          <w:color w:val="000000" w:themeColor="text1"/>
        </w:rPr>
        <w:t xml:space="preserve">the </w:t>
      </w:r>
      <w:r w:rsidR="00B95188">
        <w:rPr>
          <w:rFonts w:ascii="Times New Roman" w:hAnsi="Times New Roman" w:cs="Times New Roman" w:hint="eastAsia"/>
          <w:color w:val="000000" w:themeColor="text1"/>
        </w:rPr>
        <w:t>pretraining set</w:t>
      </w:r>
      <w:r w:rsidR="00B524B3" w:rsidRPr="00B524B3">
        <w:rPr>
          <w:rFonts w:ascii="Times New Roman" w:eastAsia="Times New Roman" w:hAnsi="Times New Roman" w:cs="Times New Roman"/>
          <w:color w:val="000000" w:themeColor="text1"/>
        </w:rPr>
        <w:t xml:space="preserve">, </w:t>
      </w:r>
      <w:r w:rsidR="00476DBC" w:rsidRPr="00476DBC">
        <w:rPr>
          <w:rFonts w:ascii="Times New Roman" w:eastAsia="Times New Roman" w:hAnsi="Times New Roman" w:cs="Times New Roman"/>
          <w:color w:val="000000" w:themeColor="text1"/>
        </w:rPr>
        <w:t>then fine-tuned for depression classification via 10-fold cross-validation (Figure</w:t>
      </w:r>
      <w:r w:rsidR="004C5262">
        <w:rPr>
          <w:rFonts w:ascii="Times New Roman" w:eastAsia="Times New Roman" w:hAnsi="Times New Roman" w:cs="Times New Roman"/>
          <w:color w:val="000000" w:themeColor="text1"/>
        </w:rPr>
        <w:t>.</w:t>
      </w:r>
      <w:r w:rsidR="00476DBC" w:rsidRPr="00476DBC">
        <w:rPr>
          <w:rFonts w:ascii="Times New Roman" w:eastAsia="Times New Roman" w:hAnsi="Times New Roman" w:cs="Times New Roman"/>
          <w:color w:val="000000" w:themeColor="text1"/>
        </w:rPr>
        <w:t xml:space="preserve"> 1). </w:t>
      </w:r>
      <w:r w:rsidRPr="00A87367">
        <w:rPr>
          <w:rFonts w:ascii="Times New Roman" w:eastAsia="Times New Roman" w:hAnsi="Times New Roman" w:cs="Times New Roman"/>
          <w:color w:val="000000" w:themeColor="text1"/>
        </w:rPr>
        <w:t xml:space="preserve">Propensity score matching (age, sex, and </w:t>
      </w:r>
      <w:r w:rsidR="007C2A7A">
        <w:rPr>
          <w:rFonts w:ascii="Times New Roman" w:eastAsia="Times New Roman" w:hAnsi="Times New Roman" w:cs="Times New Roman"/>
          <w:color w:val="000000" w:themeColor="text1"/>
        </w:rPr>
        <w:t xml:space="preserve">study </w:t>
      </w:r>
      <w:r w:rsidRPr="00A87367">
        <w:rPr>
          <w:rFonts w:ascii="Times New Roman" w:eastAsia="Times New Roman" w:hAnsi="Times New Roman" w:cs="Times New Roman"/>
          <w:color w:val="000000" w:themeColor="text1"/>
        </w:rPr>
        <w:t xml:space="preserve">site) minimized selection bias </w:t>
      </w:r>
      <w:r w:rsidR="00370A8D">
        <w:rPr>
          <w:rFonts w:ascii="Times New Roman" w:hAnsi="Times New Roman" w:cs="Times New Roman" w:hint="eastAsia"/>
          <w:color w:val="000000" w:themeColor="text1"/>
        </w:rPr>
        <w:t xml:space="preserve">in each </w:t>
      </w:r>
      <w:r w:rsidR="00514C44">
        <w:rPr>
          <w:rFonts w:ascii="Times New Roman" w:hAnsi="Times New Roman" w:cs="Times New Roman" w:hint="eastAsia"/>
          <w:color w:val="000000" w:themeColor="text1"/>
        </w:rPr>
        <w:t xml:space="preserve">fold. </w:t>
      </w:r>
      <w:r w:rsidR="00A47856" w:rsidRPr="00A87367">
        <w:rPr>
          <w:rFonts w:ascii="Times New Roman" w:eastAsia="Times New Roman" w:hAnsi="Times New Roman" w:cs="Times New Roman"/>
          <w:color w:val="000000" w:themeColor="text1"/>
        </w:rPr>
        <w:t>To ensure robust evaluation</w:t>
      </w:r>
      <w:r w:rsidR="004E52E5">
        <w:rPr>
          <w:rFonts w:ascii="Times New Roman" w:hAnsi="Times New Roman" w:cs="Times New Roman" w:hint="eastAsia"/>
          <w:color w:val="000000" w:themeColor="text1"/>
        </w:rPr>
        <w:t xml:space="preserve"> of zero-shot prediction in </w:t>
      </w:r>
      <w:r w:rsidR="004F079C">
        <w:rPr>
          <w:rFonts w:ascii="Times New Roman" w:hAnsi="Times New Roman" w:cs="Times New Roman"/>
          <w:color w:val="000000" w:themeColor="text1"/>
        </w:rPr>
        <w:t>the 2-</w:t>
      </w:r>
      <w:r w:rsidR="004E52E5">
        <w:rPr>
          <w:rFonts w:ascii="Times New Roman" w:hAnsi="Times New Roman" w:cs="Times New Roman" w:hint="eastAsia"/>
          <w:color w:val="000000" w:themeColor="text1"/>
        </w:rPr>
        <w:t xml:space="preserve">Year Prediction </w:t>
      </w:r>
      <w:r w:rsidR="00AF4479">
        <w:rPr>
          <w:rFonts w:ascii="Times New Roman" w:hAnsi="Times New Roman" w:cs="Times New Roman" w:hint="eastAsia"/>
          <w:color w:val="000000" w:themeColor="text1"/>
        </w:rPr>
        <w:t>sub</w:t>
      </w:r>
      <w:r w:rsidR="004E52E5">
        <w:rPr>
          <w:rFonts w:ascii="Times New Roman" w:hAnsi="Times New Roman" w:cs="Times New Roman" w:hint="eastAsia"/>
          <w:color w:val="000000" w:themeColor="text1"/>
        </w:rPr>
        <w:t>set</w:t>
      </w:r>
      <w:r w:rsidR="004F079C">
        <w:rPr>
          <w:rFonts w:ascii="Times New Roman" w:hAnsi="Times New Roman" w:cs="Times New Roman" w:hint="eastAsia"/>
          <w:color w:val="000000" w:themeColor="text1"/>
        </w:rPr>
        <w:t>s</w:t>
      </w:r>
      <w:r w:rsidR="00A47856" w:rsidRPr="00A87367">
        <w:rPr>
          <w:rFonts w:ascii="Times New Roman" w:eastAsia="Times New Roman" w:hAnsi="Times New Roman" w:cs="Times New Roman"/>
          <w:color w:val="000000" w:themeColor="text1"/>
        </w:rPr>
        <w:t xml:space="preserve">, we generated 10 matched </w:t>
      </w:r>
      <w:r w:rsidR="000314A2">
        <w:rPr>
          <w:rFonts w:ascii="Times New Roman" w:hAnsi="Times New Roman" w:cs="Times New Roman" w:hint="eastAsia"/>
          <w:color w:val="000000" w:themeColor="text1"/>
        </w:rPr>
        <w:t>subsets</w:t>
      </w:r>
      <w:r w:rsidR="00D12348">
        <w:rPr>
          <w:rFonts w:ascii="Times New Roman" w:hAnsi="Times New Roman" w:cs="Times New Roman" w:hint="eastAsia"/>
          <w:color w:val="000000" w:themeColor="text1"/>
        </w:rPr>
        <w:t xml:space="preserve"> with</w:t>
      </w:r>
      <w:r w:rsidR="00A47856" w:rsidRPr="00A87367">
        <w:rPr>
          <w:rFonts w:ascii="Times New Roman" w:eastAsia="Times New Roman" w:hAnsi="Times New Roman" w:cs="Times New Roman"/>
          <w:color w:val="000000" w:themeColor="text1"/>
        </w:rPr>
        <w:t xml:space="preserve"> diverse controls.</w:t>
      </w:r>
      <w:r w:rsidR="00C0190A">
        <w:rPr>
          <w:rFonts w:ascii="Times New Roman" w:hAnsi="Times New Roman" w:cs="Times New Roman" w:hint="eastAsia"/>
          <w:color w:val="000000" w:themeColor="text1"/>
        </w:rPr>
        <w:t xml:space="preserve"> </w:t>
      </w:r>
      <w:ins w:id="194" w:author="Jung Youn Min" w:date="2025-11-08T12:58:00Z">
        <w:r w:rsidR="00EF051F" w:rsidRPr="00EF051F">
          <w:rPr>
            <w:rFonts w:ascii="Times New Roman" w:hAnsi="Times New Roman" w:cs="Times New Roman"/>
            <w:color w:val="000000" w:themeColor="text1"/>
          </w:rPr>
          <w:t xml:space="preserve">All experiments </w:t>
        </w:r>
      </w:ins>
      <w:ins w:id="195" w:author="Jung Youn Min" w:date="2025-11-08T13:00:00Z" w16du:dateUtc="2025-11-08T21:00:00Z">
        <w:r w:rsidR="00207F2E">
          <w:rPr>
            <w:rFonts w:ascii="Times New Roman" w:hAnsi="Times New Roman" w:cs="Times New Roman" w:hint="eastAsia"/>
            <w:color w:val="000000" w:themeColor="text1"/>
          </w:rPr>
          <w:t xml:space="preserve">including comparison models </w:t>
        </w:r>
      </w:ins>
      <w:ins w:id="196" w:author="Jung Youn Min" w:date="2025-11-08T12:58:00Z">
        <w:r w:rsidR="00EF051F" w:rsidRPr="00EF051F">
          <w:rPr>
            <w:rFonts w:ascii="Times New Roman" w:hAnsi="Times New Roman" w:cs="Times New Roman"/>
            <w:color w:val="000000" w:themeColor="text1"/>
          </w:rPr>
          <w:t xml:space="preserve">were conducted using </w:t>
        </w:r>
      </w:ins>
      <w:ins w:id="197" w:author="Jung Youn Min" w:date="2025-11-08T12:58:00Z" w16du:dateUtc="2025-11-08T20:58:00Z">
        <w:r w:rsidR="00450F03">
          <w:rPr>
            <w:rFonts w:ascii="Times New Roman" w:hAnsi="Times New Roman" w:cs="Times New Roman" w:hint="eastAsia"/>
            <w:color w:val="000000" w:themeColor="text1"/>
          </w:rPr>
          <w:t>identical splits</w:t>
        </w:r>
      </w:ins>
      <w:ins w:id="198" w:author="Jung Youn Min" w:date="2025-11-08T12:58:00Z">
        <w:r w:rsidR="00EF051F" w:rsidRPr="00EF051F">
          <w:rPr>
            <w:rFonts w:ascii="Times New Roman" w:hAnsi="Times New Roman" w:cs="Times New Roman"/>
            <w:color w:val="000000" w:themeColor="text1"/>
          </w:rPr>
          <w:t xml:space="preserve"> were used</w:t>
        </w:r>
      </w:ins>
      <w:ins w:id="199" w:author="Jung Youn Min" w:date="2025-11-08T12:59:00Z" w16du:dateUtc="2025-11-08T20:59:00Z">
        <w:r w:rsidR="00A84F7E">
          <w:rPr>
            <w:rFonts w:ascii="Times New Roman" w:hAnsi="Times New Roman" w:cs="Times New Roman" w:hint="eastAsia"/>
            <w:color w:val="000000" w:themeColor="text1"/>
          </w:rPr>
          <w:t>.</w:t>
        </w:r>
      </w:ins>
      <w:ins w:id="200" w:author="Jung Youn Min" w:date="2025-11-08T12:58:00Z">
        <w:r w:rsidR="00EF051F" w:rsidRPr="00EF051F">
          <w:rPr>
            <w:rFonts w:ascii="Times New Roman" w:hAnsi="Times New Roman" w:cs="Times New Roman" w:hint="eastAsia"/>
            <w:color w:val="000000" w:themeColor="text1"/>
          </w:rPr>
          <w:t xml:space="preserve"> </w:t>
        </w:r>
      </w:ins>
      <w:r w:rsidR="00C0190A">
        <w:rPr>
          <w:rFonts w:ascii="Times New Roman" w:hAnsi="Times New Roman" w:cs="Times New Roman" w:hint="eastAsia"/>
          <w:color w:val="000000" w:themeColor="text1"/>
        </w:rPr>
        <w:t xml:space="preserve">Further details on PGS calculations are </w:t>
      </w:r>
      <w:r w:rsidR="00C0190A">
        <w:rPr>
          <w:rFonts w:ascii="Times New Roman" w:hAnsi="Times New Roman" w:cs="Times New Roman"/>
          <w:color w:val="000000" w:themeColor="text1"/>
        </w:rPr>
        <w:t>provided</w:t>
      </w:r>
      <w:r w:rsidR="00C0190A">
        <w:rPr>
          <w:rFonts w:ascii="Times New Roman" w:hAnsi="Times New Roman" w:cs="Times New Roman" w:hint="eastAsia"/>
          <w:color w:val="000000" w:themeColor="text1"/>
        </w:rPr>
        <w:t xml:space="preserve"> in the Methods section.</w:t>
      </w:r>
      <w:r w:rsidR="00A47856" w:rsidRPr="00A87367">
        <w:rPr>
          <w:rFonts w:ascii="Times New Roman" w:eastAsia="Times New Roman" w:hAnsi="Times New Roman" w:cs="Times New Roman"/>
          <w:color w:val="000000" w:themeColor="text1"/>
        </w:rPr>
        <w:t xml:space="preserve"> </w:t>
      </w:r>
      <w:r w:rsidR="00F31316" w:rsidRPr="00F31316">
        <w:rPr>
          <w:rFonts w:ascii="Times New Roman" w:eastAsia="Times New Roman" w:hAnsi="Times New Roman" w:cs="Times New Roman"/>
          <w:color w:val="000000" w:themeColor="text1"/>
        </w:rPr>
        <w:t>Full demographics and performance metrics are in Supplementary Material</w:t>
      </w:r>
      <w:r w:rsidR="00F31316">
        <w:rPr>
          <w:rFonts w:ascii="Times New Roman" w:hAnsi="Times New Roman" w:cs="Times New Roman" w:hint="eastAsia"/>
          <w:color w:val="000000" w:themeColor="text1"/>
        </w:rPr>
        <w:t xml:space="preserve">s </w:t>
      </w:r>
      <w:r w:rsidRPr="00A87367">
        <w:rPr>
          <w:rFonts w:ascii="Times New Roman" w:eastAsia="Times New Roman" w:hAnsi="Times New Roman" w:cs="Times New Roman"/>
          <w:color w:val="000000" w:themeColor="text1"/>
        </w:rPr>
        <w:t>(Table</w:t>
      </w:r>
      <w:r w:rsidR="003E3FB4">
        <w:rPr>
          <w:rFonts w:ascii="Times New Roman" w:eastAsia="Times New Roman" w:hAnsi="Times New Roman" w:cs="Times New Roman"/>
          <w:color w:val="000000" w:themeColor="text1"/>
        </w:rPr>
        <w:t>.</w:t>
      </w:r>
      <w:r w:rsidRPr="00A87367">
        <w:rPr>
          <w:rFonts w:ascii="Times New Roman" w:eastAsia="Times New Roman" w:hAnsi="Times New Roman" w:cs="Times New Roman"/>
          <w:color w:val="000000" w:themeColor="text1"/>
        </w:rPr>
        <w:t xml:space="preserve"> S1, S12–S33).</w:t>
      </w:r>
    </w:p>
    <w:p w14:paraId="487BD37E" w14:textId="77777777" w:rsidR="007D1AE0" w:rsidRPr="007D1AE0" w:rsidRDefault="007D1AE0" w:rsidP="003A33EC">
      <w:pPr>
        <w:spacing w:line="360" w:lineRule="auto"/>
        <w:rPr>
          <w:rFonts w:ascii="Times New Roman" w:hAnsi="Times New Roman" w:cs="Times New Roman"/>
          <w:color w:val="000000" w:themeColor="text1"/>
          <w:u w:val="single"/>
        </w:rPr>
      </w:pPr>
    </w:p>
    <w:p w14:paraId="4EDDB45D" w14:textId="22BB7E33" w:rsidR="00314C3D" w:rsidRPr="00314C3D" w:rsidRDefault="00314C3D" w:rsidP="00314C3D">
      <w:pPr>
        <w:spacing w:line="360" w:lineRule="auto"/>
        <w:rPr>
          <w:rFonts w:ascii="Times New Roman" w:hAnsi="Times New Roman" w:cs="Times New Roman"/>
          <w:b/>
          <w:bCs/>
          <w:color w:val="000000" w:themeColor="text1"/>
        </w:rPr>
      </w:pPr>
      <w:r w:rsidRPr="00314C3D">
        <w:rPr>
          <w:rFonts w:ascii="Times New Roman" w:hAnsi="Times New Roman" w:cs="Times New Roman"/>
          <w:b/>
          <w:bCs/>
          <w:color w:val="000000" w:themeColor="text1"/>
        </w:rPr>
        <w:t xml:space="preserve">PGS-Pretrained </w:t>
      </w:r>
      <w:r w:rsidR="00DF3272">
        <w:rPr>
          <w:rFonts w:ascii="Times New Roman" w:hAnsi="Times New Roman" w:cs="Times New Roman"/>
          <w:b/>
          <w:bCs/>
          <w:color w:val="000000" w:themeColor="text1"/>
        </w:rPr>
        <w:t>3DCNN</w:t>
      </w:r>
      <w:r w:rsidRPr="00314C3D">
        <w:rPr>
          <w:rFonts w:ascii="Times New Roman" w:hAnsi="Times New Roman" w:cs="Times New Roman"/>
          <w:b/>
          <w:bCs/>
          <w:color w:val="000000" w:themeColor="text1"/>
        </w:rPr>
        <w:t xml:space="preserve"> Outperforms Comparison Models in</w:t>
      </w:r>
      <w:r w:rsidR="00124EEB">
        <w:rPr>
          <w:rFonts w:ascii="Times New Roman" w:hAnsi="Times New Roman" w:cs="Times New Roman" w:hint="eastAsia"/>
          <w:b/>
          <w:bCs/>
          <w:color w:val="000000" w:themeColor="text1"/>
        </w:rPr>
        <w:t xml:space="preserve"> Cross-sectional MDD classification</w:t>
      </w:r>
    </w:p>
    <w:p w14:paraId="540B0087" w14:textId="16AB89B9" w:rsidR="00314C3D" w:rsidRPr="006C1D1C" w:rsidRDefault="00314C3D" w:rsidP="006C1D1C">
      <w:pPr>
        <w:spacing w:line="360" w:lineRule="auto"/>
        <w:ind w:firstLine="720"/>
        <w:rPr>
          <w:rFonts w:ascii="Times New Roman" w:hAnsi="Times New Roman" w:cs="Times New Roman"/>
          <w:color w:val="000000" w:themeColor="text1"/>
        </w:rPr>
      </w:pPr>
      <w:r w:rsidRPr="006C1D1C">
        <w:rPr>
          <w:rFonts w:ascii="Times New Roman" w:hAnsi="Times New Roman" w:cs="Times New Roman"/>
          <w:color w:val="000000" w:themeColor="text1"/>
        </w:rPr>
        <w:t xml:space="preserve">The PGS-pretrained </w:t>
      </w:r>
      <w:r w:rsidR="00DF3272">
        <w:rPr>
          <w:rFonts w:ascii="Times New Roman" w:hAnsi="Times New Roman" w:cs="Times New Roman"/>
          <w:color w:val="000000" w:themeColor="text1"/>
        </w:rPr>
        <w:t>3DCNN</w:t>
      </w:r>
      <w:r w:rsidRPr="006C1D1C">
        <w:rPr>
          <w:rFonts w:ascii="Times New Roman" w:hAnsi="Times New Roman" w:cs="Times New Roman"/>
          <w:color w:val="000000" w:themeColor="text1"/>
        </w:rPr>
        <w:t xml:space="preserve"> using track-weighted FA (TW-FA) consistently outperformed unimodal and multimodal baselines for both cross-sectional and 2-year follow-up MDD prediction. For cross-sectional classification, the composite PGS-pretrained model achieved an AUROC of 0.62±0.121 and an F1 score of 0.636±0.072, surpassing models trained with only composite PGS (AUROC = 0.50</w:t>
      </w:r>
      <w:r w:rsidR="00364A5C" w:rsidRPr="006C1D1C">
        <w:rPr>
          <w:rFonts w:ascii="Times New Roman" w:hAnsi="Times New Roman" w:cs="Times New Roman"/>
          <w:color w:val="000000" w:themeColor="text1"/>
        </w:rPr>
        <w:t>±</w:t>
      </w:r>
      <w:r w:rsidR="00364A5C">
        <w:rPr>
          <w:rFonts w:ascii="Times New Roman" w:hAnsi="Times New Roman" w:cs="Times New Roman"/>
          <w:color w:val="000000" w:themeColor="text1"/>
        </w:rPr>
        <w:t>0.118</w:t>
      </w:r>
      <w:r w:rsidRPr="006C1D1C">
        <w:rPr>
          <w:rFonts w:ascii="Times New Roman" w:hAnsi="Times New Roman" w:cs="Times New Roman"/>
          <w:color w:val="000000" w:themeColor="text1"/>
        </w:rPr>
        <w:t>, F1 = 0.444</w:t>
      </w:r>
      <w:r w:rsidR="00625A2C" w:rsidRPr="006C1D1C">
        <w:rPr>
          <w:rFonts w:ascii="Times New Roman" w:hAnsi="Times New Roman" w:cs="Times New Roman"/>
          <w:color w:val="000000" w:themeColor="text1"/>
        </w:rPr>
        <w:t>±</w:t>
      </w:r>
      <w:r w:rsidR="00625A2C">
        <w:rPr>
          <w:rFonts w:ascii="Times New Roman" w:hAnsi="Times New Roman" w:cs="Times New Roman"/>
          <w:color w:val="000000" w:themeColor="text1"/>
        </w:rPr>
        <w:t>0.149</w:t>
      </w:r>
      <w:r w:rsidRPr="006C1D1C">
        <w:rPr>
          <w:rFonts w:ascii="Times New Roman" w:hAnsi="Times New Roman" w:cs="Times New Roman"/>
          <w:color w:val="000000" w:themeColor="text1"/>
        </w:rPr>
        <w:t>), only TW-FA (AUROC = 0.586</w:t>
      </w:r>
      <w:r w:rsidR="0064750D" w:rsidRPr="006C1D1C">
        <w:rPr>
          <w:rFonts w:ascii="Times New Roman" w:hAnsi="Times New Roman" w:cs="Times New Roman"/>
          <w:color w:val="000000" w:themeColor="text1"/>
        </w:rPr>
        <w:t>±</w:t>
      </w:r>
      <w:r w:rsidR="0064750D">
        <w:rPr>
          <w:rFonts w:ascii="Times New Roman" w:hAnsi="Times New Roman" w:cs="Times New Roman"/>
          <w:color w:val="000000" w:themeColor="text1"/>
        </w:rPr>
        <w:t>0.133</w:t>
      </w:r>
      <w:r w:rsidRPr="006C1D1C">
        <w:rPr>
          <w:rFonts w:ascii="Times New Roman" w:hAnsi="Times New Roman" w:cs="Times New Roman"/>
          <w:color w:val="000000" w:themeColor="text1"/>
        </w:rPr>
        <w:t>, F1 = 0.278</w:t>
      </w:r>
      <w:r w:rsidR="0064750D" w:rsidRPr="006C1D1C">
        <w:rPr>
          <w:rFonts w:ascii="Times New Roman" w:hAnsi="Times New Roman" w:cs="Times New Roman"/>
          <w:color w:val="000000" w:themeColor="text1"/>
        </w:rPr>
        <w:t>±</w:t>
      </w:r>
      <w:r w:rsidR="0064750D">
        <w:rPr>
          <w:rFonts w:ascii="Times New Roman" w:hAnsi="Times New Roman" w:cs="Times New Roman"/>
          <w:color w:val="000000" w:themeColor="text1"/>
        </w:rPr>
        <w:t>0.212</w:t>
      </w:r>
      <w:r w:rsidRPr="006C1D1C">
        <w:rPr>
          <w:rFonts w:ascii="Times New Roman" w:hAnsi="Times New Roman" w:cs="Times New Roman"/>
          <w:color w:val="000000" w:themeColor="text1"/>
        </w:rPr>
        <w:t>), and multimodal models trained without pretraining (AUROC = 0.562</w:t>
      </w:r>
      <w:r w:rsidR="006E63F3" w:rsidRPr="006C1D1C">
        <w:rPr>
          <w:rFonts w:ascii="Times New Roman" w:hAnsi="Times New Roman" w:cs="Times New Roman"/>
          <w:color w:val="000000" w:themeColor="text1"/>
        </w:rPr>
        <w:t>±</w:t>
      </w:r>
      <w:r w:rsidR="006E63F3">
        <w:rPr>
          <w:rFonts w:ascii="Times New Roman" w:hAnsi="Times New Roman" w:cs="Times New Roman"/>
          <w:color w:val="000000" w:themeColor="text1"/>
        </w:rPr>
        <w:t>0.118</w:t>
      </w:r>
      <w:r w:rsidRPr="006C1D1C">
        <w:rPr>
          <w:rFonts w:ascii="Times New Roman" w:hAnsi="Times New Roman" w:cs="Times New Roman"/>
          <w:color w:val="000000" w:themeColor="text1"/>
        </w:rPr>
        <w:t>, F1 = 0.449</w:t>
      </w:r>
      <w:r w:rsidR="006E63F3" w:rsidRPr="006C1D1C">
        <w:rPr>
          <w:rFonts w:ascii="Times New Roman" w:hAnsi="Times New Roman" w:cs="Times New Roman"/>
          <w:color w:val="000000" w:themeColor="text1"/>
        </w:rPr>
        <w:t>±</w:t>
      </w:r>
      <w:r w:rsidR="006E63F3">
        <w:rPr>
          <w:rFonts w:ascii="Times New Roman" w:hAnsi="Times New Roman" w:cs="Times New Roman"/>
          <w:color w:val="000000" w:themeColor="text1"/>
        </w:rPr>
        <w:t>0.217</w:t>
      </w:r>
      <w:r w:rsidRPr="006C1D1C">
        <w:rPr>
          <w:rFonts w:ascii="Times New Roman" w:hAnsi="Times New Roman" w:cs="Times New Roman"/>
          <w:color w:val="000000" w:themeColor="text1"/>
        </w:rPr>
        <w:t>) (Fig</w:t>
      </w:r>
      <w:r w:rsidR="007C2A7A">
        <w:rPr>
          <w:rFonts w:ascii="Times New Roman" w:eastAsia="Times New Roman" w:hAnsi="Times New Roman" w:cs="Times New Roman"/>
          <w:color w:val="000000" w:themeColor="text1"/>
        </w:rPr>
        <w:t>ure</w:t>
      </w:r>
      <w:r w:rsidRPr="006C1D1C">
        <w:rPr>
          <w:rFonts w:ascii="Times New Roman" w:hAnsi="Times New Roman" w:cs="Times New Roman"/>
          <w:color w:val="000000" w:themeColor="text1"/>
        </w:rPr>
        <w:t>.</w:t>
      </w:r>
      <w:r w:rsidR="002214C1">
        <w:rPr>
          <w:rFonts w:ascii="Times New Roman" w:hAnsi="Times New Roman" w:cs="Times New Roman"/>
          <w:color w:val="000000" w:themeColor="text1"/>
        </w:rPr>
        <w:t xml:space="preserve"> </w:t>
      </w:r>
      <w:r w:rsidRPr="006C1D1C">
        <w:rPr>
          <w:rFonts w:ascii="Times New Roman" w:hAnsi="Times New Roman" w:cs="Times New Roman"/>
          <w:color w:val="000000" w:themeColor="text1"/>
        </w:rPr>
        <w:t>2A, B). Compared to composite PGS-only models, the pretrained model improved AUROC by 24%, while outperforming brain-only and non-pretrained multimodal models by 5.8% and 10.3%, respectively</w:t>
      </w:r>
      <w:r w:rsidR="000B40B9">
        <w:rPr>
          <w:rFonts w:ascii="Times New Roman" w:hAnsi="Times New Roman" w:cs="Times New Roman" w:hint="eastAsia"/>
          <w:color w:val="000000" w:themeColor="text1"/>
        </w:rPr>
        <w:t>.</w:t>
      </w:r>
      <w:r w:rsidRPr="006C1D1C">
        <w:rPr>
          <w:rFonts w:ascii="Times New Roman" w:hAnsi="Times New Roman" w:cs="Times New Roman"/>
          <w:color w:val="000000" w:themeColor="text1"/>
        </w:rPr>
        <w:t xml:space="preserve"> </w:t>
      </w:r>
      <w:r w:rsidR="000B40B9" w:rsidRPr="000B40B9">
        <w:rPr>
          <w:rFonts w:ascii="Times New Roman" w:hAnsi="Times New Roman" w:cs="Times New Roman"/>
          <w:color w:val="000000" w:themeColor="text1"/>
        </w:rPr>
        <w:t xml:space="preserve">F1 score differences were statistically significant across all comparisons </w:t>
      </w:r>
      <w:r w:rsidRPr="006C1D1C">
        <w:rPr>
          <w:rFonts w:ascii="Times New Roman" w:hAnsi="Times New Roman" w:cs="Times New Roman"/>
          <w:color w:val="000000" w:themeColor="text1"/>
        </w:rPr>
        <w:t>(p &lt; 0.05</w:t>
      </w:r>
      <w:r w:rsidR="00657F67">
        <w:rPr>
          <w:rFonts w:ascii="Times New Roman" w:hAnsi="Times New Roman" w:cs="Times New Roman" w:hint="eastAsia"/>
          <w:color w:val="000000" w:themeColor="text1"/>
        </w:rPr>
        <w:t>)</w:t>
      </w:r>
      <w:r w:rsidRPr="006C1D1C">
        <w:rPr>
          <w:rFonts w:ascii="Times New Roman" w:hAnsi="Times New Roman" w:cs="Times New Roman"/>
          <w:color w:val="000000" w:themeColor="text1"/>
        </w:rPr>
        <w:t xml:space="preserve"> </w:t>
      </w:r>
      <w:r w:rsidR="00657F67">
        <w:rPr>
          <w:rFonts w:ascii="Times New Roman" w:hAnsi="Times New Roman" w:cs="Times New Roman" w:hint="eastAsia"/>
          <w:color w:val="000000" w:themeColor="text1"/>
        </w:rPr>
        <w:t>(</w:t>
      </w:r>
      <w:r w:rsidRPr="006C1D1C">
        <w:rPr>
          <w:rFonts w:ascii="Times New Roman" w:hAnsi="Times New Roman" w:cs="Times New Roman"/>
          <w:color w:val="000000" w:themeColor="text1"/>
        </w:rPr>
        <w:t>Table</w:t>
      </w:r>
      <w:r w:rsidR="003E3FB4">
        <w:rPr>
          <w:rFonts w:ascii="Times New Roman" w:hAnsi="Times New Roman" w:cs="Times New Roman"/>
          <w:color w:val="000000" w:themeColor="text1"/>
        </w:rPr>
        <w:t>.</w:t>
      </w:r>
      <w:r w:rsidRPr="006C1D1C">
        <w:rPr>
          <w:rFonts w:ascii="Times New Roman" w:hAnsi="Times New Roman" w:cs="Times New Roman"/>
          <w:color w:val="000000" w:themeColor="text1"/>
        </w:rPr>
        <w:t xml:space="preserve"> S13).</w:t>
      </w:r>
    </w:p>
    <w:p w14:paraId="7EF9D2CD" w14:textId="1C03046B" w:rsidR="002A535D" w:rsidRDefault="00541DBF" w:rsidP="006C1D1C">
      <w:pPr>
        <w:spacing w:line="36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The benchmark for psychiatric risk prediction was established using symptom-based model that incorporated </w:t>
      </w:r>
      <w:r w:rsidR="001A1E50">
        <w:rPr>
          <w:rFonts w:ascii="Times New Roman" w:hAnsi="Times New Roman" w:cs="Times New Roman" w:hint="eastAsia"/>
          <w:color w:val="000000" w:themeColor="text1"/>
        </w:rPr>
        <w:t>behavior (</w:t>
      </w:r>
      <w:r w:rsidR="00A3495D">
        <w:rPr>
          <w:rFonts w:ascii="Times New Roman" w:hAnsi="Times New Roman" w:cs="Times New Roman" w:hint="eastAsia"/>
          <w:color w:val="000000" w:themeColor="text1"/>
        </w:rPr>
        <w:t xml:space="preserve">CBCL </w:t>
      </w:r>
      <w:r w:rsidR="001A1E50">
        <w:rPr>
          <w:rFonts w:ascii="Times New Roman" w:hAnsi="Times New Roman" w:cs="Times New Roman" w:hint="eastAsia"/>
          <w:color w:val="000000" w:themeColor="text1"/>
        </w:rPr>
        <w:t>internalizing problems</w:t>
      </w:r>
      <w:ins w:id="201" w:author="Jung Youn Min" w:date="2025-11-11T15:38:00Z" w16du:dateUtc="2025-11-11T23:38:00Z">
        <w:r w:rsidR="00367307">
          <w:rPr>
            <w:rFonts w:ascii="Times New Roman" w:hAnsi="Times New Roman" w:cs="Times New Roman" w:hint="eastAsia"/>
            <w:color w:val="000000" w:themeColor="text1"/>
          </w:rPr>
          <w:t xml:space="preserve"> </w:t>
        </w:r>
        <w:r w:rsidR="00D84E72">
          <w:rPr>
            <w:rFonts w:ascii="Times New Roman" w:hAnsi="Times New Roman" w:cs="Times New Roman" w:hint="eastAsia"/>
            <w:color w:val="000000" w:themeColor="text1"/>
          </w:rPr>
          <w:t>at age 9-10 years</w:t>
        </w:r>
      </w:ins>
      <w:r w:rsidR="001A1E50">
        <w:rPr>
          <w:rFonts w:ascii="Times New Roman" w:hAnsi="Times New Roman" w:cs="Times New Roman" w:hint="eastAsia"/>
          <w:color w:val="000000" w:themeColor="text1"/>
        </w:rPr>
        <w:t>)</w:t>
      </w:r>
      <w:r>
        <w:rPr>
          <w:rFonts w:ascii="Times New Roman" w:hAnsi="Times New Roman" w:cs="Times New Roman"/>
          <w:color w:val="000000" w:themeColor="text1"/>
        </w:rPr>
        <w:t xml:space="preserve">, age, and </w:t>
      </w:r>
      <w:r w:rsidR="004651CF">
        <w:rPr>
          <w:rFonts w:ascii="Times New Roman" w:hAnsi="Times New Roman" w:cs="Times New Roman" w:hint="eastAsia"/>
          <w:color w:val="000000" w:themeColor="text1"/>
        </w:rPr>
        <w:t xml:space="preserve">biological </w:t>
      </w:r>
      <w:r>
        <w:rPr>
          <w:rFonts w:ascii="Times New Roman" w:hAnsi="Times New Roman" w:cs="Times New Roman"/>
          <w:color w:val="000000" w:themeColor="text1"/>
        </w:rPr>
        <w:t xml:space="preserve">sex, achieving an AUROC of </w:t>
      </w:r>
      <w:r w:rsidRPr="00541DBF">
        <w:rPr>
          <w:rFonts w:ascii="Times New Roman" w:hAnsi="Times New Roman" w:cs="Times New Roman"/>
          <w:color w:val="000000" w:themeColor="text1"/>
        </w:rPr>
        <w:t>0.767±0.07</w:t>
      </w:r>
      <w:r w:rsidR="005373A1">
        <w:rPr>
          <w:rFonts w:ascii="Times New Roman" w:hAnsi="Times New Roman" w:cs="Times New Roman"/>
          <w:color w:val="000000" w:themeColor="text1"/>
        </w:rPr>
        <w:t>.</w:t>
      </w:r>
      <w:r w:rsidR="00E074BA">
        <w:rPr>
          <w:rFonts w:ascii="Times New Roman" w:hAnsi="Times New Roman" w:cs="Times New Roman" w:hint="eastAsia"/>
          <w:color w:val="000000" w:themeColor="text1"/>
        </w:rPr>
        <w:t xml:space="preserve"> </w:t>
      </w:r>
      <w:r w:rsidR="008A36BB">
        <w:rPr>
          <w:rFonts w:ascii="Times New Roman" w:hAnsi="Times New Roman" w:cs="Times New Roman" w:hint="eastAsia"/>
          <w:color w:val="000000" w:themeColor="text1"/>
        </w:rPr>
        <w:t xml:space="preserve">Our </w:t>
      </w:r>
      <w:proofErr w:type="gramStart"/>
      <w:r w:rsidR="00314C3D" w:rsidRPr="006C1D1C">
        <w:rPr>
          <w:rFonts w:ascii="Times New Roman" w:hAnsi="Times New Roman" w:cs="Times New Roman"/>
          <w:color w:val="000000" w:themeColor="text1"/>
        </w:rPr>
        <w:t>PGS-</w:t>
      </w:r>
      <w:proofErr w:type="gramEnd"/>
      <w:r w:rsidR="00314C3D" w:rsidRPr="006C1D1C">
        <w:rPr>
          <w:rFonts w:ascii="Times New Roman" w:hAnsi="Times New Roman" w:cs="Times New Roman"/>
          <w:color w:val="000000" w:themeColor="text1"/>
        </w:rPr>
        <w:t xml:space="preserve">pretrained model retained 80.5% </w:t>
      </w:r>
      <w:r w:rsidR="00314C3D" w:rsidRPr="006C1D1C">
        <w:rPr>
          <w:rFonts w:ascii="Times New Roman" w:hAnsi="Times New Roman" w:cs="Times New Roman"/>
          <w:color w:val="000000" w:themeColor="text1"/>
        </w:rPr>
        <w:lastRenderedPageBreak/>
        <w:t>of this benchmark performance, demonstrating that genetic and neuroimaging biomarkers can serve as robust predictive features.</w:t>
      </w:r>
    </w:p>
    <w:p w14:paraId="27206296" w14:textId="38FFB4E8" w:rsidR="00183C13" w:rsidRDefault="00314C3D" w:rsidP="006C1D1C">
      <w:pPr>
        <w:spacing w:line="360" w:lineRule="auto"/>
        <w:ind w:firstLine="720"/>
        <w:rPr>
          <w:rFonts w:ascii="Times New Roman" w:hAnsi="Times New Roman" w:cs="Times New Roman"/>
          <w:color w:val="000000" w:themeColor="text1"/>
        </w:rPr>
      </w:pPr>
      <w:r w:rsidRPr="006C1D1C">
        <w:rPr>
          <w:rFonts w:ascii="Times New Roman" w:hAnsi="Times New Roman" w:cs="Times New Roman"/>
          <w:color w:val="000000" w:themeColor="text1"/>
        </w:rPr>
        <w:t xml:space="preserve"> A similar pattern was observed with </w:t>
      </w:r>
      <w:r w:rsidR="007C2A7A">
        <w:rPr>
          <w:rFonts w:ascii="Times New Roman" w:hAnsi="Times New Roman" w:cs="Times New Roman"/>
          <w:color w:val="000000" w:themeColor="text1"/>
        </w:rPr>
        <w:t>d</w:t>
      </w:r>
      <w:r w:rsidR="00842F0E">
        <w:rPr>
          <w:rFonts w:ascii="Times New Roman" w:hAnsi="Times New Roman" w:cs="Times New Roman"/>
          <w:color w:val="000000" w:themeColor="text1"/>
        </w:rPr>
        <w:t xml:space="preserve">epression </w:t>
      </w:r>
      <w:r w:rsidRPr="006C1D1C">
        <w:rPr>
          <w:rFonts w:ascii="Times New Roman" w:hAnsi="Times New Roman" w:cs="Times New Roman"/>
          <w:color w:val="000000" w:themeColor="text1"/>
        </w:rPr>
        <w:t>PGS, where the pretrained model (AUROC = 0.597</w:t>
      </w:r>
      <w:r w:rsidR="0055497B" w:rsidRPr="006C1D1C">
        <w:rPr>
          <w:rFonts w:ascii="Times New Roman" w:hAnsi="Times New Roman" w:cs="Times New Roman"/>
          <w:color w:val="000000" w:themeColor="text1"/>
        </w:rPr>
        <w:t>±</w:t>
      </w:r>
      <w:r w:rsidR="0055497B">
        <w:rPr>
          <w:rFonts w:ascii="Times New Roman" w:hAnsi="Times New Roman" w:cs="Times New Roman"/>
          <w:color w:val="000000" w:themeColor="text1"/>
        </w:rPr>
        <w:t>0.12</w:t>
      </w:r>
      <w:r w:rsidRPr="006C1D1C">
        <w:rPr>
          <w:rFonts w:ascii="Times New Roman" w:hAnsi="Times New Roman" w:cs="Times New Roman"/>
          <w:color w:val="000000" w:themeColor="text1"/>
        </w:rPr>
        <w:t>, F1 = 0.629</w:t>
      </w:r>
      <w:r w:rsidR="0055497B" w:rsidRPr="006C1D1C">
        <w:rPr>
          <w:rFonts w:ascii="Times New Roman" w:hAnsi="Times New Roman" w:cs="Times New Roman"/>
          <w:color w:val="000000" w:themeColor="text1"/>
        </w:rPr>
        <w:t>±</w:t>
      </w:r>
      <w:r w:rsidR="0055497B">
        <w:rPr>
          <w:rFonts w:ascii="Times New Roman" w:hAnsi="Times New Roman" w:cs="Times New Roman"/>
          <w:color w:val="000000" w:themeColor="text1"/>
        </w:rPr>
        <w:t>0.085</w:t>
      </w:r>
      <w:r w:rsidRPr="006C1D1C">
        <w:rPr>
          <w:rFonts w:ascii="Times New Roman" w:hAnsi="Times New Roman" w:cs="Times New Roman"/>
          <w:color w:val="000000" w:themeColor="text1"/>
        </w:rPr>
        <w:t xml:space="preserve">) outperformed </w:t>
      </w:r>
      <w:r w:rsidR="007C2A7A">
        <w:rPr>
          <w:rFonts w:ascii="Times New Roman" w:hAnsi="Times New Roman" w:cs="Times New Roman"/>
          <w:color w:val="000000" w:themeColor="text1"/>
        </w:rPr>
        <w:t>depression</w:t>
      </w:r>
      <w:r w:rsidRPr="006C1D1C">
        <w:rPr>
          <w:rFonts w:ascii="Times New Roman" w:hAnsi="Times New Roman" w:cs="Times New Roman"/>
          <w:color w:val="000000" w:themeColor="text1"/>
        </w:rPr>
        <w:t xml:space="preserve"> PGS-only (AUROC = 0.546</w:t>
      </w:r>
      <w:r w:rsidR="008E6318" w:rsidRPr="006C1D1C">
        <w:rPr>
          <w:rFonts w:ascii="Times New Roman" w:hAnsi="Times New Roman" w:cs="Times New Roman"/>
          <w:color w:val="000000" w:themeColor="text1"/>
        </w:rPr>
        <w:t>±</w:t>
      </w:r>
      <w:r w:rsidR="008E6318">
        <w:rPr>
          <w:rFonts w:ascii="Times New Roman" w:hAnsi="Times New Roman" w:cs="Times New Roman"/>
          <w:color w:val="000000" w:themeColor="text1"/>
        </w:rPr>
        <w:t>0.114</w:t>
      </w:r>
      <w:r w:rsidRPr="006C1D1C">
        <w:rPr>
          <w:rFonts w:ascii="Times New Roman" w:hAnsi="Times New Roman" w:cs="Times New Roman"/>
          <w:color w:val="000000" w:themeColor="text1"/>
        </w:rPr>
        <w:t>, F1 = 0.517</w:t>
      </w:r>
      <w:r w:rsidR="008E6318" w:rsidRPr="006C1D1C">
        <w:rPr>
          <w:rFonts w:ascii="Times New Roman" w:hAnsi="Times New Roman" w:cs="Times New Roman"/>
          <w:color w:val="000000" w:themeColor="text1"/>
        </w:rPr>
        <w:t>±</w:t>
      </w:r>
      <w:r w:rsidR="008E6318">
        <w:rPr>
          <w:rFonts w:ascii="Times New Roman" w:hAnsi="Times New Roman" w:cs="Times New Roman"/>
          <w:color w:val="000000" w:themeColor="text1"/>
        </w:rPr>
        <w:t>0.155</w:t>
      </w:r>
      <w:r w:rsidRPr="006C1D1C">
        <w:rPr>
          <w:rFonts w:ascii="Times New Roman" w:hAnsi="Times New Roman" w:cs="Times New Roman"/>
          <w:color w:val="000000" w:themeColor="text1"/>
        </w:rPr>
        <w:t>) and non-pretrained multimodal models (AUROC = 0.54</w:t>
      </w:r>
      <w:r w:rsidR="008E2CC0" w:rsidRPr="006C1D1C">
        <w:rPr>
          <w:rFonts w:ascii="Times New Roman" w:hAnsi="Times New Roman" w:cs="Times New Roman"/>
          <w:color w:val="000000" w:themeColor="text1"/>
        </w:rPr>
        <w:t>±</w:t>
      </w:r>
      <w:r w:rsidR="008E2CC0">
        <w:rPr>
          <w:rFonts w:ascii="Times New Roman" w:hAnsi="Times New Roman" w:cs="Times New Roman"/>
          <w:color w:val="000000" w:themeColor="text1"/>
        </w:rPr>
        <w:t>0.146</w:t>
      </w:r>
      <w:r w:rsidRPr="006C1D1C">
        <w:rPr>
          <w:rFonts w:ascii="Times New Roman" w:hAnsi="Times New Roman" w:cs="Times New Roman"/>
          <w:color w:val="000000" w:themeColor="text1"/>
        </w:rPr>
        <w:t>, F1 = 0.484</w:t>
      </w:r>
      <w:r w:rsidR="008E2CC0" w:rsidRPr="006C1D1C">
        <w:rPr>
          <w:rFonts w:ascii="Times New Roman" w:hAnsi="Times New Roman" w:cs="Times New Roman"/>
          <w:color w:val="000000" w:themeColor="text1"/>
        </w:rPr>
        <w:t>±</w:t>
      </w:r>
      <w:r w:rsidR="008E2CC0">
        <w:rPr>
          <w:rFonts w:ascii="Times New Roman" w:hAnsi="Times New Roman" w:cs="Times New Roman"/>
          <w:color w:val="000000" w:themeColor="text1"/>
        </w:rPr>
        <w:t>0.223</w:t>
      </w:r>
      <w:r w:rsidRPr="006C1D1C">
        <w:rPr>
          <w:rFonts w:ascii="Times New Roman" w:hAnsi="Times New Roman" w:cs="Times New Roman"/>
          <w:color w:val="000000" w:themeColor="text1"/>
        </w:rPr>
        <w:t>) (Fig</w:t>
      </w:r>
      <w:r w:rsidR="007C2A7A">
        <w:rPr>
          <w:rFonts w:ascii="Times New Roman" w:eastAsia="Times New Roman" w:hAnsi="Times New Roman" w:cs="Times New Roman"/>
          <w:color w:val="000000" w:themeColor="text1"/>
        </w:rPr>
        <w:t>ure</w:t>
      </w:r>
      <w:r w:rsidRPr="006C1D1C">
        <w:rPr>
          <w:rFonts w:ascii="Times New Roman" w:hAnsi="Times New Roman" w:cs="Times New Roman"/>
          <w:color w:val="000000" w:themeColor="text1"/>
        </w:rPr>
        <w:t>. S2A, B</w:t>
      </w:r>
      <w:r w:rsidR="0045311D">
        <w:rPr>
          <w:rFonts w:ascii="Times New Roman" w:hAnsi="Times New Roman" w:cs="Times New Roman" w:hint="eastAsia"/>
          <w:color w:val="000000" w:themeColor="text1"/>
        </w:rPr>
        <w:t>;</w:t>
      </w:r>
      <w:r w:rsidRPr="006C1D1C">
        <w:rPr>
          <w:rFonts w:ascii="Times New Roman" w:hAnsi="Times New Roman" w:cs="Times New Roman"/>
          <w:color w:val="000000" w:themeColor="text1"/>
        </w:rPr>
        <w:t xml:space="preserve"> Table</w:t>
      </w:r>
      <w:r w:rsidR="003E3FB4">
        <w:rPr>
          <w:rFonts w:ascii="Times New Roman" w:hAnsi="Times New Roman" w:cs="Times New Roman"/>
          <w:color w:val="000000" w:themeColor="text1"/>
        </w:rPr>
        <w:t>.</w:t>
      </w:r>
      <w:r w:rsidRPr="006C1D1C">
        <w:rPr>
          <w:rFonts w:ascii="Times New Roman" w:hAnsi="Times New Roman" w:cs="Times New Roman"/>
          <w:color w:val="000000" w:themeColor="text1"/>
        </w:rPr>
        <w:t xml:space="preserve"> S12). Additionally, the pretrained </w:t>
      </w:r>
      <w:r w:rsidR="00DF3272">
        <w:rPr>
          <w:rFonts w:ascii="Times New Roman" w:hAnsi="Times New Roman" w:cs="Times New Roman"/>
          <w:color w:val="000000" w:themeColor="text1"/>
        </w:rPr>
        <w:t>3DCNN</w:t>
      </w:r>
      <w:r w:rsidRPr="006C1D1C">
        <w:rPr>
          <w:rFonts w:ascii="Times New Roman" w:hAnsi="Times New Roman" w:cs="Times New Roman"/>
          <w:color w:val="000000" w:themeColor="text1"/>
        </w:rPr>
        <w:t xml:space="preserve"> surpassed traditional machine learning models, including </w:t>
      </w:r>
      <w:r w:rsidR="00A138C5">
        <w:rPr>
          <w:rFonts w:ascii="Times New Roman" w:hAnsi="Times New Roman" w:cs="Times New Roman" w:hint="eastAsia"/>
          <w:color w:val="000000" w:themeColor="text1"/>
        </w:rPr>
        <w:t>support vector classifier</w:t>
      </w:r>
      <w:r w:rsidR="00F83AF2">
        <w:rPr>
          <w:rFonts w:ascii="Times New Roman" w:hAnsi="Times New Roman" w:cs="Times New Roman"/>
          <w:color w:val="000000" w:themeColor="text1"/>
        </w:rPr>
        <w:t>s</w:t>
      </w:r>
      <w:r w:rsidRPr="006C1D1C">
        <w:rPr>
          <w:rFonts w:ascii="Times New Roman" w:hAnsi="Times New Roman" w:cs="Times New Roman"/>
          <w:color w:val="000000" w:themeColor="text1"/>
        </w:rPr>
        <w:t xml:space="preserve"> and XGBOOST (Table</w:t>
      </w:r>
      <w:r w:rsidR="003E3FB4">
        <w:rPr>
          <w:rFonts w:ascii="Times New Roman" w:hAnsi="Times New Roman" w:cs="Times New Roman"/>
          <w:color w:val="000000" w:themeColor="text1"/>
        </w:rPr>
        <w:t>.</w:t>
      </w:r>
      <w:r w:rsidRPr="006C1D1C">
        <w:rPr>
          <w:rFonts w:ascii="Times New Roman" w:hAnsi="Times New Roman" w:cs="Times New Roman"/>
          <w:color w:val="000000" w:themeColor="text1"/>
        </w:rPr>
        <w:t xml:space="preserve"> S3), further underscoring the effectiveness of integrating PGS-based pretraining with white matter imaging.</w:t>
      </w:r>
    </w:p>
    <w:p w14:paraId="0376B797" w14:textId="77777777" w:rsidR="00314C3D" w:rsidRPr="00FC1D1A" w:rsidRDefault="00314C3D" w:rsidP="00314C3D">
      <w:pPr>
        <w:spacing w:line="360" w:lineRule="auto"/>
        <w:rPr>
          <w:rFonts w:ascii="Times New Roman" w:hAnsi="Times New Roman" w:cs="Times New Roman"/>
          <w:b/>
          <w:bCs/>
          <w:color w:val="000000" w:themeColor="text1"/>
        </w:rPr>
      </w:pPr>
    </w:p>
    <w:p w14:paraId="67196F75" w14:textId="121E8AE1" w:rsidR="00183C13" w:rsidRPr="006C1D1C" w:rsidRDefault="00183C13" w:rsidP="00183C13">
      <w:pPr>
        <w:spacing w:line="360" w:lineRule="auto"/>
        <w:rPr>
          <w:rFonts w:ascii="Times New Roman" w:hAnsi="Times New Roman" w:cs="Times New Roman"/>
          <w:b/>
          <w:bCs/>
        </w:rPr>
      </w:pPr>
      <w:r w:rsidRPr="006C1D1C">
        <w:rPr>
          <w:rFonts w:ascii="Times New Roman" w:hAnsi="Times New Roman" w:cs="Times New Roman"/>
          <w:b/>
          <w:bCs/>
        </w:rPr>
        <w:t>PGS-Pretraining Enhances 2-Year Follow-Up MDD Prediction</w:t>
      </w:r>
    </w:p>
    <w:p w14:paraId="03D9D44A" w14:textId="3075B906" w:rsidR="00183C13" w:rsidRPr="00183C13" w:rsidRDefault="00183C13" w:rsidP="006C1D1C">
      <w:pPr>
        <w:spacing w:line="360" w:lineRule="auto"/>
        <w:ind w:firstLine="720"/>
        <w:rPr>
          <w:rFonts w:ascii="Times New Roman" w:hAnsi="Times New Roman" w:cs="Times New Roman"/>
        </w:rPr>
      </w:pPr>
      <w:r w:rsidRPr="00183C13">
        <w:rPr>
          <w:rFonts w:ascii="Times New Roman" w:hAnsi="Times New Roman" w:cs="Times New Roman"/>
        </w:rPr>
        <w:t xml:space="preserve">In the 2-year follow-up MDD prediction, conducted as a zero-shot evaluation on unseen data, our PGS-pretrained model again demonstrated superior predictive accuracy. </w:t>
      </w:r>
      <w:r w:rsidR="00A07DE8" w:rsidRPr="00A07DE8">
        <w:rPr>
          <w:rFonts w:ascii="Times New Roman" w:hAnsi="Times New Roman" w:cs="Times New Roman"/>
        </w:rPr>
        <w:t>The 3DCNN+</w:t>
      </w:r>
      <w:r w:rsidR="008B651C">
        <w:rPr>
          <w:rFonts w:ascii="Times New Roman" w:hAnsi="Times New Roman" w:cs="Times New Roman"/>
        </w:rPr>
        <w:t>Multi-layer Perceptron(3DCNN+MLP)</w:t>
      </w:r>
      <w:r w:rsidR="00A07DE8" w:rsidRPr="00A07DE8">
        <w:rPr>
          <w:rFonts w:ascii="Times New Roman" w:hAnsi="Times New Roman" w:cs="Times New Roman"/>
        </w:rPr>
        <w:t xml:space="preserve"> model, which processes brain images via a composite PGS–pretrained 3DCNN and integrates composite PGS through an additional MLP,</w:t>
      </w:r>
      <w:r w:rsidRPr="00183C13">
        <w:rPr>
          <w:rFonts w:ascii="Times New Roman" w:hAnsi="Times New Roman" w:cs="Times New Roman"/>
        </w:rPr>
        <w:t xml:space="preserve"> achieved an AUROC of 0.61±0.011 and an F1 score of 0.652±0.007, </w:t>
      </w:r>
      <w:r w:rsidR="00CD4817">
        <w:rPr>
          <w:rFonts w:ascii="Times New Roman" w:hAnsi="Times New Roman" w:cs="Times New Roman"/>
        </w:rPr>
        <w:t xml:space="preserve">significantly </w:t>
      </w:r>
      <w:r w:rsidRPr="00183C13">
        <w:rPr>
          <w:rFonts w:ascii="Times New Roman" w:hAnsi="Times New Roman" w:cs="Times New Roman"/>
        </w:rPr>
        <w:t>surpassing models using only composite PGS (AUROC = 0.562</w:t>
      </w:r>
      <w:r w:rsidR="00781980" w:rsidRPr="006C1D1C">
        <w:rPr>
          <w:rFonts w:ascii="Times New Roman" w:hAnsi="Times New Roman" w:cs="Times New Roman"/>
          <w:color w:val="000000" w:themeColor="text1"/>
        </w:rPr>
        <w:t>±</w:t>
      </w:r>
      <w:r w:rsidR="00781980">
        <w:rPr>
          <w:rFonts w:ascii="Times New Roman" w:hAnsi="Times New Roman" w:cs="Times New Roman"/>
          <w:color w:val="000000" w:themeColor="text1"/>
        </w:rPr>
        <w:t>0.011</w:t>
      </w:r>
      <w:r w:rsidRPr="00183C13">
        <w:rPr>
          <w:rFonts w:ascii="Times New Roman" w:hAnsi="Times New Roman" w:cs="Times New Roman"/>
        </w:rPr>
        <w:t>, F1 = 0.474</w:t>
      </w:r>
      <w:r w:rsidR="00781980" w:rsidRPr="006C1D1C">
        <w:rPr>
          <w:rFonts w:ascii="Times New Roman" w:hAnsi="Times New Roman" w:cs="Times New Roman"/>
          <w:color w:val="000000" w:themeColor="text1"/>
        </w:rPr>
        <w:t>±</w:t>
      </w:r>
      <w:r w:rsidR="00781980">
        <w:rPr>
          <w:rFonts w:ascii="Times New Roman" w:hAnsi="Times New Roman" w:cs="Times New Roman"/>
          <w:color w:val="000000" w:themeColor="text1"/>
        </w:rPr>
        <w:t>0.016</w:t>
      </w:r>
      <w:r w:rsidRPr="00183C13">
        <w:rPr>
          <w:rFonts w:ascii="Times New Roman" w:hAnsi="Times New Roman" w:cs="Times New Roman"/>
        </w:rPr>
        <w:t>), only TW-FA (AUROC = 0.589</w:t>
      </w:r>
      <w:r w:rsidR="00321CB9" w:rsidRPr="006C1D1C">
        <w:rPr>
          <w:rFonts w:ascii="Times New Roman" w:hAnsi="Times New Roman" w:cs="Times New Roman"/>
          <w:color w:val="000000" w:themeColor="text1"/>
        </w:rPr>
        <w:t>±</w:t>
      </w:r>
      <w:r w:rsidR="00321CB9">
        <w:rPr>
          <w:rFonts w:ascii="Times New Roman" w:hAnsi="Times New Roman" w:cs="Times New Roman"/>
          <w:color w:val="000000" w:themeColor="text1"/>
        </w:rPr>
        <w:t>0.012</w:t>
      </w:r>
      <w:r w:rsidRPr="00183C13">
        <w:rPr>
          <w:rFonts w:ascii="Times New Roman" w:hAnsi="Times New Roman" w:cs="Times New Roman"/>
        </w:rPr>
        <w:t>, F1 = 0.534</w:t>
      </w:r>
      <w:r w:rsidR="00321CB9" w:rsidRPr="006C1D1C">
        <w:rPr>
          <w:rFonts w:ascii="Times New Roman" w:hAnsi="Times New Roman" w:cs="Times New Roman"/>
          <w:color w:val="000000" w:themeColor="text1"/>
        </w:rPr>
        <w:t>±</w:t>
      </w:r>
      <w:r w:rsidR="00321CB9">
        <w:rPr>
          <w:rFonts w:ascii="Times New Roman" w:hAnsi="Times New Roman" w:cs="Times New Roman"/>
          <w:color w:val="000000" w:themeColor="text1"/>
        </w:rPr>
        <w:t>0.016</w:t>
      </w:r>
      <w:r w:rsidRPr="00183C13">
        <w:rPr>
          <w:rFonts w:ascii="Times New Roman" w:hAnsi="Times New Roman" w:cs="Times New Roman"/>
        </w:rPr>
        <w:t>), and from-scratch multimodal models (AUROC = 0.596</w:t>
      </w:r>
      <w:r w:rsidR="00B1020C" w:rsidRPr="006C1D1C">
        <w:rPr>
          <w:rFonts w:ascii="Times New Roman" w:hAnsi="Times New Roman" w:cs="Times New Roman"/>
          <w:color w:val="000000" w:themeColor="text1"/>
        </w:rPr>
        <w:t>±</w:t>
      </w:r>
      <w:r w:rsidR="00B1020C">
        <w:rPr>
          <w:rFonts w:ascii="Times New Roman" w:hAnsi="Times New Roman" w:cs="Times New Roman"/>
          <w:color w:val="000000" w:themeColor="text1"/>
        </w:rPr>
        <w:t>0.008</w:t>
      </w:r>
      <w:r w:rsidRPr="00183C13">
        <w:rPr>
          <w:rFonts w:ascii="Times New Roman" w:hAnsi="Times New Roman" w:cs="Times New Roman"/>
        </w:rPr>
        <w:t>, F1 = 0.604</w:t>
      </w:r>
      <w:r w:rsidR="00B1020C" w:rsidRPr="006C1D1C">
        <w:rPr>
          <w:rFonts w:ascii="Times New Roman" w:hAnsi="Times New Roman" w:cs="Times New Roman"/>
          <w:color w:val="000000" w:themeColor="text1"/>
        </w:rPr>
        <w:t>±</w:t>
      </w:r>
      <w:r w:rsidR="00B1020C">
        <w:rPr>
          <w:rFonts w:ascii="Times New Roman" w:hAnsi="Times New Roman" w:cs="Times New Roman"/>
          <w:color w:val="000000" w:themeColor="text1"/>
        </w:rPr>
        <w:t>0.011</w:t>
      </w:r>
      <w:r w:rsidRPr="00183C13">
        <w:rPr>
          <w:rFonts w:ascii="Times New Roman" w:hAnsi="Times New Roman" w:cs="Times New Roman"/>
        </w:rPr>
        <w:t>)</w:t>
      </w:r>
      <w:r w:rsidR="00E749D7" w:rsidRPr="00E749D7">
        <w:rPr>
          <w:rFonts w:ascii="Times New Roman" w:hAnsi="Times New Roman" w:cs="Times New Roman"/>
        </w:rPr>
        <w:t xml:space="preserve"> </w:t>
      </w:r>
      <w:r w:rsidR="00E749D7" w:rsidRPr="00183C13">
        <w:rPr>
          <w:rFonts w:ascii="Times New Roman" w:hAnsi="Times New Roman" w:cs="Times New Roman"/>
        </w:rPr>
        <w:t>(p &lt; 0.05)</w:t>
      </w:r>
      <w:r w:rsidRPr="00183C13">
        <w:rPr>
          <w:rFonts w:ascii="Times New Roman" w:hAnsi="Times New Roman" w:cs="Times New Roman"/>
        </w:rPr>
        <w:t xml:space="preserve"> (Fig</w:t>
      </w:r>
      <w:r w:rsidR="007C2A7A">
        <w:rPr>
          <w:rFonts w:ascii="Times New Roman" w:eastAsia="Times New Roman" w:hAnsi="Times New Roman" w:cs="Times New Roman"/>
          <w:color w:val="000000" w:themeColor="text1"/>
        </w:rPr>
        <w:t>ure</w:t>
      </w:r>
      <w:r w:rsidRPr="00183C13">
        <w:rPr>
          <w:rFonts w:ascii="Times New Roman" w:hAnsi="Times New Roman" w:cs="Times New Roman"/>
        </w:rPr>
        <w:t>. 2C, D</w:t>
      </w:r>
      <w:r w:rsidR="00C83159">
        <w:rPr>
          <w:rFonts w:ascii="Times New Roman" w:hAnsi="Times New Roman" w:cs="Times New Roman" w:hint="eastAsia"/>
          <w:color w:val="000000" w:themeColor="text1"/>
        </w:rPr>
        <w:t>;</w:t>
      </w:r>
      <w:r w:rsidRPr="00183C13">
        <w:rPr>
          <w:rFonts w:ascii="Times New Roman" w:hAnsi="Times New Roman" w:cs="Times New Roman"/>
        </w:rPr>
        <w:t xml:space="preserve"> Table</w:t>
      </w:r>
      <w:r w:rsidR="003E3FB4">
        <w:rPr>
          <w:rFonts w:ascii="Times New Roman" w:hAnsi="Times New Roman" w:cs="Times New Roman"/>
        </w:rPr>
        <w:t>.</w:t>
      </w:r>
      <w:r w:rsidRPr="00183C13">
        <w:rPr>
          <w:rFonts w:ascii="Times New Roman" w:hAnsi="Times New Roman" w:cs="Times New Roman"/>
        </w:rPr>
        <w:t xml:space="preserve"> S17). Specifically, compared to composite PGS-only models, our pretrained model improved AUROC by 8.5%, while outperforming brain-only and from-scratch multimodal models by 3.6% and 2.3%, respectively</w:t>
      </w:r>
      <w:r w:rsidR="00FA57D3">
        <w:rPr>
          <w:rFonts w:ascii="Times New Roman" w:hAnsi="Times New Roman" w:cs="Times New Roman"/>
        </w:rPr>
        <w:t>.</w:t>
      </w:r>
      <w:r w:rsidRPr="00183C13">
        <w:rPr>
          <w:rFonts w:ascii="Times New Roman" w:hAnsi="Times New Roman" w:cs="Times New Roman"/>
        </w:rPr>
        <w:t xml:space="preserve"> </w:t>
      </w:r>
    </w:p>
    <w:p w14:paraId="7EA54CD3" w14:textId="2A4415EE" w:rsidR="00183C13" w:rsidRPr="00183C13" w:rsidRDefault="00183C13" w:rsidP="006C1D1C">
      <w:pPr>
        <w:spacing w:line="360" w:lineRule="auto"/>
        <w:ind w:firstLine="720"/>
        <w:rPr>
          <w:rFonts w:ascii="Times New Roman" w:hAnsi="Times New Roman" w:cs="Times New Roman"/>
        </w:rPr>
      </w:pPr>
      <w:r w:rsidRPr="00183C13">
        <w:rPr>
          <w:rFonts w:ascii="Times New Roman" w:hAnsi="Times New Roman" w:cs="Times New Roman"/>
        </w:rPr>
        <w:t xml:space="preserve">A similar trend was observed for </w:t>
      </w:r>
      <w:r w:rsidR="007C2A7A">
        <w:rPr>
          <w:rFonts w:ascii="Times New Roman" w:hAnsi="Times New Roman" w:cs="Times New Roman"/>
        </w:rPr>
        <w:t>depression</w:t>
      </w:r>
      <w:r w:rsidRPr="00183C13">
        <w:rPr>
          <w:rFonts w:ascii="Times New Roman" w:hAnsi="Times New Roman" w:cs="Times New Roman"/>
        </w:rPr>
        <w:t xml:space="preserve"> PGS, where the </w:t>
      </w:r>
      <w:r w:rsidR="007C2A7A">
        <w:rPr>
          <w:rFonts w:ascii="Times New Roman" w:hAnsi="Times New Roman" w:cs="Times New Roman"/>
        </w:rPr>
        <w:t>depression</w:t>
      </w:r>
      <w:r w:rsidRPr="00183C13">
        <w:rPr>
          <w:rFonts w:ascii="Times New Roman" w:hAnsi="Times New Roman" w:cs="Times New Roman"/>
        </w:rPr>
        <w:t xml:space="preserve"> PGS-pretrained </w:t>
      </w:r>
      <w:r w:rsidR="004240CD">
        <w:rPr>
          <w:rFonts w:ascii="Times New Roman" w:hAnsi="Times New Roman" w:cs="Times New Roman"/>
        </w:rPr>
        <w:t xml:space="preserve">3DCNN+MLP </w:t>
      </w:r>
      <w:r w:rsidRPr="00183C13">
        <w:rPr>
          <w:rFonts w:ascii="Times New Roman" w:hAnsi="Times New Roman" w:cs="Times New Roman"/>
        </w:rPr>
        <w:t xml:space="preserve">model (AUROC = 0.619±0.014, F1 = 0.623±0.012) </w:t>
      </w:r>
      <w:bookmarkStart w:id="202" w:name="_Hlk193463673"/>
      <w:r w:rsidR="00132279">
        <w:rPr>
          <w:rFonts w:ascii="Times New Roman" w:hAnsi="Times New Roman" w:cs="Times New Roman"/>
        </w:rPr>
        <w:t>significantly</w:t>
      </w:r>
      <w:bookmarkEnd w:id="202"/>
      <w:r w:rsidR="00132279">
        <w:rPr>
          <w:rFonts w:ascii="Times New Roman" w:hAnsi="Times New Roman" w:cs="Times New Roman"/>
        </w:rPr>
        <w:t xml:space="preserve"> </w:t>
      </w:r>
      <w:r w:rsidRPr="00183C13">
        <w:rPr>
          <w:rFonts w:ascii="Times New Roman" w:hAnsi="Times New Roman" w:cs="Times New Roman"/>
        </w:rPr>
        <w:t xml:space="preserve">outperformed </w:t>
      </w:r>
      <w:r w:rsidR="007C2A7A">
        <w:rPr>
          <w:rFonts w:ascii="Times New Roman" w:hAnsi="Times New Roman" w:cs="Times New Roman"/>
        </w:rPr>
        <w:t>depression</w:t>
      </w:r>
      <w:r w:rsidRPr="00183C13">
        <w:rPr>
          <w:rFonts w:ascii="Times New Roman" w:hAnsi="Times New Roman" w:cs="Times New Roman"/>
        </w:rPr>
        <w:t xml:space="preserve"> PGS-only (AUROC = 0.538</w:t>
      </w:r>
      <w:r w:rsidR="009141FA" w:rsidRPr="006C1D1C">
        <w:rPr>
          <w:rFonts w:ascii="Times New Roman" w:hAnsi="Times New Roman" w:cs="Times New Roman"/>
          <w:color w:val="000000" w:themeColor="text1"/>
        </w:rPr>
        <w:t>±</w:t>
      </w:r>
      <w:r w:rsidR="009141FA">
        <w:rPr>
          <w:rFonts w:ascii="Times New Roman" w:hAnsi="Times New Roman" w:cs="Times New Roman"/>
          <w:color w:val="000000" w:themeColor="text1"/>
        </w:rPr>
        <w:t>0.01</w:t>
      </w:r>
      <w:r w:rsidRPr="00183C13">
        <w:rPr>
          <w:rFonts w:ascii="Times New Roman" w:hAnsi="Times New Roman" w:cs="Times New Roman"/>
        </w:rPr>
        <w:t>, F1 = 0.473</w:t>
      </w:r>
      <w:r w:rsidR="009141FA" w:rsidRPr="006C1D1C">
        <w:rPr>
          <w:rFonts w:ascii="Times New Roman" w:hAnsi="Times New Roman" w:cs="Times New Roman"/>
          <w:color w:val="000000" w:themeColor="text1"/>
        </w:rPr>
        <w:t>±</w:t>
      </w:r>
      <w:r w:rsidR="009141FA">
        <w:rPr>
          <w:rFonts w:ascii="Times New Roman" w:hAnsi="Times New Roman" w:cs="Times New Roman"/>
          <w:color w:val="000000" w:themeColor="text1"/>
        </w:rPr>
        <w:t>0.017</w:t>
      </w:r>
      <w:r w:rsidRPr="00183C13">
        <w:rPr>
          <w:rFonts w:ascii="Times New Roman" w:hAnsi="Times New Roman" w:cs="Times New Roman"/>
        </w:rPr>
        <w:t>) and from-scratch multimodal models (AUROC = 0.607</w:t>
      </w:r>
      <w:r w:rsidR="00122816" w:rsidRPr="006C1D1C">
        <w:rPr>
          <w:rFonts w:ascii="Times New Roman" w:hAnsi="Times New Roman" w:cs="Times New Roman"/>
          <w:color w:val="000000" w:themeColor="text1"/>
        </w:rPr>
        <w:t>±</w:t>
      </w:r>
      <w:r w:rsidR="00122816">
        <w:rPr>
          <w:rFonts w:ascii="Times New Roman" w:hAnsi="Times New Roman" w:cs="Times New Roman"/>
          <w:color w:val="000000" w:themeColor="text1"/>
        </w:rPr>
        <w:t>0.014</w:t>
      </w:r>
      <w:r w:rsidRPr="00183C13">
        <w:rPr>
          <w:rFonts w:ascii="Times New Roman" w:hAnsi="Times New Roman" w:cs="Times New Roman"/>
        </w:rPr>
        <w:t>, F1 = 0.565</w:t>
      </w:r>
      <w:r w:rsidR="00122816" w:rsidRPr="006C1D1C">
        <w:rPr>
          <w:rFonts w:ascii="Times New Roman" w:hAnsi="Times New Roman" w:cs="Times New Roman"/>
          <w:color w:val="000000" w:themeColor="text1"/>
        </w:rPr>
        <w:t>±</w:t>
      </w:r>
      <w:r w:rsidR="00122816">
        <w:rPr>
          <w:rFonts w:ascii="Times New Roman" w:hAnsi="Times New Roman" w:cs="Times New Roman"/>
          <w:color w:val="000000" w:themeColor="text1"/>
        </w:rPr>
        <w:t>0.02</w:t>
      </w:r>
      <w:r w:rsidRPr="00183C13">
        <w:rPr>
          <w:rFonts w:ascii="Times New Roman" w:hAnsi="Times New Roman" w:cs="Times New Roman"/>
        </w:rPr>
        <w:t>) (p &lt; 0.05</w:t>
      </w:r>
      <w:r w:rsidR="00585159">
        <w:rPr>
          <w:rFonts w:ascii="Times New Roman" w:hAnsi="Times New Roman" w:cs="Times New Roman" w:hint="eastAsia"/>
        </w:rPr>
        <w:t>)</w:t>
      </w:r>
      <w:r w:rsidRPr="00183C13">
        <w:rPr>
          <w:rFonts w:ascii="Times New Roman" w:hAnsi="Times New Roman" w:cs="Times New Roman"/>
        </w:rPr>
        <w:t xml:space="preserve"> </w:t>
      </w:r>
      <w:r w:rsidR="00585159">
        <w:rPr>
          <w:rFonts w:ascii="Times New Roman" w:hAnsi="Times New Roman" w:cs="Times New Roman" w:hint="eastAsia"/>
        </w:rPr>
        <w:t>(</w:t>
      </w:r>
      <w:r w:rsidRPr="00183C13">
        <w:rPr>
          <w:rFonts w:ascii="Times New Roman" w:hAnsi="Times New Roman" w:cs="Times New Roman"/>
        </w:rPr>
        <w:t>Fig</w:t>
      </w:r>
      <w:r w:rsidR="007C2A7A">
        <w:rPr>
          <w:rFonts w:ascii="Times New Roman" w:eastAsia="Times New Roman" w:hAnsi="Times New Roman" w:cs="Times New Roman"/>
          <w:color w:val="000000" w:themeColor="text1"/>
        </w:rPr>
        <w:t>ure</w:t>
      </w:r>
      <w:r w:rsidRPr="00183C13">
        <w:rPr>
          <w:rFonts w:ascii="Times New Roman" w:hAnsi="Times New Roman" w:cs="Times New Roman"/>
        </w:rPr>
        <w:t>. S2C, D</w:t>
      </w:r>
      <w:r w:rsidR="00E46A87">
        <w:rPr>
          <w:rFonts w:ascii="Times New Roman" w:hAnsi="Times New Roman" w:cs="Times New Roman" w:hint="eastAsia"/>
          <w:color w:val="000000" w:themeColor="text1"/>
        </w:rPr>
        <w:t>;</w:t>
      </w:r>
      <w:r w:rsidRPr="00183C13">
        <w:rPr>
          <w:rFonts w:ascii="Times New Roman" w:hAnsi="Times New Roman" w:cs="Times New Roman"/>
        </w:rPr>
        <w:t xml:space="preserve"> Table</w:t>
      </w:r>
      <w:r w:rsidR="003E3FB4">
        <w:rPr>
          <w:rFonts w:ascii="Times New Roman" w:hAnsi="Times New Roman" w:cs="Times New Roman"/>
        </w:rPr>
        <w:t>.</w:t>
      </w:r>
      <w:r w:rsidRPr="00183C13">
        <w:rPr>
          <w:rFonts w:ascii="Times New Roman" w:hAnsi="Times New Roman" w:cs="Times New Roman"/>
        </w:rPr>
        <w:t xml:space="preserve"> S16). Importantly, traditional machine learning models showed poor generalizability, with AUROC and F1 scores below 0.55 (Table</w:t>
      </w:r>
      <w:r w:rsidR="003E3FB4">
        <w:rPr>
          <w:rFonts w:ascii="Times New Roman" w:hAnsi="Times New Roman" w:cs="Times New Roman"/>
        </w:rPr>
        <w:t>.</w:t>
      </w:r>
      <w:r w:rsidRPr="00183C13">
        <w:rPr>
          <w:rFonts w:ascii="Times New Roman" w:hAnsi="Times New Roman" w:cs="Times New Roman"/>
        </w:rPr>
        <w:t xml:space="preserve"> S4). In contrast, both PGS-pretrained + MLP models exhibited significant improvements over conventional</w:t>
      </w:r>
      <w:r w:rsidR="00132279">
        <w:rPr>
          <w:rFonts w:ascii="Times New Roman" w:hAnsi="Times New Roman" w:cs="Times New Roman"/>
        </w:rPr>
        <w:t xml:space="preserve"> </w:t>
      </w:r>
      <w:bookmarkStart w:id="203" w:name="_Hlk193463705"/>
      <w:r w:rsidR="00132279">
        <w:rPr>
          <w:rFonts w:ascii="Times New Roman" w:hAnsi="Times New Roman" w:cs="Times New Roman"/>
        </w:rPr>
        <w:t>machine learning</w:t>
      </w:r>
      <w:r w:rsidRPr="00183C13">
        <w:rPr>
          <w:rFonts w:ascii="Times New Roman" w:hAnsi="Times New Roman" w:cs="Times New Roman"/>
        </w:rPr>
        <w:t xml:space="preserve"> </w:t>
      </w:r>
      <w:bookmarkEnd w:id="203"/>
      <w:r w:rsidRPr="00183C13">
        <w:rPr>
          <w:rFonts w:ascii="Times New Roman" w:hAnsi="Times New Roman" w:cs="Times New Roman"/>
        </w:rPr>
        <w:t>models (p &lt; 0.01</w:t>
      </w:r>
      <w:r w:rsidR="00D018C0">
        <w:rPr>
          <w:rFonts w:ascii="Times New Roman" w:hAnsi="Times New Roman" w:cs="Times New Roman" w:hint="eastAsia"/>
        </w:rPr>
        <w:t>)</w:t>
      </w:r>
      <w:r w:rsidR="00122D06">
        <w:rPr>
          <w:rFonts w:ascii="Times New Roman" w:hAnsi="Times New Roman" w:cs="Times New Roman" w:hint="eastAsia"/>
        </w:rPr>
        <w:t xml:space="preserve"> </w:t>
      </w:r>
      <w:r w:rsidR="00D018C0">
        <w:rPr>
          <w:rFonts w:ascii="Times New Roman" w:hAnsi="Times New Roman" w:cs="Times New Roman" w:hint="eastAsia"/>
        </w:rPr>
        <w:t>(</w:t>
      </w:r>
      <w:r w:rsidRPr="00183C13">
        <w:rPr>
          <w:rFonts w:ascii="Times New Roman" w:hAnsi="Times New Roman" w:cs="Times New Roman"/>
        </w:rPr>
        <w:t>Table</w:t>
      </w:r>
      <w:r w:rsidR="003E3FB4">
        <w:rPr>
          <w:rFonts w:ascii="Times New Roman" w:hAnsi="Times New Roman" w:cs="Times New Roman"/>
        </w:rPr>
        <w:t>.</w:t>
      </w:r>
      <w:r w:rsidRPr="00183C13">
        <w:rPr>
          <w:rFonts w:ascii="Times New Roman" w:hAnsi="Times New Roman" w:cs="Times New Roman"/>
        </w:rPr>
        <w:t xml:space="preserve"> S18, S19).</w:t>
      </w:r>
    </w:p>
    <w:p w14:paraId="5D5AF7B1" w14:textId="5F79FF9A" w:rsidR="00314C3D" w:rsidRPr="00FC1D1A" w:rsidRDefault="00415A10" w:rsidP="00DD2A79">
      <w:pPr>
        <w:spacing w:line="360" w:lineRule="auto"/>
        <w:ind w:firstLine="720"/>
        <w:rPr>
          <w:rFonts w:ascii="Times New Roman" w:hAnsi="Times New Roman" w:cs="Times New Roman"/>
        </w:rPr>
      </w:pPr>
      <w:r>
        <w:rPr>
          <w:rFonts w:ascii="Times New Roman" w:hAnsi="Times New Roman" w:cs="Times New Roman"/>
        </w:rPr>
        <w:lastRenderedPageBreak/>
        <w:t>These findings highlight the utility of</w:t>
      </w:r>
      <w:r w:rsidR="00D10DC4">
        <w:rPr>
          <w:rFonts w:ascii="Times New Roman" w:hAnsi="Times New Roman" w:cs="Times New Roman"/>
        </w:rPr>
        <w:t xml:space="preserve"> PGS integration strategies across tasks.</w:t>
      </w:r>
      <w:r w:rsidR="00767E4D" w:rsidRPr="00767E4D">
        <w:t xml:space="preserve"> </w:t>
      </w:r>
      <w:r w:rsidR="00767E4D" w:rsidRPr="00767E4D">
        <w:rPr>
          <w:rFonts w:ascii="Times New Roman" w:hAnsi="Times New Roman" w:cs="Times New Roman"/>
        </w:rPr>
        <w:t>While PGS-based pretraining alone improved cross-sectional MDD prediction</w:t>
      </w:r>
      <w:r w:rsidR="00767E4D">
        <w:rPr>
          <w:rFonts w:ascii="Times New Roman" w:hAnsi="Times New Roman" w:cs="Times New Roman"/>
        </w:rPr>
        <w:t xml:space="preserve">, </w:t>
      </w:r>
      <w:r w:rsidR="00767E4D" w:rsidRPr="00767E4D">
        <w:rPr>
          <w:rFonts w:ascii="Times New Roman" w:hAnsi="Times New Roman" w:cs="Times New Roman"/>
        </w:rPr>
        <w:t>likely by embedding stable gene–brain associations</w:t>
      </w:r>
      <w:r w:rsidR="00767E4D">
        <w:rPr>
          <w:rFonts w:ascii="Times New Roman" w:hAnsi="Times New Roman" w:cs="Times New Roman"/>
        </w:rPr>
        <w:t xml:space="preserve">, </w:t>
      </w:r>
      <w:r w:rsidR="00767E4D" w:rsidRPr="00767E4D">
        <w:rPr>
          <w:rFonts w:ascii="Times New Roman" w:hAnsi="Times New Roman" w:cs="Times New Roman"/>
        </w:rPr>
        <w:t>combining pretraining with direct PGS input conferred additional advantages in 2-year follow-up prediction. This suggests that incorporating polygenic risk at both representational and decision levels may be particularly beneficial when forecasting longer-term psychiatric outcomes.</w:t>
      </w:r>
    </w:p>
    <w:p w14:paraId="2E7A81B6" w14:textId="77777777" w:rsidR="00866F35" w:rsidRDefault="00866F35" w:rsidP="00866F35">
      <w:pPr>
        <w:spacing w:line="360" w:lineRule="auto"/>
        <w:rPr>
          <w:rFonts w:ascii="Times New Roman" w:hAnsi="Times New Roman" w:cs="Times New Roman"/>
        </w:rPr>
      </w:pPr>
    </w:p>
    <w:p w14:paraId="3B91EB72" w14:textId="07C86940" w:rsidR="00866F35" w:rsidRPr="00D16CF7" w:rsidRDefault="00866F35" w:rsidP="00866F35">
      <w:pPr>
        <w:spacing w:line="360" w:lineRule="auto"/>
        <w:rPr>
          <w:rFonts w:ascii="Times New Roman" w:hAnsi="Times New Roman" w:cs="Times New Roman"/>
          <w:b/>
          <w:bCs/>
        </w:rPr>
      </w:pPr>
      <w:r w:rsidRPr="00D16CF7">
        <w:rPr>
          <w:rFonts w:ascii="Times New Roman" w:hAnsi="Times New Roman" w:cs="Times New Roman"/>
          <w:b/>
          <w:bCs/>
        </w:rPr>
        <w:t>Decision Curve Analysis (DCA) Results for Clinical Utility</w:t>
      </w:r>
    </w:p>
    <w:p w14:paraId="5358A899" w14:textId="16CAA2DB" w:rsidR="007F0B8C" w:rsidRDefault="6EC930E4" w:rsidP="00866F35">
      <w:pPr>
        <w:spacing w:line="360" w:lineRule="auto"/>
        <w:ind w:firstLine="720"/>
        <w:rPr>
          <w:rFonts w:ascii="Times New Roman" w:hAnsi="Times New Roman" w:cs="Times New Roman"/>
        </w:rPr>
      </w:pPr>
      <w:r w:rsidRPr="00D16CF7">
        <w:rPr>
          <w:rFonts w:ascii="Times New Roman" w:hAnsi="Times New Roman" w:cs="Times New Roman"/>
        </w:rPr>
        <w:t xml:space="preserve">To evaluate </w:t>
      </w:r>
      <w:r w:rsidR="0098289B">
        <w:rPr>
          <w:rFonts w:ascii="Times New Roman" w:hAnsi="Times New Roman" w:cs="Times New Roman"/>
        </w:rPr>
        <w:t xml:space="preserve">the potential </w:t>
      </w:r>
      <w:r w:rsidRPr="00D16CF7">
        <w:rPr>
          <w:rFonts w:ascii="Times New Roman" w:hAnsi="Times New Roman" w:cs="Times New Roman"/>
        </w:rPr>
        <w:t xml:space="preserve">clinical utility of our pretrained models, we conducted a Decision Curve Analysis (DCA) comparing </w:t>
      </w:r>
      <w:r w:rsidR="001C4DF7">
        <w:rPr>
          <w:rFonts w:ascii="Times New Roman" w:hAnsi="Times New Roman" w:cs="Times New Roman"/>
        </w:rPr>
        <w:t>the default strategies including,</w:t>
      </w:r>
      <w:r w:rsidRPr="00D16CF7">
        <w:rPr>
          <w:rFonts w:ascii="Times New Roman" w:hAnsi="Times New Roman" w:cs="Times New Roman"/>
        </w:rPr>
        <w:t xml:space="preserve"> “Treat All” and “Treat None” with our best-performing PGS-pretrained </w:t>
      </w:r>
      <w:r w:rsidR="00DF3272">
        <w:rPr>
          <w:rFonts w:ascii="Times New Roman" w:hAnsi="Times New Roman" w:cs="Times New Roman"/>
        </w:rPr>
        <w:t>3DCNN</w:t>
      </w:r>
      <w:r w:rsidRPr="00D16CF7">
        <w:rPr>
          <w:rFonts w:ascii="Times New Roman" w:hAnsi="Times New Roman" w:cs="Times New Roman"/>
        </w:rPr>
        <w:t xml:space="preserve">. </w:t>
      </w:r>
      <w:del w:id="204" w:author="Jung Youn Min" w:date="2025-12-22T17:41:00Z" w16du:dateUtc="2025-12-23T01:41:00Z">
        <w:r w:rsidR="387627A0" w:rsidRPr="00D16CF7" w:rsidDel="00D171DA">
          <w:rPr>
            <w:rFonts w:ascii="Times New Roman" w:hAnsi="Times New Roman" w:cs="Times New Roman"/>
          </w:rPr>
          <w:delText>O</w:delText>
        </w:r>
        <w:r w:rsidRPr="00D16CF7" w:rsidDel="00D171DA">
          <w:rPr>
            <w:rFonts w:ascii="Times New Roman" w:hAnsi="Times New Roman" w:cs="Times New Roman"/>
          </w:rPr>
          <w:delText xml:space="preserve">ur model yielded higher </w:delText>
        </w:r>
        <w:r w:rsidR="3FAA1B29" w:rsidRPr="00D16CF7" w:rsidDel="00D171DA">
          <w:rPr>
            <w:rFonts w:ascii="Times New Roman" w:hAnsi="Times New Roman" w:cs="Times New Roman"/>
          </w:rPr>
          <w:delText xml:space="preserve">net benefit values </w:delText>
        </w:r>
        <w:r w:rsidRPr="00D16CF7" w:rsidDel="00D171DA">
          <w:rPr>
            <w:rFonts w:ascii="Times New Roman" w:hAnsi="Times New Roman" w:cs="Times New Roman"/>
          </w:rPr>
          <w:delText xml:space="preserve">compared to both </w:delText>
        </w:r>
        <w:r w:rsidR="78CBE3D0" w:rsidRPr="00D16CF7" w:rsidDel="00D171DA">
          <w:rPr>
            <w:rFonts w:ascii="Times New Roman" w:hAnsi="Times New Roman" w:cs="Times New Roman"/>
          </w:rPr>
          <w:delText xml:space="preserve">comparison </w:delText>
        </w:r>
        <w:r w:rsidRPr="00D16CF7" w:rsidDel="00D171DA">
          <w:rPr>
            <w:rFonts w:ascii="Times New Roman" w:hAnsi="Times New Roman" w:cs="Times New Roman"/>
          </w:rPr>
          <w:delText>strategies</w:delText>
        </w:r>
        <w:r w:rsidR="453E71D9" w:rsidRPr="00D16CF7" w:rsidDel="00D171DA">
          <w:rPr>
            <w:rFonts w:ascii="Times New Roman" w:hAnsi="Times New Roman" w:cs="Times New Roman"/>
          </w:rPr>
          <w:delText xml:space="preserve"> across a range of clinically relevant threshold </w:delText>
        </w:r>
        <w:r w:rsidR="00D16CF7" w:rsidRPr="00D16CF7" w:rsidDel="00D171DA">
          <w:rPr>
            <w:rFonts w:ascii="Times New Roman" w:hAnsi="Times New Roman" w:cs="Times New Roman"/>
          </w:rPr>
          <w:delText>probabilities</w:delText>
        </w:r>
        <w:r w:rsidR="453E71D9" w:rsidRPr="00D16CF7" w:rsidDel="00D171DA">
          <w:rPr>
            <w:rFonts w:ascii="Times New Roman" w:hAnsi="Times New Roman" w:cs="Times New Roman"/>
          </w:rPr>
          <w:delText xml:space="preserve"> (0.4-0.</w:delText>
        </w:r>
      </w:del>
      <w:del w:id="205" w:author="Jung Youn Min" w:date="2025-12-22T16:49:00Z" w16du:dateUtc="2025-12-23T00:49:00Z">
        <w:r w:rsidR="453E71D9" w:rsidRPr="00D16CF7" w:rsidDel="007C3156">
          <w:rPr>
            <w:rFonts w:ascii="Times New Roman" w:hAnsi="Times New Roman" w:cs="Times New Roman"/>
          </w:rPr>
          <w:delText>5</w:delText>
        </w:r>
      </w:del>
      <w:del w:id="206" w:author="Jung Youn Min" w:date="2025-12-22T17:41:00Z" w16du:dateUtc="2025-12-23T01:41:00Z">
        <w:r w:rsidR="453E71D9" w:rsidRPr="00D16CF7" w:rsidDel="00D171DA">
          <w:rPr>
            <w:rFonts w:ascii="Times New Roman" w:hAnsi="Times New Roman" w:cs="Times New Roman"/>
          </w:rPr>
          <w:delText>)</w:delText>
        </w:r>
      </w:del>
      <w:ins w:id="207" w:author="Jung Youn Min" w:date="2025-12-22T17:41:00Z" w16du:dateUtc="2025-12-23T01:41:00Z">
        <w:r w:rsidR="00097A22">
          <w:rPr>
            <w:rFonts w:ascii="Times New Roman" w:hAnsi="Times New Roman" w:cs="Times New Roman" w:hint="eastAsia"/>
          </w:rPr>
          <w:t xml:space="preserve">In the clinically relevant threshold probability range of 0.4-0.6, </w:t>
        </w:r>
      </w:ins>
      <w:ins w:id="208" w:author="Jung Youn Min" w:date="2025-12-22T16:49:00Z">
        <w:r w:rsidR="007C3156" w:rsidRPr="007C3156">
          <w:rPr>
            <w:rFonts w:ascii="Times New Roman" w:hAnsi="Times New Roman" w:cs="Times New Roman"/>
          </w:rPr>
          <w:t>where the decision boundaries are most critical given the balanced nature of the dataset, our model consistently yielded higher net benefit values compared to both comparison strategies</w:t>
        </w:r>
      </w:ins>
      <w:r w:rsidR="003365BF">
        <w:rPr>
          <w:rFonts w:ascii="Times New Roman" w:hAnsi="Times New Roman" w:cs="Times New Roman" w:hint="eastAsia"/>
        </w:rPr>
        <w:t xml:space="preserve"> (Fig</w:t>
      </w:r>
      <w:r w:rsidR="007C2A7A">
        <w:rPr>
          <w:rFonts w:ascii="Times New Roman" w:eastAsia="Times New Roman" w:hAnsi="Times New Roman" w:cs="Times New Roman"/>
          <w:color w:val="000000" w:themeColor="text1"/>
        </w:rPr>
        <w:t>ure</w:t>
      </w:r>
      <w:r w:rsidR="002214C1">
        <w:rPr>
          <w:rFonts w:ascii="Times New Roman" w:hAnsi="Times New Roman" w:cs="Times New Roman"/>
        </w:rPr>
        <w:t xml:space="preserve">. </w:t>
      </w:r>
      <w:r w:rsidR="003365BF">
        <w:rPr>
          <w:rFonts w:ascii="Times New Roman" w:hAnsi="Times New Roman" w:cs="Times New Roman" w:hint="eastAsia"/>
        </w:rPr>
        <w:t>S3</w:t>
      </w:r>
      <w:r w:rsidR="00D01F32">
        <w:rPr>
          <w:rFonts w:ascii="Times New Roman" w:hAnsi="Times New Roman" w:cs="Times New Roman" w:hint="eastAsia"/>
        </w:rPr>
        <w:t xml:space="preserve"> </w:t>
      </w:r>
      <w:r w:rsidR="003365BF">
        <w:rPr>
          <w:rFonts w:ascii="Times New Roman" w:hAnsi="Times New Roman" w:cs="Times New Roman" w:hint="eastAsia"/>
        </w:rPr>
        <w:t>A,</w:t>
      </w:r>
      <w:r w:rsidR="00D01F32">
        <w:rPr>
          <w:rFonts w:ascii="Times New Roman" w:hAnsi="Times New Roman" w:cs="Times New Roman" w:hint="eastAsia"/>
        </w:rPr>
        <w:t xml:space="preserve"> </w:t>
      </w:r>
      <w:r w:rsidR="003365BF">
        <w:rPr>
          <w:rFonts w:ascii="Times New Roman" w:hAnsi="Times New Roman" w:cs="Times New Roman" w:hint="eastAsia"/>
        </w:rPr>
        <w:t>B)</w:t>
      </w:r>
      <w:r w:rsidR="00F16BF7">
        <w:rPr>
          <w:rFonts w:ascii="Times New Roman" w:hAnsi="Times New Roman" w:cs="Times New Roman" w:hint="eastAsia"/>
        </w:rPr>
        <w:t>.</w:t>
      </w:r>
      <w:r w:rsidR="20BB5857" w:rsidRPr="00D16CF7">
        <w:rPr>
          <w:rFonts w:ascii="Times New Roman" w:hAnsi="Times New Roman" w:cs="Times New Roman"/>
        </w:rPr>
        <w:t xml:space="preserve"> </w:t>
      </w:r>
      <w:ins w:id="209" w:author="Jung Youn Min" w:date="2025-12-22T17:42:00Z">
        <w:r w:rsidR="00C64510" w:rsidRPr="00C64510">
          <w:rPr>
            <w:rFonts w:ascii="Times New Roman" w:hAnsi="Times New Roman" w:cs="Times New Roman"/>
          </w:rPr>
          <w:t>Specifically, at a threshold probability of 0.50, the model achieved a net benefit of approximately 0.10, whereas the net benefit of the "Treat All" strategy decreased markedly</w:t>
        </w:r>
      </w:ins>
      <w:ins w:id="210" w:author="Jung Youn Min" w:date="2025-12-22T17:42:00Z" w16du:dateUtc="2025-12-23T01:42:00Z">
        <w:r w:rsidR="00C64510">
          <w:rPr>
            <w:rFonts w:ascii="Times New Roman" w:hAnsi="Times New Roman" w:cs="Times New Roman" w:hint="eastAsia"/>
          </w:rPr>
          <w:t xml:space="preserve">. </w:t>
        </w:r>
      </w:ins>
      <w:r w:rsidR="20BB5857" w:rsidRPr="00D16CF7">
        <w:rPr>
          <w:rFonts w:ascii="Times New Roman" w:hAnsi="Times New Roman" w:cs="Times New Roman"/>
        </w:rPr>
        <w:t xml:space="preserve">This </w:t>
      </w:r>
      <w:r w:rsidRPr="00D16CF7">
        <w:rPr>
          <w:rFonts w:ascii="Times New Roman" w:hAnsi="Times New Roman" w:cs="Times New Roman"/>
        </w:rPr>
        <w:t>indicat</w:t>
      </w:r>
      <w:r w:rsidR="3BDF1C5E" w:rsidRPr="00D16CF7">
        <w:rPr>
          <w:rFonts w:ascii="Times New Roman" w:hAnsi="Times New Roman" w:cs="Times New Roman"/>
        </w:rPr>
        <w:t>es</w:t>
      </w:r>
      <w:r w:rsidRPr="00D16CF7">
        <w:rPr>
          <w:rFonts w:ascii="Times New Roman" w:hAnsi="Times New Roman" w:cs="Times New Roman"/>
        </w:rPr>
        <w:t xml:space="preserve"> superior performance in identifying children who would progress to MDD while minimizing unnecessary interventions. </w:t>
      </w:r>
    </w:p>
    <w:p w14:paraId="54C1FB5D" w14:textId="77777777" w:rsidR="006D480E" w:rsidRPr="00FC1D1A" w:rsidRDefault="006D480E" w:rsidP="00866F35">
      <w:pPr>
        <w:spacing w:line="360" w:lineRule="auto"/>
        <w:ind w:firstLine="720"/>
        <w:rPr>
          <w:rFonts w:ascii="Times New Roman" w:hAnsi="Times New Roman" w:cs="Times New Roman"/>
        </w:rPr>
      </w:pPr>
    </w:p>
    <w:p w14:paraId="0CA60F5F" w14:textId="3712D1A2" w:rsidR="00D546F0" w:rsidRPr="006C1D1C" w:rsidRDefault="00D546F0" w:rsidP="006C1D1C">
      <w:pPr>
        <w:spacing w:line="360" w:lineRule="auto"/>
        <w:rPr>
          <w:rFonts w:ascii="Times New Roman" w:eastAsia="Times New Roman" w:hAnsi="Times New Roman" w:cs="Times New Roman"/>
          <w:color w:val="000000" w:themeColor="text1"/>
        </w:rPr>
      </w:pPr>
      <w:r w:rsidRPr="00D546F0">
        <w:rPr>
          <w:rFonts w:ascii="Times New Roman" w:eastAsia="Times New Roman" w:hAnsi="Times New Roman" w:cs="Times New Roman"/>
          <w:b/>
          <w:bCs/>
          <w:color w:val="000000" w:themeColor="text1"/>
        </w:rPr>
        <w:t>Leveraging PGS in 2-Year Follow-Up MDD and Suicidal</w:t>
      </w:r>
      <w:r w:rsidR="00CC657D">
        <w:rPr>
          <w:rFonts w:ascii="Times New Roman" w:hAnsi="Times New Roman" w:cs="Times New Roman" w:hint="eastAsia"/>
          <w:b/>
          <w:bCs/>
          <w:color w:val="000000" w:themeColor="text1"/>
        </w:rPr>
        <w:t>ity</w:t>
      </w:r>
      <w:r w:rsidRPr="00D546F0">
        <w:rPr>
          <w:rFonts w:ascii="Times New Roman" w:eastAsia="Times New Roman" w:hAnsi="Times New Roman" w:cs="Times New Roman"/>
          <w:b/>
          <w:bCs/>
          <w:color w:val="000000" w:themeColor="text1"/>
        </w:rPr>
        <w:t xml:space="preserve"> Prediction</w:t>
      </w:r>
    </w:p>
    <w:p w14:paraId="5A561C5C" w14:textId="2B7AE0FB" w:rsidR="000C1B78" w:rsidRDefault="00D546F0" w:rsidP="000C1B78">
      <w:pPr>
        <w:spacing w:line="360" w:lineRule="auto"/>
        <w:ind w:firstLine="720"/>
        <w:rPr>
          <w:rFonts w:ascii="Times New Roman" w:hAnsi="Times New Roman" w:cs="Times New Roman"/>
          <w:color w:val="000000" w:themeColor="text1"/>
        </w:rPr>
      </w:pPr>
      <w:r w:rsidRPr="006C1D1C">
        <w:rPr>
          <w:rFonts w:ascii="Times New Roman" w:eastAsia="Times New Roman" w:hAnsi="Times New Roman" w:cs="Times New Roman"/>
          <w:color w:val="000000" w:themeColor="text1"/>
        </w:rPr>
        <w:t xml:space="preserve">The PGS-pretrained </w:t>
      </w:r>
      <w:r w:rsidR="00DF3272">
        <w:rPr>
          <w:rFonts w:ascii="Times New Roman" w:eastAsia="Times New Roman" w:hAnsi="Times New Roman" w:cs="Times New Roman"/>
          <w:color w:val="000000" w:themeColor="text1"/>
        </w:rPr>
        <w:t>3DCNN</w:t>
      </w:r>
      <w:r w:rsidRPr="006C1D1C">
        <w:rPr>
          <w:rFonts w:ascii="Times New Roman" w:eastAsia="Times New Roman" w:hAnsi="Times New Roman" w:cs="Times New Roman"/>
          <w:color w:val="000000" w:themeColor="text1"/>
        </w:rPr>
        <w:t xml:space="preserve"> demonstrated superior performance in predicting MDD with </w:t>
      </w:r>
      <w:r w:rsidR="00CC657D">
        <w:rPr>
          <w:rFonts w:ascii="Times New Roman" w:hAnsi="Times New Roman" w:cs="Times New Roman" w:hint="eastAsia"/>
          <w:color w:val="000000" w:themeColor="text1"/>
        </w:rPr>
        <w:t>suicidality</w:t>
      </w:r>
      <w:r w:rsidRPr="006C1D1C">
        <w:rPr>
          <w:rFonts w:ascii="Times New Roman" w:eastAsia="Times New Roman" w:hAnsi="Times New Roman" w:cs="Times New Roman"/>
          <w:color w:val="000000" w:themeColor="text1"/>
        </w:rPr>
        <w:t xml:space="preserve"> at the 2-year follow-up across all tested models. Using composite PGS, the PGS-pretrained </w:t>
      </w:r>
      <w:r w:rsidR="00DF3272">
        <w:rPr>
          <w:rFonts w:ascii="Times New Roman" w:eastAsia="Times New Roman" w:hAnsi="Times New Roman" w:cs="Times New Roman"/>
          <w:color w:val="000000" w:themeColor="text1"/>
        </w:rPr>
        <w:t>3DCNN</w:t>
      </w:r>
      <w:r w:rsidRPr="006C1D1C">
        <w:rPr>
          <w:rFonts w:ascii="Times New Roman" w:eastAsia="Times New Roman" w:hAnsi="Times New Roman" w:cs="Times New Roman"/>
          <w:color w:val="000000" w:themeColor="text1"/>
        </w:rPr>
        <w:t xml:space="preserve"> + MLP model achieved the best predictive accuracy. For MDD with suicidal active ideation, </w:t>
      </w:r>
      <w:r w:rsidR="00E355EA" w:rsidRPr="006C1D1C">
        <w:rPr>
          <w:rFonts w:ascii="Times New Roman" w:eastAsia="Times New Roman" w:hAnsi="Times New Roman" w:cs="Times New Roman"/>
          <w:color w:val="000000" w:themeColor="text1"/>
        </w:rPr>
        <w:t>our</w:t>
      </w:r>
      <w:r w:rsidR="00CB29E5">
        <w:rPr>
          <w:rFonts w:ascii="Times New Roman" w:hAnsi="Times New Roman" w:cs="Times New Roman" w:hint="eastAsia"/>
          <w:color w:val="000000" w:themeColor="text1"/>
        </w:rPr>
        <w:t xml:space="preserve"> </w:t>
      </w:r>
      <w:r w:rsidRPr="006C1D1C">
        <w:rPr>
          <w:rFonts w:ascii="Times New Roman" w:eastAsia="Times New Roman" w:hAnsi="Times New Roman" w:cs="Times New Roman"/>
          <w:color w:val="000000" w:themeColor="text1"/>
        </w:rPr>
        <w:t>model attained an AUROC of 0.64±0.02 and F1 score of 0.675±0.007, showing a 1.9% improvement over composite PGS-only models (AUROC = 0.628±0.015) and a 13.9% improvement over unimodal TW-FA models (AUROC = 0.562±0.021) (Fig</w:t>
      </w:r>
      <w:r w:rsidR="007C2A7A">
        <w:rPr>
          <w:rFonts w:ascii="Times New Roman" w:eastAsia="Times New Roman" w:hAnsi="Times New Roman" w:cs="Times New Roman"/>
          <w:color w:val="000000" w:themeColor="text1"/>
        </w:rPr>
        <w:t>ure</w:t>
      </w:r>
      <w:r w:rsidRPr="006C1D1C">
        <w:rPr>
          <w:rFonts w:ascii="Times New Roman" w:eastAsia="Times New Roman" w:hAnsi="Times New Roman" w:cs="Times New Roman"/>
          <w:color w:val="000000" w:themeColor="text1"/>
        </w:rPr>
        <w:t>. 2E</w:t>
      </w:r>
      <w:r w:rsidR="00B82154">
        <w:rPr>
          <w:rFonts w:ascii="Times New Roman" w:eastAsia="Times New Roman" w:hAnsi="Times New Roman" w:cs="Times New Roman"/>
          <w:color w:val="000000" w:themeColor="text1"/>
        </w:rPr>
        <w:t>; Table</w:t>
      </w:r>
      <w:r w:rsidR="003E3FB4">
        <w:rPr>
          <w:rFonts w:ascii="Times New Roman" w:eastAsia="Times New Roman" w:hAnsi="Times New Roman" w:cs="Times New Roman"/>
          <w:color w:val="000000" w:themeColor="text1"/>
        </w:rPr>
        <w:t>.</w:t>
      </w:r>
      <w:r w:rsidR="00B82154">
        <w:rPr>
          <w:rFonts w:ascii="Times New Roman" w:eastAsia="Times New Roman" w:hAnsi="Times New Roman" w:cs="Times New Roman"/>
          <w:color w:val="000000" w:themeColor="text1"/>
        </w:rPr>
        <w:t xml:space="preserve"> S5</w:t>
      </w:r>
      <w:r w:rsidRPr="006C1D1C">
        <w:rPr>
          <w:rFonts w:ascii="Times New Roman" w:eastAsia="Times New Roman" w:hAnsi="Times New Roman" w:cs="Times New Roman"/>
          <w:color w:val="000000" w:themeColor="text1"/>
        </w:rPr>
        <w:t xml:space="preserve">). While symptom-based models reached an AUROC of 0.815±0.021, our model retained 79% </w:t>
      </w:r>
      <w:r w:rsidRPr="006C1D1C">
        <w:rPr>
          <w:rFonts w:ascii="Times New Roman" w:eastAsia="Times New Roman" w:hAnsi="Times New Roman" w:cs="Times New Roman"/>
          <w:color w:val="000000" w:themeColor="text1"/>
        </w:rPr>
        <w:lastRenderedPageBreak/>
        <w:t>of this benchmark, highlighting its utility even in the absence of behavioral indicators.</w:t>
      </w:r>
      <w:r w:rsidR="000C1B78">
        <w:rPr>
          <w:rFonts w:ascii="Times New Roman" w:hAnsi="Times New Roman" w:cs="Times New Roman" w:hint="eastAsia"/>
          <w:color w:val="000000" w:themeColor="text1"/>
        </w:rPr>
        <w:t xml:space="preserve"> </w:t>
      </w:r>
      <w:r w:rsidRPr="006C1D1C">
        <w:rPr>
          <w:rFonts w:ascii="Times New Roman" w:eastAsia="Times New Roman" w:hAnsi="Times New Roman" w:cs="Times New Roman"/>
          <w:color w:val="000000" w:themeColor="text1"/>
        </w:rPr>
        <w:t xml:space="preserve">For MDD with suicidal attempts, the PGS-pretrained model achieved an AUROC of 0.665±0.071 (F1 = 0.702±0.034), improving upon from-scratch </w:t>
      </w:r>
      <w:r w:rsidR="00DF3272">
        <w:rPr>
          <w:rFonts w:ascii="Times New Roman" w:eastAsia="Times New Roman" w:hAnsi="Times New Roman" w:cs="Times New Roman"/>
          <w:color w:val="000000" w:themeColor="text1"/>
        </w:rPr>
        <w:t>3DCNN</w:t>
      </w:r>
      <w:r w:rsidRPr="006C1D1C">
        <w:rPr>
          <w:rFonts w:ascii="Times New Roman" w:eastAsia="Times New Roman" w:hAnsi="Times New Roman" w:cs="Times New Roman"/>
          <w:color w:val="000000" w:themeColor="text1"/>
        </w:rPr>
        <w:t xml:space="preserve"> + MLP models by 9% (AUROC = 0.611±0.061) (Fig</w:t>
      </w:r>
      <w:r w:rsidR="007C2A7A">
        <w:rPr>
          <w:rFonts w:ascii="Times New Roman" w:eastAsia="Times New Roman" w:hAnsi="Times New Roman" w:cs="Times New Roman"/>
          <w:color w:val="000000" w:themeColor="text1"/>
        </w:rPr>
        <w:t>ure</w:t>
      </w:r>
      <w:r w:rsidRPr="006C1D1C">
        <w:rPr>
          <w:rFonts w:ascii="Times New Roman" w:eastAsia="Times New Roman" w:hAnsi="Times New Roman" w:cs="Times New Roman"/>
          <w:color w:val="000000" w:themeColor="text1"/>
        </w:rPr>
        <w:t>. 2F</w:t>
      </w:r>
      <w:r w:rsidR="00C63741">
        <w:rPr>
          <w:rFonts w:ascii="Times New Roman" w:eastAsia="Times New Roman" w:hAnsi="Times New Roman" w:cs="Times New Roman"/>
          <w:color w:val="000000" w:themeColor="text1"/>
        </w:rPr>
        <w:t>;</w:t>
      </w:r>
      <w:r w:rsidR="00F259F2">
        <w:rPr>
          <w:rFonts w:ascii="Times New Roman" w:eastAsia="Times New Roman" w:hAnsi="Times New Roman" w:cs="Times New Roman"/>
          <w:color w:val="000000" w:themeColor="text1"/>
        </w:rPr>
        <w:t xml:space="preserve"> Table</w:t>
      </w:r>
      <w:r w:rsidR="003E3FB4">
        <w:rPr>
          <w:rFonts w:ascii="Times New Roman" w:eastAsia="Times New Roman" w:hAnsi="Times New Roman" w:cs="Times New Roman"/>
          <w:color w:val="000000" w:themeColor="text1"/>
        </w:rPr>
        <w:t>.</w:t>
      </w:r>
      <w:r w:rsidR="00F259F2">
        <w:rPr>
          <w:rFonts w:ascii="Times New Roman" w:eastAsia="Times New Roman" w:hAnsi="Times New Roman" w:cs="Times New Roman"/>
          <w:color w:val="000000" w:themeColor="text1"/>
        </w:rPr>
        <w:t xml:space="preserve"> S7</w:t>
      </w:r>
      <w:r w:rsidRPr="006C1D1C">
        <w:rPr>
          <w:rFonts w:ascii="Times New Roman" w:eastAsia="Times New Roman" w:hAnsi="Times New Roman" w:cs="Times New Roman"/>
          <w:color w:val="000000" w:themeColor="text1"/>
        </w:rPr>
        <w:t>). Compared to the symptom-based model (AUROC = 0.756±0.03), our model retained 88% of its predictive accuracy, further supporting its clinical relevance</w:t>
      </w:r>
      <w:r w:rsidR="00F37B38">
        <w:rPr>
          <w:rFonts w:ascii="Times New Roman" w:eastAsia="Times New Roman" w:hAnsi="Times New Roman" w:cs="Times New Roman"/>
          <w:color w:val="000000" w:themeColor="text1"/>
        </w:rPr>
        <w:t>.</w:t>
      </w:r>
    </w:p>
    <w:p w14:paraId="748D3FF1" w14:textId="4D1EA060" w:rsidR="00D546F0" w:rsidRPr="006C1D1C" w:rsidRDefault="00D546F0" w:rsidP="000C1B78">
      <w:pPr>
        <w:spacing w:line="360" w:lineRule="auto"/>
        <w:ind w:firstLine="720"/>
        <w:rPr>
          <w:rFonts w:ascii="Times New Roman" w:eastAsia="Times New Roman" w:hAnsi="Times New Roman" w:cs="Times New Roman"/>
          <w:color w:val="000000" w:themeColor="text1"/>
        </w:rPr>
      </w:pPr>
      <w:r w:rsidRPr="006C1D1C">
        <w:rPr>
          <w:rFonts w:ascii="Times New Roman" w:eastAsia="Times New Roman" w:hAnsi="Times New Roman" w:cs="Times New Roman"/>
          <w:color w:val="000000" w:themeColor="text1"/>
        </w:rPr>
        <w:t xml:space="preserve">A similar pattern was observed with </w:t>
      </w:r>
      <w:r w:rsidR="007C2A7A">
        <w:rPr>
          <w:rFonts w:ascii="Times New Roman" w:eastAsia="Times New Roman" w:hAnsi="Times New Roman" w:cs="Times New Roman"/>
          <w:color w:val="000000" w:themeColor="text1"/>
        </w:rPr>
        <w:t>depression</w:t>
      </w:r>
      <w:r w:rsidRPr="006C1D1C">
        <w:rPr>
          <w:rFonts w:ascii="Times New Roman" w:eastAsia="Times New Roman" w:hAnsi="Times New Roman" w:cs="Times New Roman"/>
          <w:color w:val="000000" w:themeColor="text1"/>
        </w:rPr>
        <w:t xml:space="preserve"> PGS, where the best-performing model using TW-FA and </w:t>
      </w:r>
      <w:r w:rsidR="007C2A7A">
        <w:rPr>
          <w:rFonts w:ascii="Times New Roman" w:eastAsia="Times New Roman" w:hAnsi="Times New Roman" w:cs="Times New Roman"/>
          <w:color w:val="000000" w:themeColor="text1"/>
        </w:rPr>
        <w:t>depression</w:t>
      </w:r>
      <w:r w:rsidRPr="006C1D1C">
        <w:rPr>
          <w:rFonts w:ascii="Times New Roman" w:eastAsia="Times New Roman" w:hAnsi="Times New Roman" w:cs="Times New Roman"/>
          <w:color w:val="000000" w:themeColor="text1"/>
        </w:rPr>
        <w:t xml:space="preserve"> PGS reached an AUROC of 0.651±0.021 (F1 = 0.664±0.008), exceeding </w:t>
      </w:r>
      <w:r w:rsidR="007C2A7A">
        <w:rPr>
          <w:rFonts w:ascii="Times New Roman" w:eastAsia="Times New Roman" w:hAnsi="Times New Roman" w:cs="Times New Roman"/>
          <w:color w:val="000000" w:themeColor="text1"/>
        </w:rPr>
        <w:t>depression</w:t>
      </w:r>
      <w:r w:rsidRPr="006C1D1C">
        <w:rPr>
          <w:rFonts w:ascii="Times New Roman" w:eastAsia="Times New Roman" w:hAnsi="Times New Roman" w:cs="Times New Roman"/>
          <w:color w:val="000000" w:themeColor="text1"/>
        </w:rPr>
        <w:t xml:space="preserve"> PGS-only (AUROC = 0.614±0.016) by 6% and TW-FA-only models (AUROC = 0.562±0.021) by 15.8% (Fig</w:t>
      </w:r>
      <w:r w:rsidR="007C2A7A">
        <w:rPr>
          <w:rFonts w:ascii="Times New Roman" w:eastAsia="Times New Roman" w:hAnsi="Times New Roman" w:cs="Times New Roman"/>
          <w:color w:val="000000" w:themeColor="text1"/>
        </w:rPr>
        <w:t>ure</w:t>
      </w:r>
      <w:r w:rsidRPr="006C1D1C">
        <w:rPr>
          <w:rFonts w:ascii="Times New Roman" w:eastAsia="Times New Roman" w:hAnsi="Times New Roman" w:cs="Times New Roman"/>
          <w:color w:val="000000" w:themeColor="text1"/>
        </w:rPr>
        <w:t>. S2</w:t>
      </w:r>
      <w:r w:rsidR="00034D81">
        <w:rPr>
          <w:rFonts w:ascii="Times New Roman" w:eastAsia="Times New Roman" w:hAnsi="Times New Roman" w:cs="Times New Roman"/>
          <w:color w:val="000000" w:themeColor="text1"/>
        </w:rPr>
        <w:t xml:space="preserve"> </w:t>
      </w:r>
      <w:r w:rsidRPr="006C1D1C">
        <w:rPr>
          <w:rFonts w:ascii="Times New Roman" w:eastAsia="Times New Roman" w:hAnsi="Times New Roman" w:cs="Times New Roman"/>
          <w:color w:val="000000" w:themeColor="text1"/>
        </w:rPr>
        <w:t>E, F</w:t>
      </w:r>
      <w:r w:rsidR="009F05FB">
        <w:rPr>
          <w:rFonts w:ascii="Times New Roman" w:eastAsia="Times New Roman" w:hAnsi="Times New Roman" w:cs="Times New Roman"/>
          <w:color w:val="000000" w:themeColor="text1"/>
        </w:rPr>
        <w:t>; Table</w:t>
      </w:r>
      <w:r w:rsidR="003E3FB4">
        <w:rPr>
          <w:rFonts w:ascii="Times New Roman" w:eastAsia="Times New Roman" w:hAnsi="Times New Roman" w:cs="Times New Roman"/>
          <w:color w:val="000000" w:themeColor="text1"/>
        </w:rPr>
        <w:t>.</w:t>
      </w:r>
      <w:r w:rsidR="009F05FB">
        <w:rPr>
          <w:rFonts w:ascii="Times New Roman" w:eastAsia="Times New Roman" w:hAnsi="Times New Roman" w:cs="Times New Roman"/>
          <w:color w:val="000000" w:themeColor="text1"/>
        </w:rPr>
        <w:t xml:space="preserve"> S5</w:t>
      </w:r>
      <w:r w:rsidRPr="006C1D1C">
        <w:rPr>
          <w:rFonts w:ascii="Times New Roman" w:eastAsia="Times New Roman" w:hAnsi="Times New Roman" w:cs="Times New Roman"/>
          <w:color w:val="000000" w:themeColor="text1"/>
        </w:rPr>
        <w:t xml:space="preserve">). For MDD with suicidal attempts, the </w:t>
      </w:r>
      <w:r w:rsidR="007C2A7A">
        <w:rPr>
          <w:rFonts w:ascii="Times New Roman" w:eastAsia="Times New Roman" w:hAnsi="Times New Roman" w:cs="Times New Roman"/>
          <w:color w:val="000000" w:themeColor="text1"/>
        </w:rPr>
        <w:t>depression</w:t>
      </w:r>
      <w:r w:rsidRPr="006C1D1C">
        <w:rPr>
          <w:rFonts w:ascii="Times New Roman" w:eastAsia="Times New Roman" w:hAnsi="Times New Roman" w:cs="Times New Roman"/>
          <w:color w:val="000000" w:themeColor="text1"/>
        </w:rPr>
        <w:t xml:space="preserve"> PGS-pretrained model (AUROC = 0.67±0.076, F1 = 0.651±0.034) outperformed from-scratch multimodal models (AUROC = 0.661±0.074) by 7.4% and TW-FA-only models (AUROC = 0.573±0.062) by 16.9% (Fig</w:t>
      </w:r>
      <w:r w:rsidR="007C2A7A">
        <w:rPr>
          <w:rFonts w:ascii="Times New Roman" w:eastAsia="Times New Roman" w:hAnsi="Times New Roman" w:cs="Times New Roman"/>
          <w:color w:val="000000" w:themeColor="text1"/>
        </w:rPr>
        <w:t>ure</w:t>
      </w:r>
      <w:r w:rsidRPr="006C1D1C">
        <w:rPr>
          <w:rFonts w:ascii="Times New Roman" w:eastAsia="Times New Roman" w:hAnsi="Times New Roman" w:cs="Times New Roman"/>
          <w:color w:val="000000" w:themeColor="text1"/>
        </w:rPr>
        <w:t>. S2</w:t>
      </w:r>
      <w:r w:rsidR="00E36BB1">
        <w:rPr>
          <w:rFonts w:ascii="Times New Roman" w:eastAsia="Times New Roman" w:hAnsi="Times New Roman" w:cs="Times New Roman"/>
          <w:color w:val="000000" w:themeColor="text1"/>
        </w:rPr>
        <w:t xml:space="preserve"> </w:t>
      </w:r>
      <w:r w:rsidRPr="006C1D1C">
        <w:rPr>
          <w:rFonts w:ascii="Times New Roman" w:eastAsia="Times New Roman" w:hAnsi="Times New Roman" w:cs="Times New Roman"/>
          <w:color w:val="000000" w:themeColor="text1"/>
        </w:rPr>
        <w:t>G, H</w:t>
      </w:r>
      <w:r w:rsidR="00AA766A">
        <w:rPr>
          <w:rFonts w:ascii="Times New Roman" w:eastAsia="Times New Roman" w:hAnsi="Times New Roman" w:cs="Times New Roman"/>
          <w:color w:val="000000" w:themeColor="text1"/>
        </w:rPr>
        <w:t>; Table</w:t>
      </w:r>
      <w:r w:rsidR="003E3FB4">
        <w:rPr>
          <w:rFonts w:ascii="Times New Roman" w:eastAsia="Times New Roman" w:hAnsi="Times New Roman" w:cs="Times New Roman"/>
          <w:color w:val="000000" w:themeColor="text1"/>
        </w:rPr>
        <w:t>.</w:t>
      </w:r>
      <w:r w:rsidR="00AA766A">
        <w:rPr>
          <w:rFonts w:ascii="Times New Roman" w:eastAsia="Times New Roman" w:hAnsi="Times New Roman" w:cs="Times New Roman"/>
          <w:color w:val="000000" w:themeColor="text1"/>
        </w:rPr>
        <w:t xml:space="preserve"> S7</w:t>
      </w:r>
      <w:r w:rsidRPr="006C1D1C">
        <w:rPr>
          <w:rFonts w:ascii="Times New Roman" w:eastAsia="Times New Roman" w:hAnsi="Times New Roman" w:cs="Times New Roman"/>
          <w:color w:val="000000" w:themeColor="text1"/>
        </w:rPr>
        <w:t xml:space="preserve">). Across all comparisons, </w:t>
      </w:r>
      <w:r w:rsidR="001034A3">
        <w:rPr>
          <w:rFonts w:ascii="Times New Roman" w:eastAsia="Times New Roman" w:hAnsi="Times New Roman" w:cs="Times New Roman"/>
          <w:color w:val="000000" w:themeColor="text1"/>
        </w:rPr>
        <w:t xml:space="preserve">both </w:t>
      </w:r>
      <w:r w:rsidRPr="006C1D1C">
        <w:rPr>
          <w:rFonts w:ascii="Times New Roman" w:eastAsia="Times New Roman" w:hAnsi="Times New Roman" w:cs="Times New Roman"/>
          <w:color w:val="000000" w:themeColor="text1"/>
        </w:rPr>
        <w:t>PGS-pretrained models significantly outperformed alternative approaches in F1 scores (p &lt; 0.01</w:t>
      </w:r>
      <w:r w:rsidR="001272FC">
        <w:rPr>
          <w:rFonts w:ascii="Times New Roman" w:hAnsi="Times New Roman" w:cs="Times New Roman" w:hint="eastAsia"/>
          <w:color w:val="000000" w:themeColor="text1"/>
        </w:rPr>
        <w:t>)</w:t>
      </w:r>
      <w:r w:rsidRPr="006C1D1C">
        <w:rPr>
          <w:rFonts w:ascii="Times New Roman" w:eastAsia="Times New Roman" w:hAnsi="Times New Roman" w:cs="Times New Roman"/>
          <w:color w:val="000000" w:themeColor="text1"/>
        </w:rPr>
        <w:t xml:space="preserve"> </w:t>
      </w:r>
      <w:r w:rsidR="001272FC">
        <w:rPr>
          <w:rFonts w:ascii="Times New Roman" w:hAnsi="Times New Roman" w:cs="Times New Roman" w:hint="eastAsia"/>
          <w:color w:val="000000" w:themeColor="text1"/>
        </w:rPr>
        <w:t>(</w:t>
      </w:r>
      <w:r w:rsidRPr="006C1D1C">
        <w:rPr>
          <w:rFonts w:ascii="Times New Roman" w:eastAsia="Times New Roman" w:hAnsi="Times New Roman" w:cs="Times New Roman"/>
          <w:color w:val="000000" w:themeColor="text1"/>
        </w:rPr>
        <w:t>Table</w:t>
      </w:r>
      <w:r w:rsidR="003E3FB4">
        <w:rPr>
          <w:rFonts w:ascii="Times New Roman" w:eastAsia="Times New Roman" w:hAnsi="Times New Roman" w:cs="Times New Roman"/>
          <w:color w:val="000000" w:themeColor="text1"/>
        </w:rPr>
        <w:t>.</w:t>
      </w:r>
      <w:r w:rsidRPr="006C1D1C">
        <w:rPr>
          <w:rFonts w:ascii="Times New Roman" w:eastAsia="Times New Roman" w:hAnsi="Times New Roman" w:cs="Times New Roman"/>
          <w:color w:val="000000" w:themeColor="text1"/>
        </w:rPr>
        <w:t xml:space="preserve"> S20, S21).</w:t>
      </w:r>
    </w:p>
    <w:p w14:paraId="1ABD5527" w14:textId="583CC06B" w:rsidR="0021080F" w:rsidRDefault="00D546F0" w:rsidP="00430A41">
      <w:pPr>
        <w:spacing w:line="360" w:lineRule="auto"/>
        <w:ind w:firstLine="720"/>
        <w:rPr>
          <w:rFonts w:ascii="Times New Roman" w:hAnsi="Times New Roman" w:cs="Times New Roman"/>
          <w:color w:val="000000" w:themeColor="text1"/>
        </w:rPr>
      </w:pPr>
      <w:r w:rsidRPr="006C1D1C">
        <w:rPr>
          <w:rFonts w:ascii="Times New Roman" w:eastAsia="Times New Roman" w:hAnsi="Times New Roman" w:cs="Times New Roman"/>
          <w:color w:val="000000" w:themeColor="text1"/>
        </w:rPr>
        <w:t>Traditional machine learning models failed to generalize in the unseen dataset for MDD and suicidality prediction, with AUROC and F1 scores below 0.55 (Table</w:t>
      </w:r>
      <w:r w:rsidR="003E3FB4">
        <w:rPr>
          <w:rFonts w:ascii="Times New Roman" w:eastAsia="Times New Roman" w:hAnsi="Times New Roman" w:cs="Times New Roman"/>
          <w:color w:val="000000" w:themeColor="text1"/>
        </w:rPr>
        <w:t>.</w:t>
      </w:r>
      <w:r w:rsidRPr="006C1D1C">
        <w:rPr>
          <w:rFonts w:ascii="Times New Roman" w:eastAsia="Times New Roman" w:hAnsi="Times New Roman" w:cs="Times New Roman"/>
          <w:color w:val="000000" w:themeColor="text1"/>
        </w:rPr>
        <w:t xml:space="preserve"> S6, S8). In contrast, PGS-pretrained + MLP models exhibited statistically significant improvements over conventional machine learning models (p &lt; 0.05</w:t>
      </w:r>
      <w:r w:rsidR="00C41A44">
        <w:rPr>
          <w:rFonts w:ascii="Times New Roman" w:hAnsi="Times New Roman" w:cs="Times New Roman" w:hint="eastAsia"/>
          <w:color w:val="000000" w:themeColor="text1"/>
        </w:rPr>
        <w:t>)</w:t>
      </w:r>
      <w:r w:rsidR="00440567">
        <w:rPr>
          <w:rFonts w:ascii="Times New Roman" w:hAnsi="Times New Roman" w:cs="Times New Roman" w:hint="eastAsia"/>
          <w:color w:val="000000" w:themeColor="text1"/>
        </w:rPr>
        <w:t xml:space="preserve"> </w:t>
      </w:r>
      <w:r w:rsidR="00C41A44">
        <w:rPr>
          <w:rFonts w:ascii="Times New Roman" w:hAnsi="Times New Roman" w:cs="Times New Roman" w:hint="eastAsia"/>
          <w:color w:val="000000" w:themeColor="text1"/>
        </w:rPr>
        <w:t>(</w:t>
      </w:r>
      <w:r w:rsidRPr="006C1D1C">
        <w:rPr>
          <w:rFonts w:ascii="Times New Roman" w:eastAsia="Times New Roman" w:hAnsi="Times New Roman" w:cs="Times New Roman"/>
          <w:color w:val="000000" w:themeColor="text1"/>
        </w:rPr>
        <w:t>Table</w:t>
      </w:r>
      <w:r w:rsidR="003E3FB4">
        <w:rPr>
          <w:rFonts w:ascii="Times New Roman" w:eastAsia="Times New Roman" w:hAnsi="Times New Roman" w:cs="Times New Roman"/>
          <w:color w:val="000000" w:themeColor="text1"/>
        </w:rPr>
        <w:t>.</w:t>
      </w:r>
      <w:r w:rsidRPr="006C1D1C">
        <w:rPr>
          <w:rFonts w:ascii="Times New Roman" w:eastAsia="Times New Roman" w:hAnsi="Times New Roman" w:cs="Times New Roman"/>
          <w:color w:val="000000" w:themeColor="text1"/>
        </w:rPr>
        <w:t xml:space="preserve"> S22, S23, S26, S27). Notably, our approach maintained robust performance across all comparison models in predicting MDD onset at the 2-year follow-up, even when excluding cases with </w:t>
      </w:r>
      <w:r w:rsidR="00CC657D">
        <w:rPr>
          <w:rFonts w:ascii="Times New Roman" w:hAnsi="Times New Roman" w:cs="Times New Roman" w:hint="eastAsia"/>
          <w:color w:val="000000" w:themeColor="text1"/>
        </w:rPr>
        <w:t>suicidality</w:t>
      </w:r>
      <w:r w:rsidRPr="006C1D1C">
        <w:rPr>
          <w:rFonts w:ascii="Times New Roman" w:eastAsia="Times New Roman" w:hAnsi="Times New Roman" w:cs="Times New Roman"/>
          <w:color w:val="000000" w:themeColor="text1"/>
        </w:rPr>
        <w:t>.</w:t>
      </w:r>
    </w:p>
    <w:p w14:paraId="19AEF313" w14:textId="33F01103" w:rsidR="00430A41" w:rsidRPr="00594A73" w:rsidRDefault="00594A73" w:rsidP="00374A12">
      <w:pPr>
        <w:spacing w:line="360" w:lineRule="auto"/>
        <w:ind w:firstLine="720"/>
        <w:rPr>
          <w:rFonts w:ascii="Times New Roman" w:hAnsi="Times New Roman" w:cs="Times New Roman"/>
          <w:color w:val="000000" w:themeColor="text1"/>
        </w:rPr>
      </w:pPr>
      <w:r>
        <w:rPr>
          <w:rFonts w:ascii="Times New Roman" w:hAnsi="Times New Roman" w:cs="Times New Roman" w:hint="eastAsia"/>
          <w:color w:val="000000" w:themeColor="text1"/>
        </w:rPr>
        <w:t xml:space="preserve">We conducted </w:t>
      </w:r>
      <w:r w:rsidR="00DD2C45">
        <w:rPr>
          <w:rFonts w:ascii="Times New Roman" w:hAnsi="Times New Roman" w:cs="Times New Roman" w:hint="eastAsia"/>
          <w:color w:val="000000" w:themeColor="text1"/>
        </w:rPr>
        <w:t xml:space="preserve">a </w:t>
      </w:r>
      <w:r>
        <w:rPr>
          <w:rFonts w:ascii="Times New Roman" w:hAnsi="Times New Roman" w:cs="Times New Roman" w:hint="eastAsia"/>
          <w:color w:val="000000" w:themeColor="text1"/>
        </w:rPr>
        <w:t xml:space="preserve">control analysis to evaluate the specificity of PGS-based pretraining. We compared our </w:t>
      </w:r>
      <w:r>
        <w:rPr>
          <w:rFonts w:ascii="Times New Roman" w:hAnsi="Times New Roman" w:cs="Times New Roman"/>
          <w:color w:val="000000" w:themeColor="text1"/>
        </w:rPr>
        <w:t>approach</w:t>
      </w:r>
      <w:r>
        <w:rPr>
          <w:rFonts w:ascii="Times New Roman" w:hAnsi="Times New Roman" w:cs="Times New Roman" w:hint="eastAsia"/>
          <w:color w:val="000000" w:themeColor="text1"/>
        </w:rPr>
        <w:t xml:space="preserve"> against alternative pretraining approaches using family history of depression, cognitive variable (NIH Toolbox), and behavioral measure (CBCL Total Problems) as pretraining outcome</w:t>
      </w:r>
      <w:r w:rsidR="00DD2C45">
        <w:rPr>
          <w:rFonts w:ascii="Times New Roman" w:hAnsi="Times New Roman" w:cs="Times New Roman" w:hint="eastAsia"/>
          <w:color w:val="000000" w:themeColor="text1"/>
        </w:rPr>
        <w:t>s</w:t>
      </w:r>
      <w:r>
        <w:rPr>
          <w:rFonts w:ascii="Times New Roman" w:hAnsi="Times New Roman" w:cs="Times New Roman" w:hint="eastAsia"/>
          <w:color w:val="000000" w:themeColor="text1"/>
        </w:rPr>
        <w:t>. The composite PGS-pretrained model showed significantly higher AUROC than the family history and cognitive variable models (p&lt;0.05)</w:t>
      </w:r>
      <w:r w:rsidR="00DD2C45">
        <w:rPr>
          <w:rFonts w:ascii="Times New Roman" w:hAnsi="Times New Roman" w:cs="Times New Roman" w:hint="eastAsia"/>
          <w:color w:val="000000" w:themeColor="text1"/>
        </w:rPr>
        <w:t xml:space="preserve"> </w:t>
      </w:r>
      <w:r>
        <w:rPr>
          <w:rFonts w:ascii="Times New Roman" w:hAnsi="Times New Roman" w:cs="Times New Roman" w:hint="eastAsia"/>
          <w:color w:val="000000" w:themeColor="text1"/>
        </w:rPr>
        <w:t>(Table</w:t>
      </w:r>
      <w:r w:rsidR="003E3FB4">
        <w:rPr>
          <w:rFonts w:ascii="Times New Roman" w:hAnsi="Times New Roman" w:cs="Times New Roman"/>
          <w:color w:val="000000" w:themeColor="text1"/>
        </w:rPr>
        <w:t>.</w:t>
      </w:r>
      <w:r>
        <w:rPr>
          <w:rFonts w:ascii="Times New Roman" w:hAnsi="Times New Roman" w:cs="Times New Roman" w:hint="eastAsia"/>
          <w:color w:val="000000" w:themeColor="text1"/>
        </w:rPr>
        <w:t xml:space="preserve"> S28), while no statistically significant difference was observed</w:t>
      </w:r>
      <w:r w:rsidR="00DD2C45">
        <w:rPr>
          <w:rFonts w:ascii="Times New Roman" w:hAnsi="Times New Roman" w:cs="Times New Roman" w:hint="eastAsia"/>
          <w:color w:val="000000" w:themeColor="text1"/>
        </w:rPr>
        <w:t xml:space="preserve"> compared</w:t>
      </w:r>
      <w:r>
        <w:rPr>
          <w:rFonts w:ascii="Times New Roman" w:hAnsi="Times New Roman" w:cs="Times New Roman" w:hint="eastAsia"/>
          <w:color w:val="000000" w:themeColor="text1"/>
        </w:rPr>
        <w:t xml:space="preserve"> to the behavioral variable-based pretraining. </w:t>
      </w:r>
      <w:r w:rsidR="00754047">
        <w:rPr>
          <w:rFonts w:ascii="Times New Roman" w:hAnsi="Times New Roman" w:cs="Times New Roman" w:hint="eastAsia"/>
          <w:color w:val="000000" w:themeColor="text1"/>
        </w:rPr>
        <w:t xml:space="preserve">Additional control analyses, including microstructural versus macrostructural feature evaluations, MDD subgroup analyses and </w:t>
      </w:r>
      <w:r w:rsidR="00DD2C45">
        <w:rPr>
          <w:rFonts w:ascii="Times New Roman" w:hAnsi="Times New Roman" w:cs="Times New Roman" w:hint="eastAsia"/>
          <w:color w:val="000000" w:themeColor="text1"/>
        </w:rPr>
        <w:t xml:space="preserve">performance assessments of </w:t>
      </w:r>
      <w:r w:rsidR="00754047">
        <w:rPr>
          <w:rFonts w:ascii="Times New Roman" w:hAnsi="Times New Roman" w:cs="Times New Roman" w:hint="eastAsia"/>
          <w:color w:val="000000" w:themeColor="text1"/>
        </w:rPr>
        <w:t>multi-modal model</w:t>
      </w:r>
      <w:r w:rsidR="008D69D6">
        <w:rPr>
          <w:rFonts w:ascii="Times New Roman" w:hAnsi="Times New Roman" w:cs="Times New Roman" w:hint="eastAsia"/>
          <w:color w:val="000000" w:themeColor="text1"/>
        </w:rPr>
        <w:t>s</w:t>
      </w:r>
      <w:r w:rsidR="00754047">
        <w:rPr>
          <w:rFonts w:ascii="Times New Roman" w:hAnsi="Times New Roman" w:cs="Times New Roman" w:hint="eastAsia"/>
          <w:color w:val="000000" w:themeColor="text1"/>
        </w:rPr>
        <w:t xml:space="preserve"> </w:t>
      </w:r>
      <w:r w:rsidR="004F3B60">
        <w:rPr>
          <w:rFonts w:ascii="Times New Roman" w:hAnsi="Times New Roman" w:cs="Times New Roman" w:hint="eastAsia"/>
          <w:color w:val="000000" w:themeColor="text1"/>
        </w:rPr>
        <w:t>using</w:t>
      </w:r>
      <w:r w:rsidR="00754047">
        <w:rPr>
          <w:rFonts w:ascii="Times New Roman" w:hAnsi="Times New Roman" w:cs="Times New Roman" w:hint="eastAsia"/>
          <w:color w:val="000000" w:themeColor="text1"/>
        </w:rPr>
        <w:t xml:space="preserve"> </w:t>
      </w:r>
      <w:r w:rsidR="00DD2C45">
        <w:rPr>
          <w:rFonts w:ascii="Times New Roman" w:hAnsi="Times New Roman" w:cs="Times New Roman" w:hint="eastAsia"/>
          <w:color w:val="000000" w:themeColor="text1"/>
        </w:rPr>
        <w:lastRenderedPageBreak/>
        <w:t xml:space="preserve">TW-FA, PGS, </w:t>
      </w:r>
      <w:r w:rsidR="00754047">
        <w:rPr>
          <w:rFonts w:ascii="Times New Roman" w:hAnsi="Times New Roman" w:cs="Times New Roman" w:hint="eastAsia"/>
          <w:color w:val="000000" w:themeColor="text1"/>
        </w:rPr>
        <w:t>age, sex, and behavioral variable</w:t>
      </w:r>
      <w:r w:rsidR="00DD2C45">
        <w:rPr>
          <w:rFonts w:ascii="Times New Roman" w:hAnsi="Times New Roman" w:cs="Times New Roman" w:hint="eastAsia"/>
          <w:color w:val="000000" w:themeColor="text1"/>
        </w:rPr>
        <w:t>s</w:t>
      </w:r>
      <w:r w:rsidR="00754047">
        <w:rPr>
          <w:rFonts w:ascii="Times New Roman" w:hAnsi="Times New Roman" w:cs="Times New Roman" w:hint="eastAsia"/>
          <w:color w:val="000000" w:themeColor="text1"/>
        </w:rPr>
        <w:t xml:space="preserve"> are provided in the Supplementary Materials (Figure</w:t>
      </w:r>
      <w:r w:rsidR="004C5262">
        <w:rPr>
          <w:rFonts w:ascii="Times New Roman" w:eastAsia="Times New Roman" w:hAnsi="Times New Roman" w:cs="Times New Roman"/>
          <w:color w:val="000000" w:themeColor="text1"/>
        </w:rPr>
        <w:t>.</w:t>
      </w:r>
      <w:r w:rsidR="00754047">
        <w:rPr>
          <w:rFonts w:ascii="Times New Roman" w:hAnsi="Times New Roman" w:cs="Times New Roman" w:hint="eastAsia"/>
          <w:color w:val="000000" w:themeColor="text1"/>
        </w:rPr>
        <w:t xml:space="preserve"> S4-S6</w:t>
      </w:r>
      <w:r w:rsidR="003E3FB4">
        <w:rPr>
          <w:rFonts w:ascii="Times New Roman" w:hAnsi="Times New Roman" w:cs="Times New Roman"/>
          <w:color w:val="000000" w:themeColor="text1"/>
        </w:rPr>
        <w:t>;</w:t>
      </w:r>
      <w:r w:rsidR="003E3FB4" w:rsidRPr="003E3FB4">
        <w:rPr>
          <w:rFonts w:ascii="Times New Roman" w:hAnsi="Times New Roman" w:cs="Times New Roman" w:hint="eastAsia"/>
          <w:color w:val="000000" w:themeColor="text1"/>
        </w:rPr>
        <w:t xml:space="preserve"> </w:t>
      </w:r>
      <w:r w:rsidR="003E3FB4">
        <w:rPr>
          <w:rFonts w:ascii="Times New Roman" w:hAnsi="Times New Roman" w:cs="Times New Roman" w:hint="eastAsia"/>
          <w:color w:val="000000" w:themeColor="text1"/>
        </w:rPr>
        <w:t>Table</w:t>
      </w:r>
      <w:r w:rsidR="003E3FB4">
        <w:rPr>
          <w:rFonts w:ascii="Times New Roman" w:hAnsi="Times New Roman" w:cs="Times New Roman"/>
          <w:color w:val="000000" w:themeColor="text1"/>
        </w:rPr>
        <w:t>.</w:t>
      </w:r>
      <w:r w:rsidR="003E3FB4">
        <w:rPr>
          <w:rFonts w:ascii="Times New Roman" w:hAnsi="Times New Roman" w:cs="Times New Roman" w:hint="eastAsia"/>
          <w:color w:val="000000" w:themeColor="text1"/>
        </w:rPr>
        <w:t xml:space="preserve"> S9-S11</w:t>
      </w:r>
      <w:r w:rsidR="00754047">
        <w:rPr>
          <w:rFonts w:ascii="Times New Roman" w:hAnsi="Times New Roman" w:cs="Times New Roman" w:hint="eastAsia"/>
          <w:color w:val="000000" w:themeColor="text1"/>
        </w:rPr>
        <w:t>)</w:t>
      </w:r>
      <w:r w:rsidR="00430A41">
        <w:rPr>
          <w:rFonts w:ascii="Times New Roman" w:hAnsi="Times New Roman" w:cs="Times New Roman" w:hint="eastAsia"/>
          <w:color w:val="000000" w:themeColor="text1"/>
        </w:rPr>
        <w:t>.</w:t>
      </w:r>
    </w:p>
    <w:p w14:paraId="394D40B9" w14:textId="77777777" w:rsidR="006C1D1C" w:rsidRPr="006C1D1C" w:rsidRDefault="006C1D1C" w:rsidP="00430A41">
      <w:pPr>
        <w:spacing w:line="360" w:lineRule="auto"/>
        <w:ind w:firstLine="720"/>
        <w:rPr>
          <w:rFonts w:ascii="Times New Roman" w:hAnsi="Times New Roman" w:cs="Times New Roman"/>
          <w:color w:val="000000" w:themeColor="text1"/>
        </w:rPr>
      </w:pPr>
    </w:p>
    <w:p w14:paraId="370EE1E1" w14:textId="0B3C0EB7" w:rsidR="00B41EE2" w:rsidRPr="006C1D1C" w:rsidRDefault="00814AD7" w:rsidP="00B41EE2">
      <w:pPr>
        <w:spacing w:line="360" w:lineRule="auto"/>
        <w:rPr>
          <w:rFonts w:ascii="Times New Roman" w:hAnsi="Times New Roman" w:cs="Times New Roman"/>
          <w:b/>
          <w:bCs/>
        </w:rPr>
      </w:pPr>
      <w:r w:rsidRPr="00FC1D1A">
        <w:rPr>
          <w:rFonts w:ascii="Times New Roman" w:hAnsi="Times New Roman" w:cs="Times New Roman"/>
          <w:b/>
          <w:bCs/>
        </w:rPr>
        <w:t xml:space="preserve">Machine Learning Interpretation </w:t>
      </w:r>
      <w:r w:rsidR="00B41EE2">
        <w:rPr>
          <w:rFonts w:ascii="Times New Roman" w:hAnsi="Times New Roman" w:cs="Times New Roman"/>
          <w:b/>
          <w:bCs/>
        </w:rPr>
        <w:tab/>
      </w:r>
    </w:p>
    <w:p w14:paraId="233FBDFA" w14:textId="5C27A378" w:rsidR="00B41EE2" w:rsidRDefault="00B41EE2" w:rsidP="007B029B">
      <w:pPr>
        <w:spacing w:line="360" w:lineRule="auto"/>
        <w:ind w:firstLine="720"/>
        <w:rPr>
          <w:rFonts w:ascii="Times New Roman" w:hAnsi="Times New Roman" w:cs="Times New Roman"/>
        </w:rPr>
      </w:pPr>
      <w:r w:rsidRPr="68719C61">
        <w:rPr>
          <w:rFonts w:ascii="Times New Roman" w:hAnsi="Times New Roman" w:cs="Times New Roman"/>
        </w:rPr>
        <w:t xml:space="preserve">Using Integrated Gradients </w:t>
      </w:r>
      <w:r w:rsidRPr="68719C61">
        <w:rPr>
          <w:rFonts w:ascii="Times New Roman" w:hAnsi="Times New Roman" w:cs="Times New Roman"/>
          <w:color w:val="000000" w:themeColor="text1"/>
        </w:rPr>
        <w:fldChar w:fldCharType="begin"/>
      </w:r>
      <w:r w:rsidR="004E00D1">
        <w:rPr>
          <w:rFonts w:ascii="Times New Roman" w:hAnsi="Times New Roman" w:cs="Times New Roman"/>
          <w:color w:val="000000" w:themeColor="text1"/>
        </w:rPr>
        <w:instrText xml:space="preserve"> ADDIN EN.CITE &lt;EndNote&gt;&lt;Cite&gt;&lt;Author&gt;Sundararajan&lt;/Author&gt;&lt;Year&gt;2017&lt;/Year&gt;&lt;RecNum&gt;92&lt;/RecNum&gt;&lt;DisplayText&gt;[57]&lt;/DisplayText&gt;&lt;record&gt;&lt;rec-number&gt;92&lt;/rec-number&gt;&lt;foreign-keys&gt;&lt;key app="EN" db-id="xvraxf2sk09twpedwrrxs0v15x5vwtss9xzp" timestamp="1737635560"&gt;92&lt;/key&gt;&lt;/foreign-keys&gt;&lt;ref-type name="Conference Proceedings"&gt;10&lt;/ref-type&gt;&lt;contributors&gt;&lt;authors&gt;&lt;author&gt;Sundararajan, Mukund&lt;/author&gt;&lt;author&gt;Taly, Ankur&lt;/author&gt;&lt;author&gt;Yan, Qiqi&lt;/author&gt;&lt;/authors&gt;&lt;/contributors&gt;&lt;titles&gt;&lt;title&gt;Axiomatic attribution for deep networks&lt;/title&gt;&lt;secondary-title&gt;International conference on machine learning&lt;/secondary-title&gt;&lt;/titles&gt;&lt;pages&gt;3319-3328&lt;/pages&gt;&lt;dates&gt;&lt;year&gt;2017&lt;/year&gt;&lt;/dates&gt;&lt;publisher&gt;PMLR&lt;/publisher&gt;&lt;isbn&gt;2640-3498&lt;/isbn&gt;&lt;urls&gt;&lt;/urls&gt;&lt;/record&gt;&lt;/Cite&gt;&lt;/EndNote&gt;</w:instrText>
      </w:r>
      <w:r w:rsidRPr="68719C61">
        <w:rPr>
          <w:rFonts w:ascii="Times New Roman" w:hAnsi="Times New Roman" w:cs="Times New Roman"/>
          <w:color w:val="000000" w:themeColor="text1"/>
        </w:rPr>
        <w:fldChar w:fldCharType="separate"/>
      </w:r>
      <w:r w:rsidR="004E00D1">
        <w:rPr>
          <w:rFonts w:ascii="Times New Roman" w:hAnsi="Times New Roman" w:cs="Times New Roman"/>
          <w:noProof/>
          <w:color w:val="000000" w:themeColor="text1"/>
        </w:rPr>
        <w:t>[57]</w:t>
      </w:r>
      <w:r w:rsidRPr="68719C61">
        <w:rPr>
          <w:rFonts w:ascii="Times New Roman" w:hAnsi="Times New Roman" w:cs="Times New Roman"/>
          <w:color w:val="000000" w:themeColor="text1"/>
        </w:rPr>
        <w:fldChar w:fldCharType="end"/>
      </w:r>
      <w:r w:rsidRPr="68719C61">
        <w:rPr>
          <w:rFonts w:ascii="Times New Roman" w:hAnsi="Times New Roman" w:cs="Times New Roman"/>
          <w:color w:val="000000" w:themeColor="text1"/>
        </w:rPr>
        <w:t xml:space="preserve"> </w:t>
      </w:r>
      <w:r w:rsidRPr="68719C61">
        <w:rPr>
          <w:rFonts w:ascii="Times New Roman" w:hAnsi="Times New Roman" w:cs="Times New Roman"/>
        </w:rPr>
        <w:t xml:space="preserve"> and </w:t>
      </w:r>
      <w:proofErr w:type="spellStart"/>
      <w:r w:rsidRPr="68719C61">
        <w:rPr>
          <w:rFonts w:ascii="Times New Roman" w:hAnsi="Times New Roman" w:cs="Times New Roman"/>
        </w:rPr>
        <w:t>SmoothGrad</w:t>
      </w:r>
      <w:proofErr w:type="spellEnd"/>
      <w:r w:rsidRPr="68719C61">
        <w:rPr>
          <w:rFonts w:ascii="Times New Roman" w:hAnsi="Times New Roman" w:cs="Times New Roman"/>
        </w:rPr>
        <w:t xml:space="preserve"> </w:t>
      </w:r>
      <w:r w:rsidRPr="68719C61">
        <w:rPr>
          <w:rFonts w:ascii="Times New Roman" w:hAnsi="Times New Roman" w:cs="Times New Roman"/>
          <w:color w:val="000000" w:themeColor="text1"/>
        </w:rPr>
        <w:fldChar w:fldCharType="begin"/>
      </w:r>
      <w:r w:rsidR="004E00D1">
        <w:rPr>
          <w:rFonts w:ascii="Times New Roman" w:hAnsi="Times New Roman" w:cs="Times New Roman"/>
          <w:color w:val="000000" w:themeColor="text1"/>
        </w:rPr>
        <w:instrText xml:space="preserve"> ADDIN EN.CITE &lt;EndNote&gt;&lt;Cite&gt;&lt;Author&gt;Smilkov&lt;/Author&gt;&lt;Year&gt;2017&lt;/Year&gt;&lt;RecNum&gt;93&lt;/RecNum&gt;&lt;DisplayText&gt;[58]&lt;/DisplayText&gt;&lt;record&gt;&lt;rec-number&gt;93&lt;/rec-number&gt;&lt;foreign-keys&gt;&lt;key app="EN" db-id="xvraxf2sk09twpedwrrxs0v15x5vwtss9xzp" timestamp="1737635560"&gt;93&lt;/key&gt;&lt;/foreign-keys&gt;&lt;ref-type name="Journal Article"&gt;17&lt;/ref-type&gt;&lt;contributors&gt;&lt;authors&gt;&lt;author&gt;Smilkov, Daniel&lt;/author&gt;&lt;author&gt;Thorat, Nikhil&lt;/author&gt;&lt;author&gt;Kim, Been&lt;/author&gt;&lt;author&gt;Viégas, Fernanda&lt;/author&gt;&lt;author&gt;Wattenberg, Martin&lt;/author&gt;&lt;/authors&gt;&lt;/contributors&gt;&lt;titles&gt;&lt;title&gt;Smoothgrad: removing noise by adding noise&lt;/title&gt;&lt;secondary-title&gt;arXiv preprint arXiv:1706.03825&lt;/secondary-title&gt;&lt;/titles&gt;&lt;periodical&gt;&lt;full-title&gt;arXiv preprint arXiv:1706.03825&lt;/full-title&gt;&lt;/periodical&gt;&lt;dates&gt;&lt;year&gt;2017&lt;/year&gt;&lt;/dates&gt;&lt;urls&gt;&lt;/urls&gt;&lt;/record&gt;&lt;/Cite&gt;&lt;/EndNote&gt;</w:instrText>
      </w:r>
      <w:r w:rsidRPr="68719C61">
        <w:rPr>
          <w:rFonts w:ascii="Times New Roman" w:hAnsi="Times New Roman" w:cs="Times New Roman"/>
          <w:color w:val="000000" w:themeColor="text1"/>
        </w:rPr>
        <w:fldChar w:fldCharType="separate"/>
      </w:r>
      <w:r w:rsidR="004E00D1">
        <w:rPr>
          <w:rFonts w:ascii="Times New Roman" w:hAnsi="Times New Roman" w:cs="Times New Roman"/>
          <w:noProof/>
          <w:color w:val="000000" w:themeColor="text1"/>
        </w:rPr>
        <w:t>[58]</w:t>
      </w:r>
      <w:r w:rsidRPr="68719C61">
        <w:rPr>
          <w:rFonts w:ascii="Times New Roman" w:hAnsi="Times New Roman" w:cs="Times New Roman"/>
          <w:color w:val="000000" w:themeColor="text1"/>
        </w:rPr>
        <w:fldChar w:fldCharType="end"/>
      </w:r>
      <w:r w:rsidRPr="68719C61">
        <w:rPr>
          <w:rFonts w:ascii="Times New Roman" w:hAnsi="Times New Roman" w:cs="Times New Roman"/>
        </w:rPr>
        <w:t>, we generated voxel-level saliency maps to identify key white matter features associated with MDD (Fig</w:t>
      </w:r>
      <w:r w:rsidR="007C2A7A" w:rsidRPr="68719C61">
        <w:rPr>
          <w:rFonts w:ascii="Times New Roman" w:eastAsia="Times New Roman" w:hAnsi="Times New Roman" w:cs="Times New Roman"/>
          <w:color w:val="000000" w:themeColor="text1"/>
        </w:rPr>
        <w:t>ure</w:t>
      </w:r>
      <w:r w:rsidRPr="68719C61">
        <w:rPr>
          <w:rFonts w:ascii="Times New Roman" w:hAnsi="Times New Roman" w:cs="Times New Roman"/>
        </w:rPr>
        <w:t>. 3A). Lower fractional anisotropy (FA) across widespread white matter regions</w:t>
      </w:r>
      <w:r w:rsidR="000C1B78" w:rsidRPr="68719C61">
        <w:rPr>
          <w:rFonts w:ascii="Times New Roman" w:hAnsi="Times New Roman" w:cs="Times New Roman"/>
        </w:rPr>
        <w:t xml:space="preserve"> </w:t>
      </w:r>
      <w:r w:rsidR="3C282316" w:rsidRPr="68719C61">
        <w:rPr>
          <w:rFonts w:ascii="Times New Roman" w:hAnsi="Times New Roman" w:cs="Times New Roman"/>
        </w:rPr>
        <w:t>is associated</w:t>
      </w:r>
      <w:r w:rsidRPr="68719C61">
        <w:rPr>
          <w:rFonts w:ascii="Times New Roman" w:hAnsi="Times New Roman" w:cs="Times New Roman"/>
        </w:rPr>
        <w:t xml:space="preserve"> with a higher probability of MDD.</w:t>
      </w:r>
      <w:r w:rsidR="007B029B">
        <w:rPr>
          <w:rFonts w:ascii="Times New Roman" w:hAnsi="Times New Roman" w:cs="Times New Roman" w:hint="eastAsia"/>
        </w:rPr>
        <w:t xml:space="preserve"> </w:t>
      </w:r>
      <w:r w:rsidRPr="00B41EE2">
        <w:rPr>
          <w:rFonts w:ascii="Times New Roman" w:hAnsi="Times New Roman" w:cs="Times New Roman"/>
        </w:rPr>
        <w:t xml:space="preserve">To improve interpretability, we performed fasciculus-level analyses, revealing that the superior longitudinal fasciculus, cingulum, corticospinal tract, and corpus callosum contained a high proportion of voxels with reduced FA, significantly differing from controls </w:t>
      </w:r>
      <w:r w:rsidRPr="00FD6845">
        <w:rPr>
          <w:rFonts w:ascii="Times New Roman" w:hAnsi="Times New Roman" w:cs="Times New Roman"/>
          <w:bCs/>
        </w:rPr>
        <w:t>(Fig</w:t>
      </w:r>
      <w:r w:rsidR="007C2A7A" w:rsidRPr="005373A1">
        <w:rPr>
          <w:rFonts w:ascii="Times New Roman" w:eastAsia="Times New Roman" w:hAnsi="Times New Roman" w:cs="Times New Roman"/>
          <w:color w:val="000000" w:themeColor="text1"/>
        </w:rPr>
        <w:t>ure</w:t>
      </w:r>
      <w:r w:rsidRPr="00FD6845">
        <w:rPr>
          <w:rFonts w:ascii="Times New Roman" w:hAnsi="Times New Roman" w:cs="Times New Roman"/>
          <w:bCs/>
        </w:rPr>
        <w:t>. 3B)</w:t>
      </w:r>
      <w:r w:rsidRPr="005373A1">
        <w:rPr>
          <w:rFonts w:ascii="Times New Roman" w:hAnsi="Times New Roman" w:cs="Times New Roman"/>
        </w:rPr>
        <w:t>.</w:t>
      </w:r>
      <w:r w:rsidRPr="00B41EE2">
        <w:rPr>
          <w:rFonts w:ascii="Times New Roman" w:hAnsi="Times New Roman" w:cs="Times New Roman"/>
        </w:rPr>
        <w:t xml:space="preserve"> In contrast, relatively few voxels showed a positive association with MDD </w:t>
      </w:r>
      <w:r w:rsidRPr="00FD6845">
        <w:rPr>
          <w:rFonts w:ascii="Times New Roman" w:hAnsi="Times New Roman" w:cs="Times New Roman"/>
          <w:bCs/>
        </w:rPr>
        <w:t>(Fig</w:t>
      </w:r>
      <w:r w:rsidR="007C2A7A" w:rsidRPr="005373A1">
        <w:rPr>
          <w:rFonts w:ascii="Times New Roman" w:eastAsia="Times New Roman" w:hAnsi="Times New Roman" w:cs="Times New Roman"/>
          <w:color w:val="000000" w:themeColor="text1"/>
        </w:rPr>
        <w:t>ure</w:t>
      </w:r>
      <w:r w:rsidRPr="00FD6845">
        <w:rPr>
          <w:rFonts w:ascii="Times New Roman" w:hAnsi="Times New Roman" w:cs="Times New Roman"/>
          <w:bCs/>
        </w:rPr>
        <w:t>. 3C)</w:t>
      </w:r>
      <w:r w:rsidRPr="005373A1">
        <w:rPr>
          <w:rFonts w:ascii="Times New Roman" w:hAnsi="Times New Roman" w:cs="Times New Roman"/>
        </w:rPr>
        <w:t>.</w:t>
      </w:r>
      <w:r w:rsidRPr="00B41EE2">
        <w:rPr>
          <w:rFonts w:ascii="Times New Roman" w:hAnsi="Times New Roman" w:cs="Times New Roman"/>
        </w:rPr>
        <w:t xml:space="preserve"> Children who developed depressive symptoms and suicidal ideation two years later exhibited similar FA reductions in these tracts, which strongly contributed to their symptom prediction </w:t>
      </w:r>
      <w:r w:rsidRPr="00FD6845">
        <w:rPr>
          <w:rFonts w:ascii="Times New Roman" w:hAnsi="Times New Roman" w:cs="Times New Roman"/>
          <w:bCs/>
        </w:rPr>
        <w:t>(Fig</w:t>
      </w:r>
      <w:r w:rsidR="007C2A7A" w:rsidRPr="005373A1">
        <w:rPr>
          <w:rFonts w:ascii="Times New Roman" w:eastAsia="Times New Roman" w:hAnsi="Times New Roman" w:cs="Times New Roman"/>
          <w:color w:val="000000" w:themeColor="text1"/>
        </w:rPr>
        <w:t>ure</w:t>
      </w:r>
      <w:r w:rsidRPr="00FD6845">
        <w:rPr>
          <w:rFonts w:ascii="Times New Roman" w:hAnsi="Times New Roman" w:cs="Times New Roman"/>
          <w:bCs/>
        </w:rPr>
        <w:t>. 3D–F)</w:t>
      </w:r>
      <w:r w:rsidRPr="005373A1">
        <w:rPr>
          <w:rFonts w:ascii="Times New Roman" w:hAnsi="Times New Roman" w:cs="Times New Roman"/>
        </w:rPr>
        <w:t>.</w:t>
      </w:r>
    </w:p>
    <w:p w14:paraId="7839D2C4" w14:textId="77777777" w:rsidR="0085290E" w:rsidRPr="0085290E" w:rsidRDefault="0085290E" w:rsidP="006C1D1C">
      <w:pPr>
        <w:spacing w:line="360" w:lineRule="auto"/>
        <w:jc w:val="both"/>
        <w:rPr>
          <w:rFonts w:ascii="Times New Roman" w:hAnsi="Times New Roman" w:cs="Times New Roman"/>
          <w:color w:val="000000" w:themeColor="text1"/>
        </w:rPr>
      </w:pPr>
    </w:p>
    <w:p w14:paraId="66D5B4C4" w14:textId="7DD60AC7" w:rsidR="00814AD7" w:rsidRPr="00E3278B" w:rsidRDefault="00814AD7" w:rsidP="00E3278B">
      <w:pPr>
        <w:spacing w:line="360" w:lineRule="auto"/>
        <w:jc w:val="both"/>
        <w:rPr>
          <w:rFonts w:ascii="Times New Roman" w:hAnsi="Times New Roman" w:cs="Times New Roman"/>
          <w:color w:val="000000" w:themeColor="text1"/>
        </w:rPr>
      </w:pPr>
      <w:r w:rsidRPr="00FC1D1A">
        <w:rPr>
          <w:rFonts w:ascii="Times New Roman" w:eastAsia="Times New Roman" w:hAnsi="Times New Roman" w:cs="Times New Roman"/>
          <w:b/>
          <w:bCs/>
        </w:rPr>
        <w:t>Generalizability testing on Independent Korean Cohorts</w:t>
      </w:r>
    </w:p>
    <w:p w14:paraId="0F750A8E" w14:textId="104FD99C" w:rsidR="00814AD7" w:rsidRPr="00E3278B" w:rsidRDefault="001B5E82" w:rsidP="00E3278B">
      <w:pPr>
        <w:spacing w:line="360" w:lineRule="auto"/>
        <w:ind w:firstLine="800"/>
        <w:jc w:val="both"/>
        <w:rPr>
          <w:rFonts w:ascii="Times New Roman" w:hAnsi="Times New Roman" w:cs="Times New Roman"/>
        </w:rPr>
      </w:pPr>
      <w:r w:rsidRPr="00FC1D1A">
        <w:rPr>
          <w:rFonts w:ascii="Times New Roman" w:eastAsia="Times New Roman" w:hAnsi="Times New Roman" w:cs="Times New Roman"/>
          <w:color w:val="000000" w:themeColor="text1"/>
        </w:rPr>
        <w:t xml:space="preserve">To assess cross-ethnic generalizability, we evaluated the PGS-pretrained </w:t>
      </w:r>
      <w:r w:rsidR="00DF3272">
        <w:rPr>
          <w:rFonts w:ascii="Times New Roman" w:eastAsia="Times New Roman" w:hAnsi="Times New Roman" w:cs="Times New Roman"/>
          <w:color w:val="000000" w:themeColor="text1"/>
        </w:rPr>
        <w:t>3DCNN</w:t>
      </w:r>
      <w:r w:rsidRPr="00FC1D1A">
        <w:rPr>
          <w:rFonts w:ascii="Times New Roman" w:eastAsia="Times New Roman" w:hAnsi="Times New Roman" w:cs="Times New Roman"/>
          <w:color w:val="000000" w:themeColor="text1"/>
        </w:rPr>
        <w:t xml:space="preserve"> on an independent Korean adolescent sample. Fine-tuning the PGS</w:t>
      </w:r>
      <w:r w:rsidR="00DB08F8">
        <w:rPr>
          <w:rFonts w:ascii="Times New Roman" w:hAnsi="Times New Roman" w:cs="Times New Roman" w:hint="eastAsia"/>
          <w:color w:val="000000" w:themeColor="text1"/>
        </w:rPr>
        <w:t>-</w:t>
      </w:r>
      <w:r w:rsidRPr="00FC1D1A">
        <w:rPr>
          <w:rFonts w:ascii="Times New Roman" w:eastAsia="Times New Roman" w:hAnsi="Times New Roman" w:cs="Times New Roman"/>
          <w:color w:val="000000" w:themeColor="text1"/>
        </w:rPr>
        <w:t xml:space="preserve">pretrained </w:t>
      </w:r>
      <w:r w:rsidR="00DF3272">
        <w:rPr>
          <w:rFonts w:ascii="Times New Roman" w:eastAsia="Times New Roman" w:hAnsi="Times New Roman" w:cs="Times New Roman"/>
          <w:color w:val="000000" w:themeColor="text1"/>
        </w:rPr>
        <w:t>3DCNN</w:t>
      </w:r>
      <w:r w:rsidRPr="00FC1D1A">
        <w:rPr>
          <w:rFonts w:ascii="Times New Roman" w:eastAsia="Times New Roman" w:hAnsi="Times New Roman" w:cs="Times New Roman"/>
          <w:color w:val="000000" w:themeColor="text1"/>
        </w:rPr>
        <w:t xml:space="preserve"> models on this dataset significantly outperformed the from-scratch model trained solely on Korean data</w:t>
      </w:r>
      <w:r w:rsidR="00BB0C71">
        <w:rPr>
          <w:rFonts w:ascii="Times New Roman" w:hAnsi="Times New Roman" w:cs="Times New Roman" w:hint="eastAsia"/>
          <w:color w:val="000000" w:themeColor="text1"/>
        </w:rPr>
        <w:t xml:space="preserve"> in AUROC (p-value &lt; 0.05) (Table</w:t>
      </w:r>
      <w:r w:rsidR="003E3FB4">
        <w:rPr>
          <w:rFonts w:ascii="Times New Roman" w:hAnsi="Times New Roman" w:cs="Times New Roman"/>
          <w:color w:val="000000" w:themeColor="text1"/>
        </w:rPr>
        <w:t>.</w:t>
      </w:r>
      <w:r w:rsidR="00BB0C71">
        <w:rPr>
          <w:rFonts w:ascii="Times New Roman" w:hAnsi="Times New Roman" w:cs="Times New Roman" w:hint="eastAsia"/>
          <w:color w:val="000000" w:themeColor="text1"/>
        </w:rPr>
        <w:t xml:space="preserve"> S33)</w:t>
      </w:r>
      <w:r w:rsidRPr="00FC1D1A">
        <w:rPr>
          <w:rFonts w:ascii="Times New Roman" w:eastAsia="Times New Roman" w:hAnsi="Times New Roman" w:cs="Times New Roman"/>
          <w:color w:val="000000" w:themeColor="text1"/>
        </w:rPr>
        <w:t>. The composite PGS</w:t>
      </w:r>
      <w:r w:rsidR="00DB08F8">
        <w:rPr>
          <w:rFonts w:ascii="Times New Roman" w:hAnsi="Times New Roman" w:cs="Times New Roman" w:hint="eastAsia"/>
          <w:color w:val="000000" w:themeColor="text1"/>
        </w:rPr>
        <w:t>-</w:t>
      </w:r>
      <w:r w:rsidRPr="00FC1D1A">
        <w:rPr>
          <w:rFonts w:ascii="Times New Roman" w:eastAsia="Times New Roman" w:hAnsi="Times New Roman" w:cs="Times New Roman"/>
          <w:color w:val="000000" w:themeColor="text1"/>
        </w:rPr>
        <w:t>pretrained model achieved an AUROC of 0.673</w:t>
      </w:r>
      <w:r w:rsidRPr="00FC1D1A">
        <w:rPr>
          <w:rFonts w:ascii="Times New Roman" w:eastAsia="굴림" w:hAnsi="Times New Roman" w:cs="Times New Roman"/>
          <w:color w:val="000000" w:themeColor="text1"/>
        </w:rPr>
        <w:t>±</w:t>
      </w:r>
      <w:r w:rsidRPr="00FC1D1A">
        <w:rPr>
          <w:rFonts w:ascii="Times New Roman" w:eastAsia="Times New Roman" w:hAnsi="Times New Roman" w:cs="Times New Roman"/>
          <w:color w:val="000000" w:themeColor="text1"/>
        </w:rPr>
        <w:t>0.154 and F1 score of 0.61</w:t>
      </w:r>
      <w:r w:rsidRPr="00FC1D1A">
        <w:rPr>
          <w:rFonts w:ascii="Times New Roman" w:eastAsia="굴림" w:hAnsi="Times New Roman" w:cs="Times New Roman"/>
          <w:color w:val="000000" w:themeColor="text1"/>
        </w:rPr>
        <w:t>±</w:t>
      </w:r>
      <w:r w:rsidRPr="00FC1D1A">
        <w:rPr>
          <w:rFonts w:ascii="Times New Roman" w:eastAsia="Times New Roman" w:hAnsi="Times New Roman" w:cs="Times New Roman"/>
          <w:color w:val="000000" w:themeColor="text1"/>
        </w:rPr>
        <w:t>0.227, compared to the from-scratch model’s AUROC of 0.532</w:t>
      </w:r>
      <w:r w:rsidRPr="00FC1D1A">
        <w:rPr>
          <w:rFonts w:ascii="Times New Roman" w:eastAsia="굴림" w:hAnsi="Times New Roman" w:cs="Times New Roman"/>
          <w:color w:val="000000" w:themeColor="text1"/>
        </w:rPr>
        <w:t>±</w:t>
      </w:r>
      <w:r w:rsidRPr="00FC1D1A">
        <w:rPr>
          <w:rFonts w:ascii="Times New Roman" w:eastAsia="Times New Roman" w:hAnsi="Times New Roman" w:cs="Times New Roman"/>
          <w:color w:val="000000" w:themeColor="text1"/>
        </w:rPr>
        <w:t>0.127 and F1 score of 0.5</w:t>
      </w:r>
      <w:r w:rsidRPr="00FC1D1A">
        <w:rPr>
          <w:rFonts w:ascii="Times New Roman" w:eastAsia="굴림" w:hAnsi="Times New Roman" w:cs="Times New Roman"/>
          <w:color w:val="000000" w:themeColor="text1"/>
        </w:rPr>
        <w:t>±</w:t>
      </w:r>
      <w:r w:rsidRPr="00FC1D1A">
        <w:rPr>
          <w:rFonts w:ascii="Times New Roman" w:eastAsia="Times New Roman" w:hAnsi="Times New Roman" w:cs="Times New Roman"/>
          <w:color w:val="000000" w:themeColor="text1"/>
        </w:rPr>
        <w:t>0.</w:t>
      </w:r>
      <w:r w:rsidRPr="005373A1">
        <w:rPr>
          <w:rFonts w:ascii="Times New Roman" w:eastAsia="Times New Roman" w:hAnsi="Times New Roman" w:cs="Times New Roman"/>
          <w:color w:val="000000" w:themeColor="text1"/>
        </w:rPr>
        <w:t>215</w:t>
      </w:r>
      <w:r w:rsidRPr="0055361A">
        <w:rPr>
          <w:rFonts w:ascii="Times New Roman" w:hAnsi="Times New Roman" w:cs="Times New Roman" w:hint="eastAsia"/>
          <w:color w:val="000000" w:themeColor="text1"/>
        </w:rPr>
        <w:t xml:space="preserve"> </w:t>
      </w:r>
      <w:r w:rsidRPr="0055361A">
        <w:rPr>
          <w:rFonts w:ascii="Times New Roman" w:eastAsia="Times New Roman" w:hAnsi="Times New Roman" w:cs="Times New Roman"/>
          <w:color w:val="000000" w:themeColor="text1"/>
        </w:rPr>
        <w:t>(</w:t>
      </w:r>
      <w:r w:rsidRPr="00FD6845">
        <w:rPr>
          <w:rFonts w:ascii="Times New Roman" w:hAnsi="Times New Roman" w:cs="Times New Roman"/>
          <w:bCs/>
          <w:color w:val="000000" w:themeColor="text1"/>
        </w:rPr>
        <w:t>Fig</w:t>
      </w:r>
      <w:r w:rsidR="007C2A7A" w:rsidRPr="005373A1">
        <w:rPr>
          <w:rFonts w:ascii="Times New Roman" w:eastAsia="Times New Roman" w:hAnsi="Times New Roman" w:cs="Times New Roman"/>
          <w:color w:val="000000" w:themeColor="text1"/>
        </w:rPr>
        <w:t>ure</w:t>
      </w:r>
      <w:r w:rsidR="002214C1" w:rsidRPr="00FD6845">
        <w:rPr>
          <w:rFonts w:ascii="Times New Roman" w:hAnsi="Times New Roman" w:cs="Times New Roman"/>
          <w:bCs/>
          <w:color w:val="000000" w:themeColor="text1"/>
        </w:rPr>
        <w:t xml:space="preserve">. </w:t>
      </w:r>
      <w:r w:rsidRPr="00FD6845">
        <w:rPr>
          <w:rFonts w:ascii="Times New Roman" w:hAnsi="Times New Roman" w:cs="Times New Roman"/>
          <w:bCs/>
          <w:color w:val="000000" w:themeColor="text1"/>
        </w:rPr>
        <w:t>2G, H</w:t>
      </w:r>
      <w:r w:rsidR="007A2857">
        <w:rPr>
          <w:rFonts w:ascii="Times New Roman" w:hAnsi="Times New Roman" w:cs="Times New Roman" w:hint="eastAsia"/>
          <w:color w:val="000000" w:themeColor="text1"/>
        </w:rPr>
        <w:t>;</w:t>
      </w:r>
      <w:r w:rsidR="00BA6148" w:rsidRPr="00FD6845">
        <w:rPr>
          <w:rFonts w:ascii="Times New Roman" w:hAnsi="Times New Roman" w:cs="Times New Roman"/>
          <w:bCs/>
          <w:color w:val="000000" w:themeColor="text1"/>
        </w:rPr>
        <w:t xml:space="preserve"> Table</w:t>
      </w:r>
      <w:r w:rsidR="003E3FB4">
        <w:rPr>
          <w:rFonts w:ascii="Times New Roman" w:hAnsi="Times New Roman" w:cs="Times New Roman"/>
          <w:bCs/>
          <w:color w:val="000000" w:themeColor="text1"/>
        </w:rPr>
        <w:t>.</w:t>
      </w:r>
      <w:r w:rsidR="00BA6148" w:rsidRPr="00FD6845">
        <w:rPr>
          <w:rFonts w:ascii="Times New Roman" w:hAnsi="Times New Roman" w:cs="Times New Roman"/>
          <w:bCs/>
          <w:color w:val="000000" w:themeColor="text1"/>
        </w:rPr>
        <w:t xml:space="preserve"> 3</w:t>
      </w:r>
      <w:r w:rsidRPr="005373A1">
        <w:rPr>
          <w:rFonts w:ascii="Times New Roman" w:hAnsi="Times New Roman" w:cs="Times New Roman" w:hint="eastAsia"/>
          <w:color w:val="000000" w:themeColor="text1"/>
        </w:rPr>
        <w:t>).</w:t>
      </w:r>
      <w:r>
        <w:rPr>
          <w:rFonts w:ascii="Times New Roman" w:hAnsi="Times New Roman" w:cs="Times New Roman" w:hint="eastAsia"/>
        </w:rPr>
        <w:t xml:space="preserve"> </w:t>
      </w:r>
      <w:r w:rsidRPr="00FC1D1A">
        <w:rPr>
          <w:rFonts w:ascii="Times New Roman" w:eastAsia="Times New Roman" w:hAnsi="Times New Roman" w:cs="Times New Roman"/>
          <w:color w:val="000000" w:themeColor="text1"/>
        </w:rPr>
        <w:t>These observations underscore the value of combining PGS with neuroimaging data to improve cross-population applicability</w:t>
      </w:r>
      <w:r w:rsidR="00814AD7" w:rsidRPr="00FC1D1A">
        <w:rPr>
          <w:rFonts w:ascii="Times New Roman" w:eastAsia="Times New Roman" w:hAnsi="Times New Roman" w:cs="Times New Roman"/>
          <w:color w:val="000000" w:themeColor="text1"/>
        </w:rPr>
        <w:t>.</w:t>
      </w:r>
    </w:p>
    <w:p w14:paraId="394D7521" w14:textId="77777777" w:rsidR="00EB7B05" w:rsidRDefault="00EB7B05">
      <w:pPr>
        <w:rPr>
          <w:rFonts w:ascii="Times New Roman" w:hAnsi="Times New Roman" w:cs="Times New Roman"/>
          <w:b/>
          <w:bCs/>
          <w:sz w:val="28"/>
          <w:szCs w:val="28"/>
        </w:rPr>
      </w:pPr>
      <w:r>
        <w:rPr>
          <w:rFonts w:ascii="Times New Roman" w:hAnsi="Times New Roman" w:cs="Times New Roman"/>
          <w:b/>
          <w:bCs/>
          <w:sz w:val="28"/>
          <w:szCs w:val="28"/>
        </w:rPr>
        <w:br w:type="page"/>
      </w:r>
    </w:p>
    <w:p w14:paraId="620B64CE" w14:textId="3D99332F" w:rsidR="00814AD7" w:rsidRPr="00277078" w:rsidRDefault="00814AD7" w:rsidP="00DD2A79">
      <w:pPr>
        <w:spacing w:line="360" w:lineRule="auto"/>
        <w:rPr>
          <w:rFonts w:ascii="Times New Roman" w:hAnsi="Times New Roman" w:cs="Times New Roman"/>
          <w:b/>
          <w:bCs/>
          <w:sz w:val="28"/>
          <w:szCs w:val="28"/>
        </w:rPr>
      </w:pPr>
      <w:bookmarkStart w:id="211" w:name="_Hlk193643687"/>
      <w:r w:rsidRPr="00277078">
        <w:rPr>
          <w:rFonts w:ascii="Times New Roman" w:hAnsi="Times New Roman" w:cs="Times New Roman"/>
          <w:b/>
          <w:bCs/>
          <w:sz w:val="28"/>
          <w:szCs w:val="28"/>
        </w:rPr>
        <w:lastRenderedPageBreak/>
        <w:t>Discussion</w:t>
      </w:r>
    </w:p>
    <w:p w14:paraId="25608063" w14:textId="2ADBAEE1" w:rsidR="00576946" w:rsidRDefault="00515362" w:rsidP="00A30854">
      <w:pPr>
        <w:spacing w:line="360" w:lineRule="auto"/>
        <w:ind w:firstLine="720"/>
        <w:rPr>
          <w:rFonts w:ascii="Times New Roman" w:hAnsi="Times New Roman" w:cs="Times New Roman"/>
        </w:rPr>
      </w:pPr>
      <w:bookmarkStart w:id="212" w:name="_Hlk186895796"/>
      <w:bookmarkStart w:id="213" w:name="_Hlk193641134"/>
      <w:r w:rsidRPr="00FC1D1A">
        <w:rPr>
          <w:rFonts w:ascii="Times New Roman" w:eastAsia="Times New Roman" w:hAnsi="Times New Roman" w:cs="Times New Roman"/>
        </w:rPr>
        <w:t xml:space="preserve">This study demonstrates that integrating </w:t>
      </w:r>
      <w:r w:rsidR="00B37571">
        <w:rPr>
          <w:rFonts w:ascii="Times New Roman" w:hAnsi="Times New Roman" w:cs="Times New Roman" w:hint="eastAsia"/>
        </w:rPr>
        <w:t>PGS</w:t>
      </w:r>
      <w:r w:rsidRPr="00FC1D1A">
        <w:rPr>
          <w:rFonts w:ascii="Times New Roman" w:eastAsia="Times New Roman" w:hAnsi="Times New Roman" w:cs="Times New Roman"/>
        </w:rPr>
        <w:t xml:space="preserve"> with white matter neuroimaging significantly enhances the prediction of </w:t>
      </w:r>
      <w:r w:rsidR="00BE56DE">
        <w:rPr>
          <w:rFonts w:ascii="Times New Roman" w:hAnsi="Times New Roman" w:cs="Times New Roman" w:hint="eastAsia"/>
        </w:rPr>
        <w:t>youth</w:t>
      </w:r>
      <w:r w:rsidRPr="00FC1D1A">
        <w:rPr>
          <w:rFonts w:ascii="Times New Roman" w:eastAsia="Times New Roman" w:hAnsi="Times New Roman" w:cs="Times New Roman"/>
        </w:rPr>
        <w:t xml:space="preserve"> depression. Using a deep learning framework, we achieved robust predictive performance in cross-sectional and longitudinal datasets</w:t>
      </w:r>
      <w:r w:rsidR="00675A1A">
        <w:rPr>
          <w:rFonts w:ascii="Times New Roman" w:hAnsi="Times New Roman" w:cs="Times New Roman" w:hint="eastAsia"/>
        </w:rPr>
        <w:t xml:space="preserve">. </w:t>
      </w:r>
      <w:r w:rsidR="0032218D">
        <w:rPr>
          <w:rFonts w:ascii="Times New Roman" w:hAnsi="Times New Roman" w:cs="Times New Roman" w:hint="eastAsia"/>
        </w:rPr>
        <w:t>PGS-pretrained models significantly outperformed alternative pretraining outcomes (e.g. family history, cognitive variables), underscoring the specificity.</w:t>
      </w:r>
      <w:r w:rsidR="00053075">
        <w:rPr>
          <w:rFonts w:ascii="Times New Roman" w:hAnsi="Times New Roman" w:cs="Times New Roman" w:hint="eastAsia"/>
        </w:rPr>
        <w:t xml:space="preserve"> </w:t>
      </w:r>
      <w:r w:rsidRPr="00FC1D1A">
        <w:rPr>
          <w:rFonts w:ascii="Times New Roman" w:eastAsia="Times New Roman" w:hAnsi="Times New Roman" w:cs="Times New Roman"/>
        </w:rPr>
        <w:t xml:space="preserve">Our model successfully identified key white matter tracts, including the superior longitudinal fasciculus, </w:t>
      </w:r>
      <w:r>
        <w:rPr>
          <w:rFonts w:ascii="Times New Roman" w:hAnsi="Times New Roman" w:cs="Times New Roman" w:hint="eastAsia"/>
        </w:rPr>
        <w:t xml:space="preserve">cortico-spinal tract, </w:t>
      </w:r>
      <w:r w:rsidRPr="00FC1D1A">
        <w:rPr>
          <w:rFonts w:ascii="Times New Roman" w:eastAsia="Times New Roman" w:hAnsi="Times New Roman" w:cs="Times New Roman"/>
        </w:rPr>
        <w:t xml:space="preserve">corpus callosum, and cingulum, as critical predictors of depression risk. </w:t>
      </w:r>
      <w:r w:rsidR="00D87DFD">
        <w:rPr>
          <w:rFonts w:ascii="Times New Roman" w:hAnsi="Times New Roman" w:cs="Times New Roman" w:hint="eastAsia"/>
        </w:rPr>
        <w:t>Furthermore, the model demonstrated strong generalizability, accurately classifying</w:t>
      </w:r>
      <w:r w:rsidR="009F3036">
        <w:rPr>
          <w:rFonts w:ascii="Times New Roman" w:hAnsi="Times New Roman" w:cs="Times New Roman" w:hint="eastAsia"/>
        </w:rPr>
        <w:t xml:space="preserve"> </w:t>
      </w:r>
      <w:r w:rsidR="009F3036">
        <w:rPr>
          <w:rFonts w:ascii="Times New Roman" w:hAnsi="Times New Roman" w:cs="Times New Roman"/>
        </w:rPr>
        <w:t>children</w:t>
      </w:r>
      <w:r w:rsidR="009F3036">
        <w:rPr>
          <w:rFonts w:ascii="Times New Roman" w:hAnsi="Times New Roman" w:cs="Times New Roman" w:hint="eastAsia"/>
        </w:rPr>
        <w:t xml:space="preserve"> and </w:t>
      </w:r>
      <w:r w:rsidR="00D87DFD">
        <w:rPr>
          <w:rFonts w:ascii="Times New Roman" w:hAnsi="Times New Roman" w:cs="Times New Roman" w:hint="eastAsia"/>
        </w:rPr>
        <w:t>adolescents at risk for depression</w:t>
      </w:r>
      <w:r w:rsidR="00AD51B5">
        <w:rPr>
          <w:rFonts w:ascii="Times New Roman" w:hAnsi="Times New Roman" w:cs="Times New Roman" w:hint="eastAsia"/>
        </w:rPr>
        <w:t xml:space="preserve"> in the independent Korean cohort.</w:t>
      </w:r>
      <w:r w:rsidR="00676C6F">
        <w:rPr>
          <w:rFonts w:ascii="Times New Roman" w:hAnsi="Times New Roman" w:cs="Times New Roman" w:hint="eastAsia"/>
        </w:rPr>
        <w:t xml:space="preserve"> </w:t>
      </w:r>
      <w:bookmarkEnd w:id="212"/>
      <w:r w:rsidR="002454BD" w:rsidRPr="002454BD">
        <w:rPr>
          <w:rFonts w:ascii="Times New Roman" w:hAnsi="Times New Roman" w:cs="Times New Roman"/>
        </w:rPr>
        <w:t xml:space="preserve">To our knowledge, this is the first study to pretrain white matter representations using polygenic risk and apply them to psychiatric outcome prediction, with validation </w:t>
      </w:r>
      <w:r w:rsidR="004756A4">
        <w:rPr>
          <w:rFonts w:ascii="Times New Roman" w:hAnsi="Times New Roman" w:cs="Times New Roman"/>
        </w:rPr>
        <w:t>conducted longitudinally and cross-cohort.</w:t>
      </w:r>
      <w:bookmarkStart w:id="214" w:name="_Hlk193194675"/>
    </w:p>
    <w:p w14:paraId="0E5B776B" w14:textId="1A1B1D30" w:rsidR="008A5B27" w:rsidRPr="009B0BDE" w:rsidRDefault="009B0BDE" w:rsidP="00A30854">
      <w:pPr>
        <w:spacing w:line="360" w:lineRule="auto"/>
        <w:ind w:firstLine="720"/>
        <w:rPr>
          <w:rFonts w:ascii="Times New Roman" w:eastAsia="맑은 고딕" w:hAnsi="Times New Roman" w:cs="Times New Roman"/>
        </w:rPr>
      </w:pPr>
      <w:r>
        <w:rPr>
          <w:rFonts w:ascii="Times New Roman" w:eastAsia="맑은 고딕" w:hAnsi="Times New Roman" w:cs="Times New Roman" w:hint="eastAsia"/>
        </w:rPr>
        <w:t>Pretraining the deep learning model with PGS likely enhanced the model</w:t>
      </w:r>
      <w:r>
        <w:rPr>
          <w:rFonts w:ascii="Times New Roman" w:eastAsia="맑은 고딕" w:hAnsi="Times New Roman" w:cs="Times New Roman"/>
        </w:rPr>
        <w:t>’</w:t>
      </w:r>
      <w:r>
        <w:rPr>
          <w:rFonts w:ascii="Times New Roman" w:eastAsia="맑은 고딕" w:hAnsi="Times New Roman" w:cs="Times New Roman" w:hint="eastAsia"/>
        </w:rPr>
        <w:t xml:space="preserve">s </w:t>
      </w:r>
      <w:r>
        <w:rPr>
          <w:rFonts w:ascii="Times New Roman" w:eastAsia="맑은 고딕" w:hAnsi="Times New Roman" w:cs="Times New Roman"/>
        </w:rPr>
        <w:t>capacity</w:t>
      </w:r>
      <w:r>
        <w:rPr>
          <w:rFonts w:ascii="Times New Roman" w:eastAsia="맑은 고딕" w:hAnsi="Times New Roman" w:cs="Times New Roman" w:hint="eastAsia"/>
        </w:rPr>
        <w:t xml:space="preserve"> to detect biologically meaningful white matter features shaped by genetic risk for depression. Compared to auxiliary pretraining targets such as family history of depression or </w:t>
      </w:r>
      <w:r>
        <w:rPr>
          <w:rFonts w:ascii="Times New Roman" w:eastAsia="맑은 고딕" w:hAnsi="Times New Roman" w:cs="Times New Roman"/>
        </w:rPr>
        <w:t>cognitive</w:t>
      </w:r>
      <w:r>
        <w:rPr>
          <w:rFonts w:ascii="Times New Roman" w:eastAsia="맑은 고딕" w:hAnsi="Times New Roman" w:cs="Times New Roman" w:hint="eastAsia"/>
        </w:rPr>
        <w:t xml:space="preserve"> variables, our approach</w:t>
      </w:r>
      <w:r w:rsidR="006675DA">
        <w:rPr>
          <w:rFonts w:ascii="Times New Roman" w:eastAsia="맑은 고딕" w:hAnsi="Times New Roman" w:cs="Times New Roman" w:hint="eastAsia"/>
        </w:rPr>
        <w:t xml:space="preserve"> </w:t>
      </w:r>
      <w:r>
        <w:rPr>
          <w:rFonts w:ascii="Times New Roman" w:eastAsia="맑은 고딕" w:hAnsi="Times New Roman" w:cs="Times New Roman" w:hint="eastAsia"/>
        </w:rPr>
        <w:t xml:space="preserve">yielded the higher classification performance, underscoring the specificity of genetic information in guiding </w:t>
      </w:r>
      <w:r w:rsidR="00161F0A">
        <w:rPr>
          <w:rFonts w:ascii="Times New Roman" w:eastAsia="맑은 고딕" w:hAnsi="Times New Roman" w:cs="Times New Roman" w:hint="eastAsia"/>
        </w:rPr>
        <w:t xml:space="preserve">the </w:t>
      </w:r>
      <w:r w:rsidR="00B16EC8">
        <w:rPr>
          <w:rFonts w:ascii="Times New Roman" w:eastAsia="맑은 고딕" w:hAnsi="Times New Roman" w:cs="Times New Roman" w:hint="eastAsia"/>
        </w:rPr>
        <w:t xml:space="preserve">white matter representation </w:t>
      </w:r>
      <w:r>
        <w:rPr>
          <w:rFonts w:ascii="Times New Roman" w:eastAsia="맑은 고딕" w:hAnsi="Times New Roman" w:cs="Times New Roman" w:hint="eastAsia"/>
        </w:rPr>
        <w:t xml:space="preserve">learning. </w:t>
      </w:r>
    </w:p>
    <w:p w14:paraId="4E9F2F8C" w14:textId="1EE91740" w:rsidR="007D288E" w:rsidRDefault="00F16C59" w:rsidP="00DD2A79">
      <w:pPr>
        <w:spacing w:line="360" w:lineRule="auto"/>
        <w:ind w:firstLine="720"/>
        <w:rPr>
          <w:ins w:id="215" w:author="Jung Youn Min" w:date="2025-12-22T21:10:00Z" w16du:dateUtc="2025-12-23T05:10:00Z"/>
          <w:rFonts w:ascii="Times New Roman" w:eastAsia="맑은 고딕" w:hAnsi="Times New Roman" w:cs="Times New Roman"/>
        </w:rPr>
      </w:pPr>
      <w:r>
        <w:rPr>
          <w:rFonts w:ascii="Times New Roman" w:eastAsia="맑은 고딕" w:hAnsi="Times New Roman" w:cs="Times New Roman" w:hint="eastAsia"/>
        </w:rPr>
        <w:t xml:space="preserve">Depression related </w:t>
      </w:r>
      <w:r w:rsidR="009D51A6">
        <w:rPr>
          <w:rFonts w:ascii="Times New Roman" w:eastAsia="맑은 고딕" w:hAnsi="Times New Roman" w:cs="Times New Roman" w:hint="eastAsia"/>
        </w:rPr>
        <w:t>PGS captures the cumulative effects of thousands of common variants associated with depression risk, many of which influence neurodevelopmental processes relevant to white matter, including myelination,</w:t>
      </w:r>
      <w:r w:rsidR="00870C6B">
        <w:rPr>
          <w:rFonts w:ascii="Times New Roman" w:eastAsia="맑은 고딕" w:hAnsi="Times New Roman" w:cs="Times New Roman" w:hint="eastAsia"/>
        </w:rPr>
        <w:t xml:space="preserve"> axonal integrity, and synaptic signaling</w:t>
      </w:r>
      <w:r w:rsidR="009D51A6">
        <w:rPr>
          <w:rFonts w:ascii="Times New Roman" w:eastAsia="맑은 고딕" w:hAnsi="Times New Roman" w:cs="Times New Roman" w:hint="eastAsia"/>
        </w:rPr>
        <w:t xml:space="preserve">. </w:t>
      </w:r>
      <w:r w:rsidR="009B0BDE" w:rsidRPr="00FC1D1A">
        <w:rPr>
          <w:rFonts w:ascii="Times New Roman" w:eastAsia="맑은 고딕" w:hAnsi="Times New Roman" w:cs="Times New Roman"/>
        </w:rPr>
        <w:t>Variants such as 5-HTTLPR</w:t>
      </w:r>
      <w:r w:rsidR="009B0BDE">
        <w:rPr>
          <w:rFonts w:ascii="Times New Roman" w:eastAsia="맑은 고딕" w:hAnsi="Times New Roman" w:cs="Times New Roman"/>
        </w:rPr>
        <w:t xml:space="preserve"> </w:t>
      </w:r>
      <w:r w:rsidR="009B0BDE" w:rsidRPr="00FC1D1A">
        <w:rPr>
          <w:rFonts w:ascii="Times New Roman" w:eastAsia="맑은 고딕" w:hAnsi="Times New Roman" w:cs="Times New Roman"/>
        </w:rPr>
        <w:fldChar w:fldCharType="begin"/>
      </w:r>
      <w:r w:rsidR="004E00D1">
        <w:rPr>
          <w:rFonts w:ascii="Times New Roman" w:eastAsia="맑은 고딕" w:hAnsi="Times New Roman" w:cs="Times New Roman"/>
        </w:rPr>
        <w:instrText xml:space="preserve"> ADDIN EN.CITE &lt;EndNote&gt;&lt;Cite&gt;&lt;Author&gt;Tatham&lt;/Author&gt;&lt;Year&gt;2017&lt;/Year&gt;&lt;RecNum&gt;153&lt;/RecNum&gt;&lt;DisplayText&gt;[60]&lt;/DisplayText&gt;&lt;record&gt;&lt;rec-number&gt;153&lt;/rec-number&gt;&lt;foreign-keys&gt;&lt;key app="EN" db-id="xvraxf2sk09twpedwrrxs0v15x5vwtss9xzp" timestamp="1738051570"&gt;153&lt;/key&gt;&lt;/foreign-keys&gt;&lt;ref-type name="Journal Article"&gt;17&lt;/ref-type&gt;&lt;contributors&gt;&lt;authors&gt;&lt;author&gt;Tatham, Erica L&lt;/author&gt;&lt;author&gt;Hall, Geoff BC&lt;/author&gt;&lt;author&gt;Clark, Darren&lt;/author&gt;&lt;author&gt;Foster, Jane&lt;/author&gt;&lt;author&gt;Ramasubbu, Rajamannar&lt;/author&gt;&lt;/authors&gt;&lt;/contributors&gt;&lt;titles&gt;&lt;title&gt;The 5-HTTLPR and BDNF polymorphisms moderate the association between uncinate fasciculus connectivity and antidepressants treatment response in major depression&lt;/title&gt;&lt;secondary-title&gt;European archives of psychiatry and clinical neuroscience&lt;/secondary-title&gt;&lt;/titles&gt;&lt;periodical&gt;&lt;full-title&gt;European archives of psychiatry and clinical neuroscience&lt;/full-title&gt;&lt;/periodical&gt;&lt;pages&gt;135-147&lt;/pages&gt;&lt;volume&gt;267&lt;/volume&gt;&lt;dates&gt;&lt;year&gt;2017&lt;/year&gt;&lt;/dates&gt;&lt;isbn&gt;0940-1334&lt;/isbn&gt;&lt;urls&gt;&lt;/urls&gt;&lt;/record&gt;&lt;/Cite&gt;&lt;/EndNote&gt;</w:instrText>
      </w:r>
      <w:r w:rsidR="009B0BDE" w:rsidRPr="00FC1D1A">
        <w:rPr>
          <w:rFonts w:ascii="Times New Roman" w:eastAsia="맑은 고딕" w:hAnsi="Times New Roman" w:cs="Times New Roman"/>
        </w:rPr>
        <w:fldChar w:fldCharType="separate"/>
      </w:r>
      <w:r w:rsidR="004E00D1">
        <w:rPr>
          <w:rFonts w:ascii="Times New Roman" w:eastAsia="맑은 고딕" w:hAnsi="Times New Roman" w:cs="Times New Roman"/>
          <w:noProof/>
        </w:rPr>
        <w:t>[60]</w:t>
      </w:r>
      <w:r w:rsidR="009B0BDE" w:rsidRPr="00FC1D1A">
        <w:rPr>
          <w:rFonts w:ascii="Times New Roman" w:eastAsia="맑은 고딕" w:hAnsi="Times New Roman" w:cs="Times New Roman"/>
        </w:rPr>
        <w:fldChar w:fldCharType="end"/>
      </w:r>
      <w:r w:rsidR="009B0BDE" w:rsidRPr="00FC1D1A">
        <w:rPr>
          <w:rFonts w:ascii="Times New Roman" w:eastAsia="맑은 고딕" w:hAnsi="Times New Roman" w:cs="Times New Roman"/>
        </w:rPr>
        <w:t>, BDNF</w:t>
      </w:r>
      <w:r w:rsidR="009B0BDE">
        <w:rPr>
          <w:rFonts w:ascii="Times New Roman" w:eastAsia="맑은 고딕" w:hAnsi="Times New Roman" w:cs="Times New Roman"/>
        </w:rPr>
        <w:t xml:space="preserve"> </w:t>
      </w:r>
      <w:r w:rsidR="009B0BDE" w:rsidRPr="00FC1D1A">
        <w:rPr>
          <w:rFonts w:ascii="Times New Roman" w:eastAsia="맑은 고딕" w:hAnsi="Times New Roman" w:cs="Times New Roman"/>
        </w:rPr>
        <w:fldChar w:fldCharType="begin"/>
      </w:r>
      <w:r w:rsidR="004E00D1">
        <w:rPr>
          <w:rFonts w:ascii="Times New Roman" w:eastAsia="맑은 고딕" w:hAnsi="Times New Roman" w:cs="Times New Roman"/>
        </w:rPr>
        <w:instrText xml:space="preserve"> ADDIN EN.CITE &lt;EndNote&gt;&lt;Cite&gt;&lt;Author&gt;Tatham&lt;/Author&gt;&lt;Year&gt;2016&lt;/Year&gt;&lt;RecNum&gt;154&lt;/RecNum&gt;&lt;DisplayText&gt;[61]&lt;/DisplayText&gt;&lt;record&gt;&lt;rec-number&gt;154&lt;/rec-number&gt;&lt;foreign-keys&gt;&lt;key app="EN" db-id="xvraxf2sk09twpedwrrxs0v15x5vwtss9xzp" timestamp="1738051629"&gt;154&lt;/key&gt;&lt;/foreign-keys&gt;&lt;ref-type name="Journal Article"&gt;17&lt;/ref-type&gt;&lt;contributors&gt;&lt;authors&gt;&lt;author&gt;Tatham, Erica L&lt;/author&gt;&lt;author&gt;Ramasubbu, Rajamannar&lt;/author&gt;&lt;author&gt;Gaxiola-Valdez, Ismael&lt;/author&gt;&lt;author&gt;Cortese, Filomeno&lt;/author&gt;&lt;author&gt;Clark, Darren&lt;/author&gt;&lt;author&gt;Goodyear, Bradley&lt;/author&gt;&lt;author&gt;Foster, Jane&lt;/author&gt;&lt;author&gt;Hall, Geoffrey B&lt;/author&gt;&lt;/authors&gt;&lt;/contributors&gt;&lt;titles&gt;&lt;title&gt;White matter integrity in major depressive disorder: implications of childhood trauma, 5-HTTLPR and BDNF polymorphisms&lt;/title&gt;&lt;secondary-title&gt;Psychiatry Research: Neuroimaging&lt;/secondary-title&gt;&lt;/titles&gt;&lt;periodical&gt;&lt;full-title&gt;Psychiatry Research: Neuroimaging&lt;/full-title&gt;&lt;/periodical&gt;&lt;pages&gt;15-25&lt;/pages&gt;&lt;volume&gt;253&lt;/volume&gt;&lt;dates&gt;&lt;year&gt;2016&lt;/year&gt;&lt;/dates&gt;&lt;isbn&gt;0925-4927&lt;/isbn&gt;&lt;urls&gt;&lt;/urls&gt;&lt;/record&gt;&lt;/Cite&gt;&lt;/EndNote&gt;</w:instrText>
      </w:r>
      <w:r w:rsidR="009B0BDE" w:rsidRPr="00FC1D1A">
        <w:rPr>
          <w:rFonts w:ascii="Times New Roman" w:eastAsia="맑은 고딕" w:hAnsi="Times New Roman" w:cs="Times New Roman"/>
        </w:rPr>
        <w:fldChar w:fldCharType="separate"/>
      </w:r>
      <w:r w:rsidR="004E00D1">
        <w:rPr>
          <w:rFonts w:ascii="Times New Roman" w:eastAsia="맑은 고딕" w:hAnsi="Times New Roman" w:cs="Times New Roman"/>
          <w:noProof/>
        </w:rPr>
        <w:t>[61]</w:t>
      </w:r>
      <w:r w:rsidR="009B0BDE" w:rsidRPr="00FC1D1A">
        <w:rPr>
          <w:rFonts w:ascii="Times New Roman" w:eastAsia="맑은 고딕" w:hAnsi="Times New Roman" w:cs="Times New Roman"/>
        </w:rPr>
        <w:fldChar w:fldCharType="end"/>
      </w:r>
      <w:r w:rsidR="009B0BDE" w:rsidRPr="00FC1D1A">
        <w:rPr>
          <w:rFonts w:ascii="Times New Roman" w:eastAsia="맑은 고딕" w:hAnsi="Times New Roman" w:cs="Times New Roman"/>
        </w:rPr>
        <w:t>, SLC6A15</w:t>
      </w:r>
      <w:r w:rsidR="009B0BDE">
        <w:rPr>
          <w:rFonts w:ascii="Times New Roman" w:eastAsia="맑은 고딕" w:hAnsi="Times New Roman" w:cs="Times New Roman"/>
        </w:rPr>
        <w:t xml:space="preserve"> </w:t>
      </w:r>
      <w:r w:rsidR="009B0BDE" w:rsidRPr="00FC1D1A">
        <w:rPr>
          <w:rFonts w:ascii="Times New Roman" w:eastAsia="맑은 고딕" w:hAnsi="Times New Roman" w:cs="Times New Roman"/>
        </w:rPr>
        <w:fldChar w:fldCharType="begin"/>
      </w:r>
      <w:r w:rsidR="004E00D1">
        <w:rPr>
          <w:rFonts w:ascii="Times New Roman" w:eastAsia="맑은 고딕" w:hAnsi="Times New Roman" w:cs="Times New Roman"/>
        </w:rPr>
        <w:instrText xml:space="preserve"> ADDIN EN.CITE &lt;EndNote&gt;&lt;Cite&gt;&lt;Author&gt;Choi&lt;/Author&gt;&lt;Year&gt;2016&lt;/Year&gt;&lt;RecNum&gt;156&lt;/RecNum&gt;&lt;DisplayText&gt;[62]&lt;/DisplayText&gt;&lt;record&gt;&lt;rec-number&gt;156&lt;/rec-number&gt;&lt;foreign-keys&gt;&lt;key app="EN" db-id="xvraxf2sk09twpedwrrxs0v15x5vwtss9xzp" timestamp="1738051764"&gt;156&lt;/key&gt;&lt;/foreign-keys&gt;&lt;ref-type name="Journal Article"&gt;17&lt;/ref-type&gt;&lt;contributors&gt;&lt;authors&gt;&lt;author&gt;Choi, Sunyoung&lt;/author&gt;&lt;author&gt;Han, Kyu-Man&lt;/author&gt;&lt;author&gt;Kang, June&lt;/author&gt;&lt;author&gt;Won, Eunsoo&lt;/author&gt;&lt;author&gt;Chang, Hun Soo&lt;/author&gt;&lt;author&gt;Tae, Woo Suk&lt;/author&gt;&lt;author&gt;Son, Kyu Ri&lt;/author&gt;&lt;author&gt;Kim, Su-Jin&lt;/author&gt;&lt;author&gt;Lee, Min-Soo&lt;/author&gt;&lt;author&gt;Ham, Byung-Joo&lt;/author&gt;&lt;/authors&gt;&lt;/contributors&gt;&lt;titles&gt;&lt;title&gt;Effects of a polymorphism of the neuronal amino acid transporter SLC6A15 gene on structural integrity of white matter tracts in major depressive disorder&lt;/title&gt;&lt;secondary-title&gt;PloS one&lt;/secondary-title&gt;&lt;/titles&gt;&lt;periodical&gt;&lt;full-title&gt;PLoS One&lt;/full-title&gt;&lt;/periodical&gt;&lt;pages&gt;e0164301&lt;/pages&gt;&lt;volume&gt;11&lt;/volume&gt;&lt;number&gt;10&lt;/number&gt;&lt;dates&gt;&lt;year&gt;2016&lt;/year&gt;&lt;/dates&gt;&lt;isbn&gt;1932-6203&lt;/isbn&gt;&lt;urls&gt;&lt;/urls&gt;&lt;/record&gt;&lt;/Cite&gt;&lt;/EndNote&gt;</w:instrText>
      </w:r>
      <w:r w:rsidR="009B0BDE" w:rsidRPr="00FC1D1A">
        <w:rPr>
          <w:rFonts w:ascii="Times New Roman" w:eastAsia="맑은 고딕" w:hAnsi="Times New Roman" w:cs="Times New Roman"/>
        </w:rPr>
        <w:fldChar w:fldCharType="separate"/>
      </w:r>
      <w:r w:rsidR="004E00D1">
        <w:rPr>
          <w:rFonts w:ascii="Times New Roman" w:eastAsia="맑은 고딕" w:hAnsi="Times New Roman" w:cs="Times New Roman"/>
          <w:noProof/>
        </w:rPr>
        <w:t>[62]</w:t>
      </w:r>
      <w:r w:rsidR="009B0BDE" w:rsidRPr="00FC1D1A">
        <w:rPr>
          <w:rFonts w:ascii="Times New Roman" w:eastAsia="맑은 고딕" w:hAnsi="Times New Roman" w:cs="Times New Roman"/>
        </w:rPr>
        <w:fldChar w:fldCharType="end"/>
      </w:r>
      <w:r w:rsidR="007B69F9">
        <w:rPr>
          <w:rFonts w:ascii="Times New Roman" w:eastAsia="맑은 고딕" w:hAnsi="Times New Roman" w:cs="Times New Roman"/>
        </w:rPr>
        <w:t xml:space="preserve"> </w:t>
      </w:r>
      <w:r w:rsidR="009B0BDE">
        <w:rPr>
          <w:rFonts w:ascii="Times New Roman" w:eastAsia="맑은 고딕" w:hAnsi="Times New Roman" w:cs="Times New Roman"/>
        </w:rPr>
        <w:t xml:space="preserve">and </w:t>
      </w:r>
      <w:r w:rsidR="009B0BDE" w:rsidRPr="00FC1D1A">
        <w:rPr>
          <w:rFonts w:ascii="Times New Roman" w:eastAsia="맑은 고딕" w:hAnsi="Times New Roman" w:cs="Times New Roman"/>
        </w:rPr>
        <w:t>COMT</w:t>
      </w:r>
      <w:r w:rsidR="009B0BDE">
        <w:rPr>
          <w:rFonts w:ascii="Times New Roman" w:eastAsia="맑은 고딕" w:hAnsi="Times New Roman" w:cs="Times New Roman"/>
        </w:rPr>
        <w:t xml:space="preserve"> </w:t>
      </w:r>
      <w:r w:rsidR="009B0BDE" w:rsidRPr="00FC1D1A">
        <w:rPr>
          <w:rFonts w:ascii="Times New Roman" w:eastAsia="맑은 고딕" w:hAnsi="Times New Roman" w:cs="Times New Roman"/>
        </w:rPr>
        <w:fldChar w:fldCharType="begin"/>
      </w:r>
      <w:r w:rsidR="004E00D1">
        <w:rPr>
          <w:rFonts w:ascii="Times New Roman" w:eastAsia="맑은 고딕" w:hAnsi="Times New Roman" w:cs="Times New Roman"/>
        </w:rPr>
        <w:instrText xml:space="preserve"> ADDIN EN.CITE &lt;EndNote&gt;&lt;Cite&gt;&lt;Author&gt;Hayashi&lt;/Author&gt;&lt;Year&gt;2014&lt;/Year&gt;&lt;RecNum&gt;159&lt;/RecNum&gt;&lt;DisplayText&gt;[63]&lt;/DisplayText&gt;&lt;record&gt;&lt;rec-number&gt;159&lt;/rec-number&gt;&lt;foreign-keys&gt;&lt;key app="EN" db-id="xvraxf2sk09twpedwrrxs0v15x5vwtss9xzp" timestamp="1738051896"&gt;159&lt;/key&gt;&lt;/foreign-keys&gt;&lt;ref-type name="Journal Article"&gt;17&lt;/ref-type&gt;&lt;contributors&gt;&lt;authors&gt;&lt;author&gt;Hayashi, Kenji&lt;/author&gt;&lt;author&gt;Yoshimura, Reiji&lt;/author&gt;&lt;author&gt;Kakeda, Shingo&lt;/author&gt;&lt;author&gt;Kishi, Taro&lt;/author&gt;&lt;author&gt;Abe, Osamu&lt;/author&gt;&lt;author&gt;Umene-Nakano, Wakako&lt;/author&gt;&lt;author&gt;Katsuki, Asuka&lt;/author&gt;&lt;author&gt;Hori, Hikaru&lt;/author&gt;&lt;author&gt;Ikenouchi-Sugita, Atsuko&lt;/author&gt;&lt;author&gt;Watanabe, Keita&lt;/author&gt;&lt;/authors&gt;&lt;/contributors&gt;&lt;titles&gt;&lt;title&gt;COMT Val158Met, but not BDNF Val66Met, is associated with white matter abnormalities of the temporal lobe in patients with first-episode, treatment-naive major depressive disorder: a diffusion tensor imaging study&lt;/title&gt;&lt;secondary-title&gt;Neuropsychiatric disease and treatment&lt;/secondary-title&gt;&lt;/titles&gt;&lt;periodical&gt;&lt;full-title&gt;Neuropsychiatric disease and treatment&lt;/full-title&gt;&lt;/periodical&gt;&lt;pages&gt;1183-1190&lt;/pages&gt;&lt;dates&gt;&lt;year&gt;2014&lt;/year&gt;&lt;/dates&gt;&lt;isbn&gt;1178-2021&lt;/isbn&gt;&lt;urls&gt;&lt;/urls&gt;&lt;/record&gt;&lt;/Cite&gt;&lt;/EndNote&gt;</w:instrText>
      </w:r>
      <w:r w:rsidR="009B0BDE" w:rsidRPr="00FC1D1A">
        <w:rPr>
          <w:rFonts w:ascii="Times New Roman" w:eastAsia="맑은 고딕" w:hAnsi="Times New Roman" w:cs="Times New Roman"/>
        </w:rPr>
        <w:fldChar w:fldCharType="separate"/>
      </w:r>
      <w:r w:rsidR="004E00D1">
        <w:rPr>
          <w:rFonts w:ascii="Times New Roman" w:eastAsia="맑은 고딕" w:hAnsi="Times New Roman" w:cs="Times New Roman"/>
          <w:noProof/>
        </w:rPr>
        <w:t>[63]</w:t>
      </w:r>
      <w:r w:rsidR="009B0BDE" w:rsidRPr="00FC1D1A">
        <w:rPr>
          <w:rFonts w:ascii="Times New Roman" w:eastAsia="맑은 고딕" w:hAnsi="Times New Roman" w:cs="Times New Roman"/>
        </w:rPr>
        <w:fldChar w:fldCharType="end"/>
      </w:r>
      <w:r w:rsidR="009B0BDE">
        <w:rPr>
          <w:rFonts w:ascii="Times New Roman" w:eastAsia="맑은 고딕" w:hAnsi="Times New Roman" w:cs="Times New Roman"/>
        </w:rPr>
        <w:t xml:space="preserve"> </w:t>
      </w:r>
      <w:r w:rsidR="009B0BDE" w:rsidRPr="00FC1D1A">
        <w:rPr>
          <w:rFonts w:ascii="Times New Roman" w:eastAsia="맑은 고딕" w:hAnsi="Times New Roman" w:cs="Times New Roman"/>
        </w:rPr>
        <w:t xml:space="preserve">have been associated with alterations in white matter microstructure. </w:t>
      </w:r>
      <w:r w:rsidR="009B0BDE" w:rsidRPr="005B54DB">
        <w:rPr>
          <w:rFonts w:ascii="Times New Roman" w:eastAsia="맑은 고딕" w:hAnsi="Times New Roman" w:cs="Times New Roman"/>
        </w:rPr>
        <w:t xml:space="preserve">Beyond individual variants, </w:t>
      </w:r>
      <w:r w:rsidR="009B0BDE">
        <w:rPr>
          <w:rFonts w:ascii="Times New Roman" w:eastAsia="맑은 고딕" w:hAnsi="Times New Roman" w:cs="Times New Roman"/>
        </w:rPr>
        <w:t xml:space="preserve">PGS </w:t>
      </w:r>
      <w:r w:rsidR="009B0BDE" w:rsidRPr="005B54DB">
        <w:rPr>
          <w:rFonts w:ascii="Times New Roman" w:eastAsia="맑은 고딕" w:hAnsi="Times New Roman" w:cs="Times New Roman"/>
        </w:rPr>
        <w:t xml:space="preserve">for depression correlates with </w:t>
      </w:r>
      <w:r w:rsidR="009B0BDE">
        <w:rPr>
          <w:rFonts w:ascii="Times New Roman" w:eastAsia="맑은 고딕" w:hAnsi="Times New Roman" w:cs="Times New Roman"/>
        </w:rPr>
        <w:t xml:space="preserve">FA </w:t>
      </w:r>
      <w:r w:rsidR="009B0BDE" w:rsidRPr="005B54DB">
        <w:rPr>
          <w:rFonts w:ascii="Times New Roman" w:eastAsia="맑은 고딕" w:hAnsi="Times New Roman" w:cs="Times New Roman"/>
        </w:rPr>
        <w:t>values</w:t>
      </w:r>
      <w:r w:rsidR="009B0BDE">
        <w:rPr>
          <w:rFonts w:ascii="Times New Roman" w:eastAsia="맑은 고딕" w:hAnsi="Times New Roman" w:cs="Times New Roman"/>
        </w:rPr>
        <w:t xml:space="preserve">, supporting broader genetic influences beyond single-gene effects on white matter integrity </w:t>
      </w:r>
      <w:r w:rsidR="009B0BDE" w:rsidRPr="005B54DB">
        <w:rPr>
          <w:rFonts w:ascii="Times New Roman" w:eastAsia="맑은 고딕" w:hAnsi="Times New Roman" w:cs="Times New Roman"/>
        </w:rPr>
        <w:t>[27]</w:t>
      </w:r>
      <w:r w:rsidR="009B0BDE">
        <w:rPr>
          <w:rFonts w:ascii="Times New Roman" w:eastAsia="맑은 고딕" w:hAnsi="Times New Roman" w:cs="Times New Roman"/>
        </w:rPr>
        <w:t xml:space="preserve">. </w:t>
      </w:r>
      <w:r w:rsidR="009B0BDE" w:rsidRPr="005B54DB">
        <w:rPr>
          <w:rFonts w:ascii="Times New Roman" w:eastAsia="맑은 고딕" w:hAnsi="Times New Roman" w:cs="Times New Roman"/>
        </w:rPr>
        <w:t>Epigenetic modifications in genes like SLC6A4, COMT, and BDNF [33</w:t>
      </w:r>
      <w:del w:id="216" w:author="Jung Youn Min" w:date="2025-12-23T12:08:00Z" w16du:dateUtc="2025-12-23T20:08:00Z">
        <w:r w:rsidR="009B0BDE" w:rsidRPr="005B54DB" w:rsidDel="007B69F9">
          <w:rPr>
            <w:rFonts w:ascii="Times New Roman" w:eastAsia="맑은 고딕" w:hAnsi="Times New Roman" w:cs="Times New Roman"/>
          </w:rPr>
          <w:delText>, 93]</w:delText>
        </w:r>
      </w:del>
      <w:r w:rsidR="009B0BDE" w:rsidRPr="005B54DB">
        <w:rPr>
          <w:rFonts w:ascii="Times New Roman" w:eastAsia="맑은 고딕" w:hAnsi="Times New Roman" w:cs="Times New Roman"/>
        </w:rPr>
        <w:t xml:space="preserve"> may further shape neural pathways by regulating gene expression related to myelination and neural plasticity. </w:t>
      </w:r>
      <w:r w:rsidR="006675DA" w:rsidRPr="006675DA">
        <w:rPr>
          <w:rFonts w:ascii="Times New Roman" w:eastAsia="맑은 고딕" w:hAnsi="Times New Roman" w:cs="Times New Roman"/>
        </w:rPr>
        <w:t xml:space="preserve">During pretraining, the model may have learned to recognize subtle, spatially distributed FA patterns shaped by these genetic factors, enabling more sensitive detection of depression-related white matter deviations during fine-tuning. This approach bridges </w:t>
      </w:r>
      <w:r w:rsidR="006675DA" w:rsidRPr="006675DA">
        <w:rPr>
          <w:rFonts w:ascii="Times New Roman" w:eastAsia="맑은 고딕" w:hAnsi="Times New Roman" w:cs="Times New Roman"/>
        </w:rPr>
        <w:lastRenderedPageBreak/>
        <w:t>genetic vulnerability and neurodevelopmental architecture, offering a biologically grounded framework for early risk i</w:t>
      </w:r>
      <w:r w:rsidR="000A50CC">
        <w:rPr>
          <w:rFonts w:ascii="Times New Roman" w:eastAsia="맑은 고딕" w:hAnsi="Times New Roman" w:cs="Times New Roman" w:hint="eastAsia"/>
        </w:rPr>
        <w:t>dentification.</w:t>
      </w:r>
    </w:p>
    <w:p w14:paraId="3DD40BDD" w14:textId="11C383D8" w:rsidR="0089442A" w:rsidRPr="003758F9" w:rsidDel="00B7726F" w:rsidRDefault="00C6736B" w:rsidP="00DD2A79">
      <w:pPr>
        <w:spacing w:line="360" w:lineRule="auto"/>
        <w:ind w:firstLine="720"/>
        <w:rPr>
          <w:del w:id="217" w:author="Jung Youn Min" w:date="2025-12-22T22:53:00Z" w16du:dateUtc="2025-12-23T06:53:00Z"/>
          <w:rFonts w:ascii="Times New Roman" w:eastAsia="맑은 고딕" w:hAnsi="Times New Roman" w:cs="Times New Roman"/>
          <w:highlight w:val="darkGray"/>
        </w:rPr>
      </w:pPr>
      <w:ins w:id="218" w:author="Jung Youn Min" w:date="2025-12-22T22:57:00Z">
        <w:r w:rsidRPr="00C6736B">
          <w:rPr>
            <w:rFonts w:ascii="Times New Roman" w:eastAsia="맑은 고딕" w:hAnsi="Times New Roman" w:cs="Times New Roman"/>
          </w:rPr>
          <w:t>Our composite PGS, which integrated Depression, BMI, and Alcohol Dependence selected via data-driven Elastic Net optimization, showed similar cross-sectional performance to depression-specific PGS (AUROC 0.62 vs. 0.597), while depression-specific PGS showed better performance in zero-shot 2-year prediction (0.619 vs. 0.61). Importantly, both approaches demonstrated substantial improvements when integrated with white matter imaging through pretraining compared to unimodal and non-pretrained multimodal baselines, indicating that the primary value lies in the polygenic-informed white matter representational learning framework.</w:t>
        </w:r>
      </w:ins>
      <w:ins w:id="219" w:author="Jung Youn Min" w:date="2025-12-23T11:42:00Z" w16du:dateUtc="2025-12-23T19:42:00Z">
        <w:r w:rsidR="00222634">
          <w:rPr>
            <w:rFonts w:ascii="Times New Roman" w:eastAsia="맑은 고딕" w:hAnsi="Times New Roman" w:cs="Times New Roman" w:hint="eastAsia"/>
          </w:rPr>
          <w:t xml:space="preserve"> </w:t>
        </w:r>
      </w:ins>
    </w:p>
    <w:bookmarkEnd w:id="214"/>
    <w:p w14:paraId="35917AEA" w14:textId="12FBBFFA" w:rsidR="00515362" w:rsidRPr="00FC1D1A" w:rsidRDefault="00515362" w:rsidP="00DD2A79">
      <w:pPr>
        <w:spacing w:line="360" w:lineRule="auto"/>
        <w:ind w:firstLine="720"/>
        <w:rPr>
          <w:rFonts w:ascii="Times New Roman" w:eastAsia="맑은 고딕" w:hAnsi="Times New Roman" w:cs="Times New Roman"/>
        </w:rPr>
      </w:pPr>
      <w:r w:rsidRPr="00FC1D1A">
        <w:rPr>
          <w:rFonts w:ascii="Times New Roman" w:eastAsia="맑은 고딕" w:hAnsi="Times New Roman" w:cs="Times New Roman"/>
        </w:rPr>
        <w:t>Our approach</w:t>
      </w:r>
      <w:r w:rsidR="006F5960">
        <w:rPr>
          <w:rFonts w:ascii="Times New Roman" w:eastAsia="맑은 고딕" w:hAnsi="Times New Roman" w:cs="Times New Roman" w:hint="eastAsia"/>
        </w:rPr>
        <w:t xml:space="preserve"> not only</w:t>
      </w:r>
      <w:r w:rsidRPr="00FC1D1A">
        <w:rPr>
          <w:rFonts w:ascii="Times New Roman" w:eastAsia="맑은 고딕" w:hAnsi="Times New Roman" w:cs="Times New Roman"/>
        </w:rPr>
        <w:t xml:space="preserve"> </w:t>
      </w:r>
      <w:r w:rsidR="006F5960">
        <w:rPr>
          <w:rFonts w:ascii="Times New Roman" w:eastAsia="맑은 고딕" w:hAnsi="Times New Roman" w:cs="Times New Roman" w:hint="eastAsia"/>
        </w:rPr>
        <w:t xml:space="preserve">yielded improved predictions of depression </w:t>
      </w:r>
      <w:r w:rsidRPr="00FC1D1A">
        <w:rPr>
          <w:rFonts w:ascii="Times New Roman" w:eastAsia="맑은 고딕" w:hAnsi="Times New Roman" w:cs="Times New Roman"/>
        </w:rPr>
        <w:t xml:space="preserve">but also more nuanced insights about neurological </w:t>
      </w:r>
      <w:r w:rsidR="0035712E" w:rsidRPr="00FC1D1A">
        <w:rPr>
          <w:rFonts w:ascii="Times New Roman" w:eastAsia="맑은 고딕" w:hAnsi="Times New Roman" w:cs="Times New Roman"/>
        </w:rPr>
        <w:t>correlations</w:t>
      </w:r>
      <w:r w:rsidRPr="00FC1D1A">
        <w:rPr>
          <w:rFonts w:ascii="Times New Roman" w:eastAsia="맑은 고딕" w:hAnsi="Times New Roman" w:cs="Times New Roman"/>
        </w:rPr>
        <w:t xml:space="preserve"> of child depression. </w:t>
      </w:r>
      <w:r w:rsidRPr="00FC1D1A">
        <w:rPr>
          <w:rFonts w:ascii="Times New Roman" w:eastAsia="Times New Roman" w:hAnsi="Times New Roman" w:cs="Times New Roman"/>
        </w:rPr>
        <w:t xml:space="preserve">We </w:t>
      </w:r>
      <w:r w:rsidRPr="00FC1D1A">
        <w:rPr>
          <w:rFonts w:ascii="Times New Roman" w:eastAsia="맑은 고딕" w:hAnsi="Times New Roman" w:cs="Times New Roman"/>
        </w:rPr>
        <w:t>observed</w:t>
      </w:r>
      <w:r w:rsidRPr="00FC1D1A">
        <w:rPr>
          <w:rFonts w:ascii="Times New Roman" w:eastAsia="Times New Roman" w:hAnsi="Times New Roman" w:cs="Times New Roman"/>
        </w:rPr>
        <w:t xml:space="preserve"> </w:t>
      </w:r>
      <w:r w:rsidRPr="00FC1D1A">
        <w:rPr>
          <w:rFonts w:ascii="Times New Roman" w:eastAsia="맑은 고딕" w:hAnsi="Times New Roman" w:cs="Times New Roman"/>
        </w:rPr>
        <w:t xml:space="preserve">a widespread distribution of voxels with reduced FA that were significant predictors of </w:t>
      </w:r>
      <w:r w:rsidR="00BE56DE">
        <w:rPr>
          <w:rFonts w:ascii="Times New Roman" w:eastAsia="맑은 고딕" w:hAnsi="Times New Roman" w:cs="Times New Roman" w:hint="eastAsia"/>
        </w:rPr>
        <w:t xml:space="preserve">youth </w:t>
      </w:r>
      <w:r w:rsidRPr="00FC1D1A">
        <w:rPr>
          <w:rFonts w:ascii="Times New Roman" w:eastAsia="맑은 고딕" w:hAnsi="Times New Roman" w:cs="Times New Roman"/>
        </w:rPr>
        <w:t>depression</w:t>
      </w:r>
      <w:r w:rsidRPr="00FC1D1A">
        <w:rPr>
          <w:rFonts w:ascii="Times New Roman" w:eastAsia="Times New Roman" w:hAnsi="Times New Roman" w:cs="Times New Roman"/>
        </w:rPr>
        <w:t>. Individuals with early-onset MDD, particularly those with recurrent or persistent symptoms, show</w:t>
      </w:r>
      <w:r w:rsidR="007A21B6">
        <w:rPr>
          <w:rFonts w:ascii="Times New Roman" w:hAnsi="Times New Roman" w:cs="Times New Roman" w:hint="eastAsia"/>
        </w:rPr>
        <w:t>ed</w:t>
      </w:r>
      <w:r w:rsidRPr="00FC1D1A">
        <w:rPr>
          <w:rFonts w:ascii="Times New Roman" w:eastAsia="Times New Roman" w:hAnsi="Times New Roman" w:cs="Times New Roman"/>
        </w:rPr>
        <w:t xml:space="preserve"> widespread reductions in FA, which are also broadly influenced by genetic factors </w:t>
      </w:r>
      <w:r w:rsidRPr="00FC1D1A">
        <w:rPr>
          <w:rFonts w:ascii="Times New Roman" w:eastAsia="Times New Roman" w:hAnsi="Times New Roman" w:cs="Times New Roman"/>
        </w:rPr>
        <w:fldChar w:fldCharType="begin">
          <w:fldData xml:space="preserve">PEVuZE5vdGU+PENpdGU+PEF1dGhvcj5TaHluPC9BdXRob3I+PFllYXI+MjAxMDwvWWVhcj48UmVj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</w:fldData>
        </w:fldChar>
      </w:r>
      <w:r w:rsidR="00C108F2">
        <w:rPr>
          <w:rFonts w:ascii="Times New Roman" w:eastAsia="Times New Roman" w:hAnsi="Times New Roman" w:cs="Times New Roman"/>
        </w:rPr>
        <w:instrText xml:space="preserve"> ADDIN EN.CITE </w:instrText>
      </w:r>
      <w:r w:rsidR="00C108F2">
        <w:rPr>
          <w:rFonts w:ascii="Times New Roman" w:eastAsia="Times New Roman" w:hAnsi="Times New Roman" w:cs="Times New Roman"/>
        </w:rPr>
        <w:fldChar w:fldCharType="begin">
          <w:fldData xml:space="preserve">PEVuZE5vdGU+PENpdGU+PEF1dGhvcj5TaHluPC9BdXRob3I+PFllYXI+MjAxMDwvWWVhcj48UmVj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</w:fldData>
        </w:fldChar>
      </w:r>
      <w:r w:rsidR="00C108F2">
        <w:rPr>
          <w:rFonts w:ascii="Times New Roman" w:eastAsia="Times New Roman" w:hAnsi="Times New Roman" w:cs="Times New Roman"/>
        </w:rPr>
        <w:instrText xml:space="preserve"> ADDIN EN.CITE.DATA </w:instrText>
      </w:r>
      <w:r w:rsidR="00C108F2">
        <w:rPr>
          <w:rFonts w:ascii="Times New Roman" w:eastAsia="Times New Roman" w:hAnsi="Times New Roman" w:cs="Times New Roman"/>
        </w:rPr>
      </w:r>
      <w:r w:rsidR="00C108F2">
        <w:rPr>
          <w:rFonts w:ascii="Times New Roman" w:eastAsia="Times New Roman" w:hAnsi="Times New Roman" w:cs="Times New Roman"/>
        </w:rPr>
        <w:fldChar w:fldCharType="end"/>
      </w:r>
      <w:r w:rsidRPr="00FC1D1A">
        <w:rPr>
          <w:rFonts w:ascii="Times New Roman" w:eastAsia="Times New Roman" w:hAnsi="Times New Roman" w:cs="Times New Roman"/>
        </w:rPr>
        <w:fldChar w:fldCharType="separate"/>
      </w:r>
      <w:r w:rsidR="00C108F2">
        <w:rPr>
          <w:rFonts w:ascii="Times New Roman" w:eastAsia="Times New Roman" w:hAnsi="Times New Roman" w:cs="Times New Roman"/>
          <w:noProof/>
        </w:rPr>
        <w:t>[15, 61, 64]</w:t>
      </w:r>
      <w:r w:rsidRPr="00FC1D1A">
        <w:rPr>
          <w:rFonts w:ascii="Times New Roman" w:eastAsia="Times New Roman" w:hAnsi="Times New Roman" w:cs="Times New Roman"/>
        </w:rPr>
        <w:fldChar w:fldCharType="end"/>
      </w:r>
      <w:r w:rsidRPr="00FC1D1A">
        <w:rPr>
          <w:rFonts w:ascii="Times New Roman" w:eastAsia="맑은 고딕" w:hAnsi="Times New Roman" w:cs="Times New Roman"/>
        </w:rPr>
        <w:t>.</w:t>
      </w:r>
      <w:r w:rsidRPr="00FC1D1A">
        <w:rPr>
          <w:rFonts w:ascii="Times New Roman" w:eastAsia="Times New Roman" w:hAnsi="Times New Roman" w:cs="Times New Roman"/>
        </w:rPr>
        <w:t xml:space="preserve"> These results emphasize that whole-brain FA alterations may </w:t>
      </w:r>
      <w:r>
        <w:rPr>
          <w:rFonts w:ascii="Times New Roman" w:hAnsi="Times New Roman" w:cs="Times New Roman" w:hint="eastAsia"/>
        </w:rPr>
        <w:t>mediate</w:t>
      </w:r>
      <w:r w:rsidRPr="00FC1D1A">
        <w:rPr>
          <w:rFonts w:ascii="Times New Roman" w:eastAsia="Times New Roman" w:hAnsi="Times New Roman" w:cs="Times New Roman"/>
        </w:rPr>
        <w:t xml:space="preserve"> genetic influences on the development of depression.</w:t>
      </w:r>
    </w:p>
    <w:p w14:paraId="2925209A" w14:textId="64E04B04" w:rsidR="00515362" w:rsidRPr="00FC1D1A" w:rsidRDefault="00515362" w:rsidP="00DD2A79">
      <w:pPr>
        <w:spacing w:line="360" w:lineRule="auto"/>
        <w:ind w:firstLine="720"/>
        <w:rPr>
          <w:rFonts w:ascii="Times New Roman" w:eastAsia="맑은 고딕" w:hAnsi="Times New Roman" w:cs="Times New Roman"/>
        </w:rPr>
      </w:pPr>
      <w:r w:rsidRPr="00FC1D1A">
        <w:rPr>
          <w:rFonts w:ascii="Times New Roman" w:eastAsia="맑은 고딕" w:hAnsi="Times New Roman" w:cs="Times New Roman"/>
        </w:rPr>
        <w:t xml:space="preserve">Despite the importance of whole-brain level white matter microstructures in MDD prediction, we specified several key fasciculi with a high proportion of reduced FA that were critical for predicting </w:t>
      </w:r>
      <w:r w:rsidR="00504B2B">
        <w:rPr>
          <w:rFonts w:ascii="Times New Roman" w:eastAsia="맑은 고딕" w:hAnsi="Times New Roman" w:cs="Times New Roman"/>
        </w:rPr>
        <w:t xml:space="preserve">youth </w:t>
      </w:r>
      <w:r w:rsidR="00504B2B" w:rsidRPr="00FC1D1A">
        <w:rPr>
          <w:rFonts w:ascii="Times New Roman" w:eastAsia="맑은 고딕" w:hAnsi="Times New Roman" w:cs="Times New Roman"/>
        </w:rPr>
        <w:t>depression</w:t>
      </w:r>
      <w:r w:rsidRPr="00FC1D1A">
        <w:rPr>
          <w:rFonts w:ascii="Times New Roman" w:eastAsia="맑은 고딕" w:hAnsi="Times New Roman" w:cs="Times New Roman"/>
        </w:rPr>
        <w:t xml:space="preserve">. The superior longitudinal fasciculus, with over 90% of its voxels exhibiting </w:t>
      </w:r>
      <w:r>
        <w:rPr>
          <w:rFonts w:ascii="Times New Roman" w:eastAsia="맑은 고딕" w:hAnsi="Times New Roman" w:cs="Times New Roman" w:hint="eastAsia"/>
        </w:rPr>
        <w:t>lower</w:t>
      </w:r>
      <w:r w:rsidRPr="00FC1D1A">
        <w:rPr>
          <w:rFonts w:ascii="Times New Roman" w:eastAsia="맑은 고딕" w:hAnsi="Times New Roman" w:cs="Times New Roman"/>
        </w:rPr>
        <w:t xml:space="preserve"> FA in </w:t>
      </w:r>
      <w:r w:rsidR="00EE095B">
        <w:rPr>
          <w:rFonts w:ascii="Times New Roman" w:eastAsia="맑은 고딕" w:hAnsi="Times New Roman" w:cs="Times New Roman" w:hint="eastAsia"/>
        </w:rPr>
        <w:t>youth</w:t>
      </w:r>
      <w:r w:rsidRPr="00FC1D1A">
        <w:rPr>
          <w:rFonts w:ascii="Times New Roman" w:eastAsia="맑은 고딕" w:hAnsi="Times New Roman" w:cs="Times New Roman"/>
        </w:rPr>
        <w:t xml:space="preserve"> with an increased likelihood of MDD compared to controls. </w:t>
      </w:r>
      <w:r w:rsidR="00D447AC">
        <w:rPr>
          <w:rFonts w:ascii="Times New Roman" w:eastAsia="맑은 고딕" w:hAnsi="Times New Roman" w:cs="Times New Roman" w:hint="eastAsia"/>
        </w:rPr>
        <w:t>As a tract</w:t>
      </w:r>
      <w:r w:rsidRPr="00FC1D1A">
        <w:rPr>
          <w:rFonts w:ascii="Times New Roman" w:eastAsia="맑은 고딕" w:hAnsi="Times New Roman" w:cs="Times New Roman"/>
        </w:rPr>
        <w:t xml:space="preserve"> connect</w:t>
      </w:r>
      <w:r w:rsidR="00D447AC">
        <w:rPr>
          <w:rFonts w:ascii="Times New Roman" w:eastAsia="맑은 고딕" w:hAnsi="Times New Roman" w:cs="Times New Roman" w:hint="eastAsia"/>
        </w:rPr>
        <w:t>ing</w:t>
      </w:r>
      <w:r w:rsidRPr="00FC1D1A">
        <w:rPr>
          <w:rFonts w:ascii="Times New Roman" w:eastAsia="맑은 고딕" w:hAnsi="Times New Roman" w:cs="Times New Roman"/>
        </w:rPr>
        <w:t xml:space="preserve"> frontal, parietal, temporal, and occipital lobes,</w:t>
      </w:r>
      <w:r w:rsidR="000B0F45">
        <w:rPr>
          <w:rFonts w:ascii="Times New Roman" w:eastAsia="맑은 고딕" w:hAnsi="Times New Roman" w:cs="Times New Roman" w:hint="eastAsia"/>
        </w:rPr>
        <w:t xml:space="preserve"> the superior </w:t>
      </w:r>
      <w:r w:rsidR="000B0F45">
        <w:rPr>
          <w:rFonts w:ascii="Times New Roman" w:eastAsia="맑은 고딕" w:hAnsi="Times New Roman" w:cs="Times New Roman"/>
        </w:rPr>
        <w:t>longitudinal</w:t>
      </w:r>
      <w:r w:rsidR="000B0F45">
        <w:rPr>
          <w:rFonts w:ascii="Times New Roman" w:eastAsia="맑은 고딕" w:hAnsi="Times New Roman" w:cs="Times New Roman" w:hint="eastAsia"/>
        </w:rPr>
        <w:t xml:space="preserve"> fasciculus</w:t>
      </w:r>
      <w:r w:rsidRPr="00FC1D1A">
        <w:rPr>
          <w:rFonts w:ascii="Times New Roman" w:eastAsia="맑은 고딕" w:hAnsi="Times New Roman" w:cs="Times New Roman"/>
        </w:rPr>
        <w:t xml:space="preserve"> has been consistently linked to depression severity</w:t>
      </w:r>
      <w:r w:rsidR="00111A23">
        <w:rPr>
          <w:rFonts w:ascii="Times New Roman" w:eastAsia="맑은 고딕" w:hAnsi="Times New Roman" w:cs="Times New Roman" w:hint="eastAsia"/>
        </w:rPr>
        <w:t>, even among asymptomatic youth with familial risk</w:t>
      </w:r>
      <w:r w:rsidR="00394928">
        <w:rPr>
          <w:rFonts w:ascii="Times New Roman" w:eastAsia="맑은 고딕" w:hAnsi="Times New Roman" w:cs="Times New Roman"/>
        </w:rPr>
        <w:t xml:space="preserve"> </w:t>
      </w:r>
      <w:r w:rsidRPr="00FC1D1A">
        <w:rPr>
          <w:rFonts w:ascii="Times New Roman" w:eastAsia="Times New Roman" w:hAnsi="Times New Roman" w:cs="Times New Roman"/>
        </w:rPr>
        <w:fldChar w:fldCharType="begin"/>
      </w:r>
      <w:r w:rsidR="00C108F2">
        <w:rPr>
          <w:rFonts w:ascii="Times New Roman" w:eastAsia="Times New Roman" w:hAnsi="Times New Roman" w:cs="Times New Roman"/>
        </w:rPr>
        <w:instrText xml:space="preserve"> ADDIN EN.CITE &lt;EndNote&gt;&lt;Cite&gt;&lt;Author&gt;Cole&lt;/Author&gt;&lt;Year&gt;2012&lt;/Year&gt;&lt;RecNum&gt;101&lt;/RecNum&gt;&lt;DisplayText&gt;[65, 66]&lt;/DisplayText&gt;&lt;record&gt;&lt;rec-number&gt;101&lt;/rec-number&gt;&lt;foreign-keys&gt;&lt;key app="EN" db-id="xvraxf2sk09twpedwrrxs0v15x5vwtss9xzp" timestamp="1737635560"&gt;101&lt;/key&gt;&lt;/foreign-keys&gt;&lt;ref-type name="Journal Article"&gt;17&lt;/ref-type&gt;&lt;contributors&gt;&lt;authors&gt;&lt;author&gt;Cole, James&lt;/author&gt;&lt;author&gt;Chaddock, Christopher A&lt;/author&gt;&lt;author&gt;Farmer, Anne E&lt;/author&gt;&lt;author&gt;Aitchison, Katherine J&lt;/author&gt;&lt;author&gt;Simmons, Andrew&lt;/author&gt;&lt;author&gt;McGuffin, Peter&lt;/author&gt;&lt;author&gt;Fu, Cynthia HY&lt;/author&gt;&lt;/authors&gt;&lt;/contributors&gt;&lt;titles&gt;&lt;title&gt;White matter abnormalities and illness severity in major depressive disorder&lt;/title&gt;&lt;secondary-title&gt;The British Journal of Psychiatry&lt;/secondary-title&gt;&lt;/titles&gt;&lt;periodical&gt;&lt;full-title&gt;The British Journal of Psychiatry&lt;/full-title&gt;&lt;/periodical&gt;&lt;pages&gt;33-39&lt;/pages&gt;&lt;volume&gt;201&lt;/volume&gt;&lt;number&gt;1&lt;/number&gt;&lt;dates&gt;&lt;year&gt;2012&lt;/year&gt;&lt;/dates&gt;&lt;isbn&gt;0007-1250&lt;/isbn&gt;&lt;urls&gt;&lt;/urls&gt;&lt;/record&gt;&lt;/Cite&gt;&lt;Cite&gt;&lt;Author&gt;Huang&lt;/Author&gt;&lt;Year&gt;2011&lt;/Year&gt;&lt;RecNum&gt;44&lt;/RecNum&gt;&lt;record&gt;&lt;rec-number&gt;44&lt;/rec-number&gt;&lt;foreign-keys&gt;&lt;key app="EN" db-id="xvraxf2sk09twpedwrrxs0v15x5vwtss9xzp" timestamp="1737635559"&gt;44&lt;/key&gt;&lt;/foreign-keys&gt;&lt;ref-type name="Journal Article"&gt;17&lt;/ref-type&gt;&lt;contributors&gt;&lt;authors&gt;&lt;author&gt;Huang, Hao&lt;/author&gt;&lt;author&gt;Fan, Xin&lt;/author&gt;&lt;author&gt;Williamson, Douglas E&lt;/author&gt;&lt;author&gt;Rao, Uma&lt;/author&gt;&lt;/authors&gt;&lt;/contributors&gt;&lt;titles&gt;&lt;title&gt;White matter changes in healthy adolescents at familial risk for unipolar depression: a diffusion tensor imaging study&lt;/title&gt;&lt;secondary-title&gt;Neuropsychopharmacology&lt;/secondary-title&gt;&lt;/titles&gt;&lt;periodical&gt;&lt;full-title&gt;Neuropsychopharmacology&lt;/full-title&gt;&lt;/periodical&gt;&lt;pages&gt;684-691&lt;/pages&gt;&lt;volume&gt;36&lt;/volume&gt;&lt;number&gt;3&lt;/number&gt;&lt;dates&gt;&lt;year&gt;2011&lt;/year&gt;&lt;/dates&gt;&lt;isbn&gt;1740-634X&lt;/isbn&gt;&lt;urls&gt;&lt;/urls&gt;&lt;/record&gt;&lt;/Cite&gt;&lt;/EndNote&gt;</w:instrText>
      </w:r>
      <w:r w:rsidRPr="00FC1D1A">
        <w:rPr>
          <w:rFonts w:ascii="Times New Roman" w:eastAsia="Times New Roman" w:hAnsi="Times New Roman" w:cs="Times New Roman"/>
        </w:rPr>
        <w:fldChar w:fldCharType="separate"/>
      </w:r>
      <w:r w:rsidR="00C108F2">
        <w:rPr>
          <w:rFonts w:ascii="Times New Roman" w:eastAsia="Times New Roman" w:hAnsi="Times New Roman" w:cs="Times New Roman"/>
          <w:noProof/>
        </w:rPr>
        <w:t>[65, 66]</w:t>
      </w:r>
      <w:r w:rsidRPr="00FC1D1A">
        <w:rPr>
          <w:rFonts w:ascii="Times New Roman" w:eastAsia="Times New Roman" w:hAnsi="Times New Roman" w:cs="Times New Roman"/>
        </w:rPr>
        <w:fldChar w:fldCharType="end"/>
      </w:r>
      <w:r w:rsidRPr="00FC1D1A">
        <w:rPr>
          <w:rFonts w:ascii="Times New Roman" w:eastAsia="맑은 고딕" w:hAnsi="Times New Roman" w:cs="Times New Roman"/>
        </w:rPr>
        <w:t>. Meta-analyses further</w:t>
      </w:r>
      <w:r w:rsidR="0094659D">
        <w:rPr>
          <w:rFonts w:ascii="Times New Roman" w:eastAsia="맑은 고딕" w:hAnsi="Times New Roman" w:cs="Times New Roman" w:hint="eastAsia"/>
        </w:rPr>
        <w:t xml:space="preserve"> observed the</w:t>
      </w:r>
      <w:r w:rsidRPr="00FC1D1A">
        <w:rPr>
          <w:rFonts w:ascii="Times New Roman" w:eastAsia="맑은 고딕" w:hAnsi="Times New Roman" w:cs="Times New Roman"/>
        </w:rPr>
        <w:t xml:space="preserve"> </w:t>
      </w:r>
      <w:r w:rsidR="008662C1">
        <w:rPr>
          <w:rFonts w:ascii="Times New Roman" w:eastAsia="맑은 고딕" w:hAnsi="Times New Roman" w:cs="Times New Roman" w:hint="eastAsia"/>
        </w:rPr>
        <w:t xml:space="preserve">association between </w:t>
      </w:r>
      <w:r w:rsidR="00FC3B19">
        <w:rPr>
          <w:rFonts w:ascii="Times New Roman" w:eastAsia="맑은 고딕" w:hAnsi="Times New Roman" w:cs="Times New Roman" w:hint="eastAsia"/>
        </w:rPr>
        <w:t xml:space="preserve">the superior </w:t>
      </w:r>
      <w:r w:rsidR="00FC3B19">
        <w:rPr>
          <w:rFonts w:ascii="Times New Roman" w:eastAsia="맑은 고딕" w:hAnsi="Times New Roman" w:cs="Times New Roman"/>
        </w:rPr>
        <w:t>longitudinal</w:t>
      </w:r>
      <w:r w:rsidR="00FC3B19">
        <w:rPr>
          <w:rFonts w:ascii="Times New Roman" w:eastAsia="맑은 고딕" w:hAnsi="Times New Roman" w:cs="Times New Roman" w:hint="eastAsia"/>
        </w:rPr>
        <w:t xml:space="preserve"> </w:t>
      </w:r>
      <w:r w:rsidR="00FC3B19">
        <w:rPr>
          <w:rFonts w:ascii="Times New Roman" w:eastAsia="맑은 고딕" w:hAnsi="Times New Roman" w:cs="Times New Roman"/>
        </w:rPr>
        <w:t>fasciculus</w:t>
      </w:r>
      <w:r w:rsidR="00FC3B19">
        <w:rPr>
          <w:rFonts w:ascii="Times New Roman" w:eastAsia="맑은 고딕" w:hAnsi="Times New Roman" w:cs="Times New Roman" w:hint="eastAsia"/>
        </w:rPr>
        <w:t xml:space="preserve"> integrity </w:t>
      </w:r>
      <w:r w:rsidR="00812C21">
        <w:rPr>
          <w:rFonts w:ascii="Times New Roman" w:eastAsia="맑은 고딕" w:hAnsi="Times New Roman" w:cs="Times New Roman" w:hint="eastAsia"/>
        </w:rPr>
        <w:t>with</w:t>
      </w:r>
      <w:r w:rsidR="00FC3B19">
        <w:rPr>
          <w:rFonts w:ascii="Times New Roman" w:eastAsia="맑은 고딕" w:hAnsi="Times New Roman" w:cs="Times New Roman" w:hint="eastAsia"/>
        </w:rPr>
        <w:t xml:space="preserve"> depression duration and treatment response</w:t>
      </w:r>
      <w:r w:rsidRPr="00FC1D1A">
        <w:rPr>
          <w:rFonts w:ascii="Times New Roman" w:eastAsia="맑은 고딕" w:hAnsi="Times New Roman" w:cs="Times New Roman"/>
        </w:rPr>
        <w:t xml:space="preserve"> </w:t>
      </w:r>
      <w:r w:rsidRPr="00FC1D1A">
        <w:rPr>
          <w:rFonts w:ascii="Times New Roman" w:eastAsia="맑은 고딕" w:hAnsi="Times New Roman" w:cs="Times New Roman"/>
        </w:rPr>
        <w:fldChar w:fldCharType="begin"/>
      </w:r>
      <w:r w:rsidR="00C108F2">
        <w:rPr>
          <w:rFonts w:ascii="Times New Roman" w:eastAsia="맑은 고딕" w:hAnsi="Times New Roman" w:cs="Times New Roman"/>
        </w:rPr>
        <w:instrText xml:space="preserve"> ADDIN EN.CITE &lt;EndNote&gt;&lt;Cite&gt;&lt;Author&gt;Murphy&lt;/Author&gt;&lt;Year&gt;2011&lt;/Year&gt;&lt;RecNum&gt;102&lt;/RecNum&gt;&lt;DisplayText&gt;[67]&lt;/DisplayText&gt;&lt;record&gt;&lt;rec-number&gt;102&lt;/rec-number&gt;&lt;foreign-keys&gt;&lt;key app="EN" db-id="xvraxf2sk09twpedwrrxs0v15x5vwtss9xzp" timestamp="1737635560"&gt;102&lt;/key&gt;&lt;/foreign-keys&gt;&lt;ref-type name="Journal Article"&gt;17&lt;/ref-type&gt;&lt;contributors&gt;&lt;authors&gt;&lt;author&gt;Murphy, Melissa L&lt;/author&gt;&lt;author&gt;Frodl, Thomas&lt;/author&gt;&lt;/authors&gt;&lt;/contributors&gt;&lt;titles&gt;&lt;title&gt;Meta-analysis of diffusion tensor imaging studies shows altered fractional anisotropy occurring in distinct brain areas in association with depression&lt;/title&gt;&lt;secondary-title&gt;Biology of mood &amp;amp; anxiety disorders&lt;/secondary-title&gt;&lt;/titles&gt;&lt;periodical&gt;&lt;full-title&gt;Biology of mood &amp;amp; anxiety disorders&lt;/full-title&gt;&lt;/periodical&gt;&lt;pages&gt;1-12&lt;/pages&gt;&lt;volume&gt;1&lt;/volume&gt;&lt;dates&gt;&lt;year&gt;2011&lt;/year&gt;&lt;/dates&gt;&lt;urls&gt;&lt;/urls&gt;&lt;/record&gt;&lt;/Cite&gt;&lt;/EndNote&gt;</w:instrText>
      </w:r>
      <w:r w:rsidRPr="00FC1D1A">
        <w:rPr>
          <w:rFonts w:ascii="Times New Roman" w:eastAsia="맑은 고딕" w:hAnsi="Times New Roman" w:cs="Times New Roman"/>
        </w:rPr>
        <w:fldChar w:fldCharType="separate"/>
      </w:r>
      <w:r w:rsidR="00C108F2">
        <w:rPr>
          <w:rFonts w:ascii="Times New Roman" w:eastAsia="맑은 고딕" w:hAnsi="Times New Roman" w:cs="Times New Roman"/>
          <w:noProof/>
        </w:rPr>
        <w:t>[67]</w:t>
      </w:r>
      <w:r w:rsidRPr="00FC1D1A">
        <w:rPr>
          <w:rFonts w:ascii="Times New Roman" w:eastAsia="맑은 고딕" w:hAnsi="Times New Roman" w:cs="Times New Roman"/>
        </w:rPr>
        <w:fldChar w:fldCharType="end"/>
      </w:r>
      <w:r w:rsidRPr="00FC1D1A">
        <w:rPr>
          <w:rFonts w:ascii="Times New Roman" w:eastAsia="맑은 고딕" w:hAnsi="Times New Roman" w:cs="Times New Roman"/>
        </w:rPr>
        <w:t xml:space="preserve">. </w:t>
      </w:r>
      <w:r w:rsidR="006E1AC7">
        <w:rPr>
          <w:rFonts w:ascii="Times New Roman" w:eastAsia="맑은 고딕" w:hAnsi="Times New Roman" w:cs="Times New Roman" w:hint="eastAsia"/>
        </w:rPr>
        <w:t>Moreover</w:t>
      </w:r>
      <w:r w:rsidR="007A21B6">
        <w:rPr>
          <w:rFonts w:ascii="Times New Roman" w:eastAsia="맑은 고딕" w:hAnsi="Times New Roman" w:cs="Times New Roman" w:hint="eastAsia"/>
        </w:rPr>
        <w:t xml:space="preserve">, </w:t>
      </w:r>
      <w:r w:rsidRPr="00FC1D1A">
        <w:rPr>
          <w:rFonts w:ascii="Times New Roman" w:eastAsia="맑은 고딕" w:hAnsi="Times New Roman" w:cs="Times New Roman"/>
        </w:rPr>
        <w:t xml:space="preserve">reduced superior longitudinal fasciculus integrity has been </w:t>
      </w:r>
      <w:r w:rsidR="00FC17BB">
        <w:rPr>
          <w:rFonts w:ascii="Times New Roman" w:eastAsia="맑은 고딕" w:hAnsi="Times New Roman" w:cs="Times New Roman" w:hint="eastAsia"/>
        </w:rPr>
        <w:t>tied</w:t>
      </w:r>
      <w:r w:rsidRPr="00FC1D1A">
        <w:rPr>
          <w:rFonts w:ascii="Times New Roman" w:eastAsia="맑은 고딕" w:hAnsi="Times New Roman" w:cs="Times New Roman"/>
        </w:rPr>
        <w:t xml:space="preserve"> to cognitive</w:t>
      </w:r>
      <w:r w:rsidR="00B85D91">
        <w:rPr>
          <w:rFonts w:ascii="Times New Roman" w:eastAsia="맑은 고딕" w:hAnsi="Times New Roman" w:cs="Times New Roman" w:hint="eastAsia"/>
        </w:rPr>
        <w:t xml:space="preserve"> symptoms </w:t>
      </w:r>
      <w:r w:rsidR="00274FF7">
        <w:rPr>
          <w:rFonts w:ascii="Times New Roman" w:eastAsia="맑은 고딕" w:hAnsi="Times New Roman" w:cs="Times New Roman"/>
        </w:rPr>
        <w:t>related</w:t>
      </w:r>
      <w:r w:rsidR="00274FF7">
        <w:rPr>
          <w:rFonts w:ascii="Times New Roman" w:eastAsia="맑은 고딕" w:hAnsi="Times New Roman" w:cs="Times New Roman" w:hint="eastAsia"/>
        </w:rPr>
        <w:t xml:space="preserve"> to</w:t>
      </w:r>
      <w:r w:rsidR="00B85D91">
        <w:rPr>
          <w:rFonts w:ascii="Times New Roman" w:eastAsia="맑은 고딕" w:hAnsi="Times New Roman" w:cs="Times New Roman" w:hint="eastAsia"/>
        </w:rPr>
        <w:t xml:space="preserve"> depression</w:t>
      </w:r>
      <w:r w:rsidRPr="00FC1D1A">
        <w:rPr>
          <w:rFonts w:ascii="Times New Roman" w:eastAsia="맑은 고딕" w:hAnsi="Times New Roman" w:cs="Times New Roman"/>
        </w:rPr>
        <w:t xml:space="preserve">, including deficits in working memory, executive functioning, and attention maintenance </w:t>
      </w:r>
      <w:r w:rsidRPr="00FC1D1A">
        <w:rPr>
          <w:rFonts w:ascii="Times New Roman" w:eastAsia="Times New Roman" w:hAnsi="Times New Roman" w:cs="Times New Roman"/>
        </w:rPr>
        <w:fldChar w:fldCharType="begin"/>
      </w:r>
      <w:r w:rsidR="00C108F2">
        <w:rPr>
          <w:rFonts w:ascii="Times New Roman" w:eastAsia="Times New Roman" w:hAnsi="Times New Roman" w:cs="Times New Roman"/>
        </w:rPr>
        <w:instrText xml:space="preserve"> ADDIN EN.CITE &lt;EndNote&gt;&lt;Cite&gt;&lt;Author&gt;Vestergaard&lt;/Author&gt;&lt;Year&gt;2011&lt;/Year&gt;&lt;RecNum&gt;103&lt;/RecNum&gt;&lt;DisplayText&gt;[68]&lt;/DisplayText&gt;&lt;record&gt;&lt;rec-number&gt;103&lt;/rec-number&gt;&lt;foreign-keys&gt;&lt;key app="EN" db-id="xvraxf2sk09twpedwrrxs0v15x5vwtss9xzp" timestamp="1737635560"&gt;103&lt;/key&gt;&lt;/foreign-keys&gt;&lt;ref-type name="Journal Article"&gt;17&lt;/ref-type&gt;&lt;contributors&gt;&lt;authors&gt;&lt;author&gt;Vestergaard, Martin&lt;/author&gt;&lt;author&gt;Madsen, Kathrine Skak&lt;/author&gt;&lt;author&gt;Baaré, William FC&lt;/author&gt;&lt;author&gt;Skimminge, Arnold&lt;/author&gt;&lt;author&gt;Ejersbo, Lisser Rye&lt;/author&gt;&lt;author&gt;Ramsøy, Thomas Z&lt;/author&gt;&lt;author&gt;Gerlach, Christian&lt;/author&gt;&lt;author&gt;Åkeson, Per&lt;/author&gt;&lt;author&gt;Paulson, Olaf B&lt;/author&gt;&lt;author&gt;Jernigan, Terry L&lt;/author&gt;&lt;/authors&gt;&lt;/contributors&gt;&lt;titles&gt;&lt;title&gt;White matter microstructure in superior longitudinal fasciculus associated with spatial working memory performance in children&lt;/title&gt;&lt;secondary-title&gt;Journal of cognitive neuroscience&lt;/secondary-title&gt;&lt;/titles&gt;&lt;periodical&gt;&lt;full-title&gt;Journal of cognitive neuroscience&lt;/full-title&gt;&lt;/periodical&gt;&lt;pages&gt;2135-2146&lt;/pages&gt;&lt;volume&gt;23&lt;/volume&gt;&lt;number&gt;9&lt;/number&gt;&lt;dates&gt;&lt;year&gt;2011&lt;/year&gt;&lt;/dates&gt;&lt;isbn&gt;0898-929X&lt;/isbn&gt;&lt;urls&gt;&lt;/urls&gt;&lt;/record&gt;&lt;/Cite&gt;&lt;/EndNote&gt;</w:instrText>
      </w:r>
      <w:r w:rsidRPr="00FC1D1A">
        <w:rPr>
          <w:rFonts w:ascii="Times New Roman" w:eastAsia="Times New Roman" w:hAnsi="Times New Roman" w:cs="Times New Roman"/>
        </w:rPr>
        <w:fldChar w:fldCharType="separate"/>
      </w:r>
      <w:r w:rsidR="00C108F2">
        <w:rPr>
          <w:rFonts w:ascii="Times New Roman" w:eastAsia="Times New Roman" w:hAnsi="Times New Roman" w:cs="Times New Roman"/>
          <w:noProof/>
        </w:rPr>
        <w:t>[68]</w:t>
      </w:r>
      <w:r w:rsidRPr="00FC1D1A">
        <w:rPr>
          <w:rFonts w:ascii="Times New Roman" w:eastAsia="Times New Roman" w:hAnsi="Times New Roman" w:cs="Times New Roman"/>
        </w:rPr>
        <w:fldChar w:fldCharType="end"/>
      </w:r>
      <w:r w:rsidRPr="00FC1D1A">
        <w:rPr>
          <w:rFonts w:ascii="Times New Roman" w:eastAsia="맑은 고딕" w:hAnsi="Times New Roman" w:cs="Times New Roman"/>
        </w:rPr>
        <w:t xml:space="preserve">. Consistent with </w:t>
      </w:r>
      <w:r w:rsidR="004405CF">
        <w:rPr>
          <w:rFonts w:ascii="Times New Roman" w:eastAsia="맑은 고딕" w:hAnsi="Times New Roman" w:cs="Times New Roman" w:hint="eastAsia"/>
        </w:rPr>
        <w:t>prior findings</w:t>
      </w:r>
      <w:r w:rsidRPr="00FC1D1A">
        <w:rPr>
          <w:rFonts w:ascii="Times New Roman" w:eastAsia="맑은 고딕" w:hAnsi="Times New Roman" w:cs="Times New Roman"/>
        </w:rPr>
        <w:t>, our results identify the superior longitudinal fasciculus as the most</w:t>
      </w:r>
      <w:r w:rsidR="005C1297">
        <w:rPr>
          <w:rFonts w:ascii="Times New Roman" w:eastAsia="맑은 고딕" w:hAnsi="Times New Roman" w:cs="Times New Roman" w:hint="eastAsia"/>
        </w:rPr>
        <w:t xml:space="preserve"> important tract for predicting depression</w:t>
      </w:r>
      <w:r w:rsidRPr="00FC1D1A">
        <w:rPr>
          <w:rFonts w:ascii="Times New Roman" w:eastAsia="맑은 고딕" w:hAnsi="Times New Roman" w:cs="Times New Roman"/>
        </w:rPr>
        <w:t xml:space="preserve">, both </w:t>
      </w:r>
      <w:r w:rsidRPr="00FC1D1A">
        <w:rPr>
          <w:rFonts w:ascii="Times New Roman" w:eastAsia="맑은 고딕" w:hAnsi="Times New Roman" w:cs="Times New Roman"/>
        </w:rPr>
        <w:lastRenderedPageBreak/>
        <w:t>cross-sectionally and</w:t>
      </w:r>
      <w:r w:rsidR="00385C6C">
        <w:rPr>
          <w:rFonts w:ascii="Times New Roman" w:eastAsia="맑은 고딕" w:hAnsi="Times New Roman" w:cs="Times New Roman" w:hint="eastAsia"/>
        </w:rPr>
        <w:t xml:space="preserve"> longitudinally</w:t>
      </w:r>
      <w:r w:rsidRPr="00FC1D1A">
        <w:rPr>
          <w:rFonts w:ascii="Times New Roman" w:eastAsia="맑은 고딕" w:hAnsi="Times New Roman" w:cs="Times New Roman"/>
        </w:rPr>
        <w:t>, underscoring its pivotal role in the neurobiolog</w:t>
      </w:r>
      <w:r w:rsidR="00493FD9">
        <w:rPr>
          <w:rFonts w:ascii="Times New Roman" w:eastAsia="맑은 고딕" w:hAnsi="Times New Roman" w:cs="Times New Roman" w:hint="eastAsia"/>
        </w:rPr>
        <w:t>y of youth depression</w:t>
      </w:r>
      <w:r w:rsidRPr="00FC1D1A">
        <w:rPr>
          <w:rFonts w:ascii="Times New Roman" w:eastAsia="맑은 고딕" w:hAnsi="Times New Roman" w:cs="Times New Roman"/>
        </w:rPr>
        <w:t>.</w:t>
      </w:r>
    </w:p>
    <w:p w14:paraId="10607343" w14:textId="344720B7" w:rsidR="00515362" w:rsidRPr="00FC1D1A" w:rsidRDefault="00515362" w:rsidP="00DD2A79">
      <w:pPr>
        <w:spacing w:line="360" w:lineRule="auto"/>
        <w:ind w:firstLine="720"/>
        <w:rPr>
          <w:rFonts w:ascii="Times New Roman" w:eastAsia="맑은 고딕" w:hAnsi="Times New Roman" w:cs="Times New Roman"/>
        </w:rPr>
      </w:pPr>
      <w:r w:rsidRPr="00FC1D1A">
        <w:rPr>
          <w:rFonts w:ascii="Times New Roman" w:eastAsia="맑은 고딕" w:hAnsi="Times New Roman" w:cs="Times New Roman"/>
        </w:rPr>
        <w:t xml:space="preserve">The cingulum was another significant predictor, with a high proportion of lower FA values contributing critically to the </w:t>
      </w:r>
      <w:r w:rsidR="00755673">
        <w:rPr>
          <w:rFonts w:ascii="Times New Roman" w:eastAsia="맑은 고딕" w:hAnsi="Times New Roman" w:cs="Times New Roman" w:hint="eastAsia"/>
        </w:rPr>
        <w:t>MDD classification</w:t>
      </w:r>
      <w:r w:rsidRPr="00FC1D1A">
        <w:rPr>
          <w:rFonts w:ascii="Times New Roman" w:eastAsia="맑은 고딕" w:hAnsi="Times New Roman" w:cs="Times New Roman"/>
        </w:rPr>
        <w:t xml:space="preserve">. This </w:t>
      </w:r>
      <w:r w:rsidR="005D6C87">
        <w:rPr>
          <w:rFonts w:ascii="Times New Roman" w:eastAsia="맑은 고딕" w:hAnsi="Times New Roman" w:cs="Times New Roman" w:hint="eastAsia"/>
        </w:rPr>
        <w:t>tract</w:t>
      </w:r>
      <w:r w:rsidRPr="00FC1D1A">
        <w:rPr>
          <w:rFonts w:ascii="Times New Roman" w:eastAsia="맑은 고딕" w:hAnsi="Times New Roman" w:cs="Times New Roman"/>
        </w:rPr>
        <w:t xml:space="preserve"> connect</w:t>
      </w:r>
      <w:r w:rsidR="003D43BC">
        <w:rPr>
          <w:rFonts w:ascii="Times New Roman" w:eastAsia="맑은 고딕" w:hAnsi="Times New Roman" w:cs="Times New Roman" w:hint="eastAsia"/>
        </w:rPr>
        <w:t>s</w:t>
      </w:r>
      <w:r w:rsidRPr="00FC1D1A">
        <w:rPr>
          <w:rFonts w:ascii="Times New Roman" w:eastAsia="맑은 고딕" w:hAnsi="Times New Roman" w:cs="Times New Roman"/>
        </w:rPr>
        <w:t xml:space="preserve"> the anterior cingulate cortex to the hippocampus</w:t>
      </w:r>
      <w:r w:rsidR="003D43BC">
        <w:rPr>
          <w:rFonts w:ascii="Times New Roman" w:eastAsia="맑은 고딕" w:hAnsi="Times New Roman" w:cs="Times New Roman" w:hint="eastAsia"/>
        </w:rPr>
        <w:t xml:space="preserve"> and is central to </w:t>
      </w:r>
      <w:r w:rsidRPr="00FC1D1A">
        <w:rPr>
          <w:rFonts w:ascii="Times New Roman" w:eastAsia="맑은 고딕" w:hAnsi="Times New Roman" w:cs="Times New Roman"/>
        </w:rPr>
        <w:t xml:space="preserve">emotional regulation, self-initiative processes, and spatial memory </w:t>
      </w:r>
      <w:r w:rsidRPr="00FC1D1A">
        <w:rPr>
          <w:rFonts w:ascii="Times New Roman" w:eastAsia="Times New Roman" w:hAnsi="Times New Roman" w:cs="Times New Roman"/>
        </w:rPr>
        <w:fldChar w:fldCharType="begin"/>
      </w:r>
      <w:r w:rsidR="00C108F2">
        <w:rPr>
          <w:rFonts w:ascii="Times New Roman" w:eastAsia="Times New Roman" w:hAnsi="Times New Roman" w:cs="Times New Roman"/>
        </w:rPr>
        <w:instrText xml:space="preserve"> ADDIN EN.CITE &lt;EndNote&gt;&lt;Cite&gt;&lt;Author&gt;Maldonado&lt;/Author&gt;&lt;Year&gt;2020&lt;/Year&gt;&lt;RecNum&gt;108&lt;/RecNum&gt;&lt;DisplayText&gt;[69]&lt;/DisplayText&gt;&lt;record&gt;&lt;rec-number&gt;108&lt;/rec-number&gt;&lt;foreign-keys&gt;&lt;key app="EN" db-id="xvraxf2sk09twpedwrrxs0v15x5vwtss9xzp" timestamp="1737635560"&gt;108&lt;/key&gt;&lt;/foreign-keys&gt;&lt;ref-type name="Journal Article"&gt;17&lt;/ref-type&gt;&lt;contributors&gt;&lt;authors&gt;&lt;author&gt;Maldonado, Igor Lima&lt;/author&gt;&lt;author&gt;de Matos, Vitor Parente&lt;/author&gt;&lt;author&gt;Cuesta, Taryn Ariadna Castro&lt;/author&gt;&lt;author&gt;Herbet, Guillaume&lt;/author&gt;&lt;author&gt;Destrieux, Christophe&lt;/author&gt;&lt;/authors&gt;&lt;/contributors&gt;&lt;titles&gt;&lt;title&gt;The human cingulum: from the limbic tract to the connectionist paradigm&lt;/title&gt;&lt;secondary-title&gt;Neuropsychologia&lt;/secondary-title&gt;&lt;/titles&gt;&lt;periodical&gt;&lt;full-title&gt;Neuropsychologia&lt;/full-title&gt;&lt;/periodical&gt;&lt;pages&gt;107487&lt;/pages&gt;&lt;volume&gt;144&lt;/volume&gt;&lt;dates&gt;&lt;year&gt;2020&lt;/year&gt;&lt;/dates&gt;&lt;isbn&gt;0028-3932&lt;/isbn&gt;&lt;urls&gt;&lt;/urls&gt;&lt;/record&gt;&lt;/Cite&gt;&lt;/EndNote&gt;</w:instrText>
      </w:r>
      <w:r w:rsidRPr="00FC1D1A">
        <w:rPr>
          <w:rFonts w:ascii="Times New Roman" w:eastAsia="Times New Roman" w:hAnsi="Times New Roman" w:cs="Times New Roman"/>
        </w:rPr>
        <w:fldChar w:fldCharType="separate"/>
      </w:r>
      <w:r w:rsidR="00C108F2">
        <w:rPr>
          <w:rFonts w:ascii="Times New Roman" w:eastAsia="Times New Roman" w:hAnsi="Times New Roman" w:cs="Times New Roman"/>
          <w:noProof/>
        </w:rPr>
        <w:t>[69]</w:t>
      </w:r>
      <w:r w:rsidRPr="00FC1D1A">
        <w:rPr>
          <w:rFonts w:ascii="Times New Roman" w:eastAsia="Times New Roman" w:hAnsi="Times New Roman" w:cs="Times New Roman"/>
        </w:rPr>
        <w:fldChar w:fldCharType="end"/>
      </w:r>
      <w:r w:rsidRPr="00FC1D1A">
        <w:rPr>
          <w:rFonts w:ascii="Times New Roman" w:hAnsi="Times New Roman" w:cs="Times New Roman"/>
        </w:rPr>
        <w:t>,</w:t>
      </w:r>
      <w:r w:rsidRPr="00FC1D1A">
        <w:rPr>
          <w:rFonts w:ascii="Times New Roman" w:eastAsia="Times New Roman" w:hAnsi="Times New Roman" w:cs="Times New Roman"/>
        </w:rPr>
        <w:t xml:space="preserve"> </w:t>
      </w:r>
      <w:r w:rsidR="003D43BC">
        <w:rPr>
          <w:rFonts w:ascii="Times New Roman" w:hAnsi="Times New Roman" w:cs="Times New Roman" w:hint="eastAsia"/>
        </w:rPr>
        <w:t>function closely tied to</w:t>
      </w:r>
      <w:r w:rsidRPr="00FC1D1A">
        <w:rPr>
          <w:rFonts w:ascii="Times New Roman" w:eastAsia="Times New Roman" w:hAnsi="Times New Roman" w:cs="Times New Roman"/>
        </w:rPr>
        <w:t xml:space="preserve"> depressive symptoms such as anhedonia</w:t>
      </w:r>
      <w:r w:rsidR="006D708C">
        <w:rPr>
          <w:rFonts w:ascii="Times New Roman" w:eastAsia="Times New Roman" w:hAnsi="Times New Roman" w:cs="Times New Roman"/>
        </w:rPr>
        <w:t>, rumination</w:t>
      </w:r>
      <w:r w:rsidRPr="00FC1D1A">
        <w:rPr>
          <w:rFonts w:ascii="Times New Roman" w:eastAsia="Times New Roman" w:hAnsi="Times New Roman" w:cs="Times New Roman"/>
        </w:rPr>
        <w:t xml:space="preserve"> and memory deficits</w:t>
      </w:r>
      <w:r w:rsidRPr="00FC1D1A">
        <w:rPr>
          <w:rFonts w:ascii="Times New Roman" w:hAnsi="Times New Roman" w:cs="Times New Roman"/>
        </w:rPr>
        <w:t xml:space="preserve">. </w:t>
      </w:r>
      <w:r w:rsidRPr="00FC1D1A">
        <w:rPr>
          <w:rFonts w:ascii="Times New Roman" w:eastAsia="맑은 고딕" w:hAnsi="Times New Roman" w:cs="Times New Roman"/>
        </w:rPr>
        <w:t xml:space="preserve">Disrupted connectivity in the anterior cingulate cortex is a hallmark of adolescent depression </w:t>
      </w:r>
      <w:r w:rsidRPr="00FC1D1A">
        <w:rPr>
          <w:rFonts w:ascii="Times New Roman" w:eastAsia="Times New Roman" w:hAnsi="Times New Roman" w:cs="Times New Roman"/>
        </w:rPr>
        <w:fldChar w:fldCharType="begin"/>
      </w:r>
      <w:r w:rsidR="00C108F2">
        <w:rPr>
          <w:rFonts w:ascii="Times New Roman" w:eastAsia="Times New Roman" w:hAnsi="Times New Roman" w:cs="Times New Roman"/>
        </w:rPr>
        <w:instrText xml:space="preserve"> ADDIN EN.CITE &lt;EndNote&gt;&lt;Cite&gt;&lt;Author&gt;Lichenstein&lt;/Author&gt;&lt;Year&gt;2016&lt;/Year&gt;&lt;RecNum&gt;106&lt;/RecNum&gt;&lt;DisplayText&gt;[70]&lt;/DisplayText&gt;&lt;record&gt;&lt;rec-number&gt;106&lt;/rec-number&gt;&lt;foreign-keys&gt;&lt;key app="EN" db-id="xvraxf2sk09twpedwrrxs0v15x5vwtss9xzp" timestamp="1737635560"&gt;106&lt;/key&gt;&lt;/foreign-keys&gt;&lt;ref-type name="Journal Article"&gt;17&lt;/ref-type&gt;&lt;contributors&gt;&lt;authors&gt;&lt;author&gt;Lichenstein, Sarah D&lt;/author&gt;&lt;author&gt;Verstynen, Timothy&lt;/author&gt;&lt;author&gt;Forbes, Erika E&lt;/author&gt;&lt;/authors&gt;&lt;/contributors&gt;&lt;titles&gt;&lt;title&gt;Adolescent brain development and depression: a case for the importance of connectivity of the anterior cingulate cortex&lt;/title&gt;&lt;secondary-title&gt;Neuroscience &amp;amp; Biobehavioral Reviews&lt;/secondary-title&gt;&lt;/titles&gt;&lt;periodical&gt;&lt;full-title&gt;Neuroscience &amp;amp; Biobehavioral Reviews&lt;/full-title&gt;&lt;/periodical&gt;&lt;pages&gt;271-287&lt;/pages&gt;&lt;volume&gt;70&lt;/volume&gt;&lt;dates&gt;&lt;year&gt;2016&lt;/year&gt;&lt;/dates&gt;&lt;isbn&gt;0149-7634&lt;/isbn&gt;&lt;urls&gt;&lt;/urls&gt;&lt;/record&gt;&lt;/Cite&gt;&lt;/EndNote&gt;</w:instrText>
      </w:r>
      <w:r w:rsidRPr="00FC1D1A">
        <w:rPr>
          <w:rFonts w:ascii="Times New Roman" w:eastAsia="Times New Roman" w:hAnsi="Times New Roman" w:cs="Times New Roman"/>
        </w:rPr>
        <w:fldChar w:fldCharType="separate"/>
      </w:r>
      <w:r w:rsidR="00C108F2">
        <w:rPr>
          <w:rFonts w:ascii="Times New Roman" w:eastAsia="Times New Roman" w:hAnsi="Times New Roman" w:cs="Times New Roman"/>
          <w:noProof/>
        </w:rPr>
        <w:t>[70]</w:t>
      </w:r>
      <w:r w:rsidRPr="00FC1D1A">
        <w:rPr>
          <w:rFonts w:ascii="Times New Roman" w:eastAsia="Times New Roman" w:hAnsi="Times New Roman" w:cs="Times New Roman"/>
        </w:rPr>
        <w:fldChar w:fldCharType="end"/>
      </w:r>
      <w:r w:rsidRPr="00FC1D1A">
        <w:rPr>
          <w:rFonts w:ascii="Times New Roman" w:hAnsi="Times New Roman" w:cs="Times New Roman"/>
        </w:rPr>
        <w:t xml:space="preserve">. Furthermore, </w:t>
      </w:r>
      <w:r w:rsidRPr="00FC1D1A">
        <w:rPr>
          <w:rFonts w:ascii="Times New Roman" w:eastAsia="맑은 고딕" w:hAnsi="Times New Roman" w:cs="Times New Roman"/>
        </w:rPr>
        <w:t xml:space="preserve">reduced FA in the cingulum has also been consistently associated with suicidal thoughts and behaviors, implicating </w:t>
      </w:r>
      <w:proofErr w:type="spellStart"/>
      <w:r w:rsidRPr="00FC1D1A">
        <w:rPr>
          <w:rFonts w:ascii="Times New Roman" w:eastAsia="맑은 고딕" w:hAnsi="Times New Roman" w:cs="Times New Roman"/>
        </w:rPr>
        <w:t>fronto</w:t>
      </w:r>
      <w:proofErr w:type="spellEnd"/>
      <w:r w:rsidRPr="00FC1D1A">
        <w:rPr>
          <w:rFonts w:ascii="Times New Roman" w:eastAsia="맑은 고딕" w:hAnsi="Times New Roman" w:cs="Times New Roman"/>
        </w:rPr>
        <w:t xml:space="preserve">-limbic dysfunction in both mood dysregulation and self-harm risks </w:t>
      </w:r>
      <w:r w:rsidRPr="00FC1D1A">
        <w:rPr>
          <w:rFonts w:ascii="Times New Roman" w:eastAsia="맑은 고딕" w:hAnsi="Times New Roman" w:cs="Times New Roman"/>
        </w:rPr>
        <w:fldChar w:fldCharType="begin"/>
      </w:r>
      <w:r w:rsidR="00C108F2">
        <w:rPr>
          <w:rFonts w:ascii="Times New Roman" w:eastAsia="맑은 고딕" w:hAnsi="Times New Roman" w:cs="Times New Roman"/>
        </w:rPr>
        <w:instrText xml:space="preserve"> ADDIN EN.CITE &lt;EndNote&gt;&lt;Cite&gt;&lt;Author&gt;Kaess&lt;/Author&gt;&lt;Year&gt;2021&lt;/Year&gt;&lt;RecNum&gt;111&lt;/RecNum&gt;&lt;DisplayText&gt;[71]&lt;/DisplayText&gt;&lt;record&gt;&lt;rec-number&gt;111&lt;/rec-number&gt;&lt;foreign-keys&gt;&lt;key app="EN" db-id="xvraxf2sk09twpedwrrxs0v15x5vwtss9xzp" timestamp="1737635560"&gt;111&lt;/key&gt;&lt;/foreign-keys&gt;&lt;ref-type name="Journal Article"&gt;17&lt;/ref-type&gt;&lt;contributors&gt;&lt;authors&gt;&lt;author&gt;Kaess, Michael&lt;/author&gt;&lt;author&gt;Hooley, Jill M&lt;/author&gt;&lt;author&gt;Klimes-Dougan, Bonnie&lt;/author&gt;&lt;author&gt;Koenig, Julian&lt;/author&gt;&lt;author&gt;Plener, Paul L&lt;/author&gt;&lt;author&gt;Reichl, Corinna&lt;/author&gt;&lt;author&gt;Robinson, Kealagh&lt;/author&gt;&lt;author&gt;Schmahl, Christian&lt;/author&gt;&lt;author&gt;Sicorello, Maurizio&lt;/author&gt;&lt;author&gt;Schreiner, Mindy Westlund&lt;/author&gt;&lt;/authors&gt;&lt;/contributors&gt;&lt;titles&gt;&lt;title&gt;Advancing a temporal framework for understanding the biology of nonsuicidal self-injury: An expert review&lt;/title&gt;&lt;secondary-title&gt;Neuroscience &amp;amp; Biobehavioral Reviews&lt;/secondary-title&gt;&lt;/titles&gt;&lt;periodical&gt;&lt;full-title&gt;Neuroscience &amp;amp; Biobehavioral Reviews&lt;/full-title&gt;&lt;/periodical&gt;&lt;pages&gt;228-239&lt;/pages&gt;&lt;volume&gt;130&lt;/volume&gt;&lt;dates&gt;&lt;year&gt;2021&lt;/year&gt;&lt;/dates&gt;&lt;isbn&gt;0149-7634&lt;/isbn&gt;&lt;urls&gt;&lt;/urls&gt;&lt;/record&gt;&lt;/Cite&gt;&lt;/EndNote&gt;</w:instrText>
      </w:r>
      <w:r w:rsidRPr="00FC1D1A">
        <w:rPr>
          <w:rFonts w:ascii="Times New Roman" w:eastAsia="맑은 고딕" w:hAnsi="Times New Roman" w:cs="Times New Roman"/>
        </w:rPr>
        <w:fldChar w:fldCharType="separate"/>
      </w:r>
      <w:r w:rsidR="00C108F2">
        <w:rPr>
          <w:rFonts w:ascii="Times New Roman" w:eastAsia="맑은 고딕" w:hAnsi="Times New Roman" w:cs="Times New Roman"/>
          <w:noProof/>
        </w:rPr>
        <w:t>[71]</w:t>
      </w:r>
      <w:r w:rsidRPr="00FC1D1A">
        <w:rPr>
          <w:rFonts w:ascii="Times New Roman" w:eastAsia="맑은 고딕" w:hAnsi="Times New Roman" w:cs="Times New Roman"/>
        </w:rPr>
        <w:fldChar w:fldCharType="end"/>
      </w:r>
      <w:r w:rsidRPr="00FC1D1A">
        <w:rPr>
          <w:rFonts w:ascii="Times New Roman" w:eastAsia="맑은 고딕" w:hAnsi="Times New Roman" w:cs="Times New Roman"/>
        </w:rPr>
        <w:t xml:space="preserve">. </w:t>
      </w:r>
    </w:p>
    <w:p w14:paraId="32E9D766" w14:textId="296A8C9B" w:rsidR="00515362" w:rsidRPr="00FC1D1A" w:rsidRDefault="00515362" w:rsidP="006675DA">
      <w:pPr>
        <w:spacing w:line="360" w:lineRule="auto"/>
        <w:ind w:firstLine="720"/>
        <w:rPr>
          <w:rFonts w:ascii="Times New Roman" w:eastAsia="맑은 고딕" w:hAnsi="Times New Roman" w:cs="Times New Roman"/>
        </w:rPr>
      </w:pPr>
      <w:r w:rsidRPr="00FC1D1A">
        <w:rPr>
          <w:rFonts w:ascii="Times New Roman" w:eastAsia="맑은 고딕" w:hAnsi="Times New Roman" w:cs="Times New Roman"/>
        </w:rPr>
        <w:t xml:space="preserve">The corpus callosum </w:t>
      </w:r>
      <w:r w:rsidR="00851907">
        <w:rPr>
          <w:rFonts w:ascii="Times New Roman" w:eastAsia="맑은 고딕" w:hAnsi="Times New Roman" w:cs="Times New Roman" w:hint="eastAsia"/>
        </w:rPr>
        <w:t xml:space="preserve">is a well-established white matter marker in depression, </w:t>
      </w:r>
      <w:r w:rsidRPr="00FC1D1A">
        <w:rPr>
          <w:rFonts w:ascii="Times New Roman" w:eastAsia="맑은 고딕" w:hAnsi="Times New Roman" w:cs="Times New Roman"/>
        </w:rPr>
        <w:t>with reduced FA</w:t>
      </w:r>
      <w:r w:rsidR="00327ED3">
        <w:rPr>
          <w:rFonts w:ascii="Times New Roman" w:eastAsia="맑은 고딕" w:hAnsi="Times New Roman" w:cs="Times New Roman" w:hint="eastAsia"/>
        </w:rPr>
        <w:t xml:space="preserve"> </w:t>
      </w:r>
      <w:r w:rsidRPr="00FC1D1A">
        <w:rPr>
          <w:rFonts w:ascii="Times New Roman" w:eastAsia="맑은 고딕" w:hAnsi="Times New Roman" w:cs="Times New Roman"/>
        </w:rPr>
        <w:t xml:space="preserve">frequently linked to </w:t>
      </w:r>
      <w:r w:rsidR="00EC688B">
        <w:rPr>
          <w:rFonts w:ascii="Times New Roman" w:eastAsia="맑은 고딕" w:hAnsi="Times New Roman" w:cs="Times New Roman" w:hint="eastAsia"/>
        </w:rPr>
        <w:t>the future symptom severity</w:t>
      </w:r>
      <w:r w:rsidRPr="00FC1D1A">
        <w:rPr>
          <w:rFonts w:ascii="Times New Roman" w:eastAsia="맑은 고딕" w:hAnsi="Times New Roman" w:cs="Times New Roman"/>
        </w:rPr>
        <w:t xml:space="preserve"> </w:t>
      </w:r>
      <w:r w:rsidRPr="00FC1D1A">
        <w:rPr>
          <w:rFonts w:ascii="Times New Roman" w:eastAsia="맑은 고딕" w:hAnsi="Times New Roman" w:cs="Times New Roman"/>
        </w:rPr>
        <w:fldChar w:fldCharType="begin">
          <w:fldData xml:space="preserve">PEVuZE5vdGU+PENpdGU+PEF1dGhvcj5SYWRvZXZhPC9BdXRob3I+PFllYXI+MjAyMzwvWWVhcj48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</w:fldData>
        </w:fldChar>
      </w:r>
      <w:r w:rsidR="00C108F2">
        <w:rPr>
          <w:rFonts w:ascii="Times New Roman" w:eastAsia="맑은 고딕" w:hAnsi="Times New Roman" w:cs="Times New Roman"/>
        </w:rPr>
        <w:instrText xml:space="preserve"> ADDIN EN.CITE </w:instrText>
      </w:r>
      <w:r w:rsidR="00C108F2">
        <w:rPr>
          <w:rFonts w:ascii="Times New Roman" w:eastAsia="맑은 고딕" w:hAnsi="Times New Roman" w:cs="Times New Roman"/>
        </w:rPr>
        <w:fldChar w:fldCharType="begin">
          <w:fldData xml:space="preserve">PEVuZE5vdGU+PENpdGU+PEF1dGhvcj5SYWRvZXZhPC9BdXRob3I+PFllYXI+MjAyMzwvWWVhcj48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</w:fldData>
        </w:fldChar>
      </w:r>
      <w:r w:rsidR="00C108F2">
        <w:rPr>
          <w:rFonts w:ascii="Times New Roman" w:eastAsia="맑은 고딕" w:hAnsi="Times New Roman" w:cs="Times New Roman"/>
        </w:rPr>
        <w:instrText xml:space="preserve"> ADDIN EN.CITE.DATA </w:instrText>
      </w:r>
      <w:r w:rsidR="00C108F2">
        <w:rPr>
          <w:rFonts w:ascii="Times New Roman" w:eastAsia="맑은 고딕" w:hAnsi="Times New Roman" w:cs="Times New Roman"/>
        </w:rPr>
      </w:r>
      <w:r w:rsidR="00C108F2">
        <w:rPr>
          <w:rFonts w:ascii="Times New Roman" w:eastAsia="맑은 고딕" w:hAnsi="Times New Roman" w:cs="Times New Roman"/>
        </w:rPr>
        <w:fldChar w:fldCharType="end"/>
      </w:r>
      <w:r w:rsidRPr="00FC1D1A">
        <w:rPr>
          <w:rFonts w:ascii="Times New Roman" w:eastAsia="맑은 고딕" w:hAnsi="Times New Roman" w:cs="Times New Roman"/>
        </w:rPr>
        <w:fldChar w:fldCharType="separate"/>
      </w:r>
      <w:r w:rsidR="00C108F2">
        <w:rPr>
          <w:rFonts w:ascii="Times New Roman" w:eastAsia="맑은 고딕" w:hAnsi="Times New Roman" w:cs="Times New Roman"/>
          <w:noProof/>
        </w:rPr>
        <w:t>[24, 72]</w:t>
      </w:r>
      <w:r w:rsidRPr="00FC1D1A">
        <w:rPr>
          <w:rFonts w:ascii="Times New Roman" w:eastAsia="맑은 고딕" w:hAnsi="Times New Roman" w:cs="Times New Roman"/>
        </w:rPr>
        <w:fldChar w:fldCharType="end"/>
      </w:r>
      <w:r w:rsidRPr="00FC1D1A">
        <w:rPr>
          <w:rFonts w:ascii="Times New Roman" w:eastAsia="맑은 고딕" w:hAnsi="Times New Roman" w:cs="Times New Roman"/>
        </w:rPr>
        <w:t xml:space="preserve">. Among its subregions, the genu and body show the most pronounced reductions in FA, reflecting impaired interhemispheric connectivity in the frontal lobes, which is critical for emotional and cognitive regulation </w:t>
      </w:r>
      <w:r w:rsidRPr="00FC1D1A">
        <w:rPr>
          <w:rFonts w:ascii="Times New Roman" w:eastAsia="맑은 고딕" w:hAnsi="Times New Roman" w:cs="Times New Roman"/>
        </w:rPr>
        <w:fldChar w:fldCharType="begin"/>
      </w:r>
      <w:r w:rsidR="00C108F2">
        <w:rPr>
          <w:rFonts w:ascii="Times New Roman" w:eastAsia="맑은 고딕" w:hAnsi="Times New Roman" w:cs="Times New Roman"/>
        </w:rPr>
        <w:instrText xml:space="preserve"> ADDIN EN.CITE &lt;EndNote&gt;&lt;Cite&gt;&lt;Author&gt;Won&lt;/Author&gt;&lt;Year&gt;2016&lt;/Year&gt;&lt;RecNum&gt;41&lt;/RecNum&gt;&lt;DisplayText&gt;[73]&lt;/DisplayText&gt;&lt;record&gt;&lt;rec-number&gt;41&lt;/rec-number&gt;&lt;foreign-keys&gt;&lt;key app="EN" db-id="xvraxf2sk09twpedwrrxs0v15x5vwtss9xzp" timestamp="1737635559"&gt;41&lt;/key&gt;&lt;/foreign-keys&gt;&lt;ref-type name="Journal Article"&gt;17&lt;/ref-type&gt;&lt;contributors&gt;&lt;authors&gt;&lt;author&gt;Won, E&lt;/author&gt;&lt;author&gt;Choi, S&lt;/author&gt;&lt;author&gt;Kang, J&lt;/author&gt;&lt;author&gt;Kim, A&lt;/author&gt;&lt;author&gt;Han, KM&lt;/author&gt;&lt;author&gt;Chang, HS&lt;/author&gt;&lt;author&gt;Tae, WS&lt;/author&gt;&lt;author&gt;Son, KR&lt;/author&gt;&lt;author&gt;Joe, SH&lt;/author&gt;&lt;author&gt;Lee, MS&lt;/author&gt;&lt;/authors&gt;&lt;/contributors&gt;&lt;titles&gt;&lt;title&gt;Association between reduced white matter integrity in the corpus callosum and serotonin transporter gene DNA methylation in medication-naive patients with major depressive disorder&lt;/title&gt;&lt;secondary-title&gt;Translational Psychiatry&lt;/secondary-title&gt;&lt;/titles&gt;&lt;periodical&gt;&lt;full-title&gt;Translational Psychiatry&lt;/full-title&gt;&lt;/periodical&gt;&lt;pages&gt;e866-e866&lt;/pages&gt;&lt;volume&gt;6&lt;/volume&gt;&lt;number&gt;8&lt;/number&gt;&lt;dates&gt;&lt;year&gt;2016&lt;/year&gt;&lt;/dates&gt;&lt;isbn&gt;2158-3188&lt;/isbn&gt;&lt;urls&gt;&lt;/urls&gt;&lt;/record&gt;&lt;/Cite&gt;&lt;/EndNote&gt;</w:instrText>
      </w:r>
      <w:r w:rsidRPr="00FC1D1A">
        <w:rPr>
          <w:rFonts w:ascii="Times New Roman" w:eastAsia="맑은 고딕" w:hAnsi="Times New Roman" w:cs="Times New Roman"/>
        </w:rPr>
        <w:fldChar w:fldCharType="separate"/>
      </w:r>
      <w:r w:rsidR="00C108F2">
        <w:rPr>
          <w:rFonts w:ascii="Times New Roman" w:eastAsia="맑은 고딕" w:hAnsi="Times New Roman" w:cs="Times New Roman"/>
          <w:noProof/>
        </w:rPr>
        <w:t>[73]</w:t>
      </w:r>
      <w:r w:rsidRPr="00FC1D1A">
        <w:rPr>
          <w:rFonts w:ascii="Times New Roman" w:eastAsia="맑은 고딕" w:hAnsi="Times New Roman" w:cs="Times New Roman"/>
        </w:rPr>
        <w:fldChar w:fldCharType="end"/>
      </w:r>
      <w:r w:rsidRPr="00FC1D1A">
        <w:rPr>
          <w:rFonts w:ascii="Times New Roman" w:eastAsia="맑은 고딕" w:hAnsi="Times New Roman" w:cs="Times New Roman"/>
        </w:rPr>
        <w:t xml:space="preserve">. Animal studies further support this, with reduced FA observed </w:t>
      </w:r>
      <w:r w:rsidR="00243C5B">
        <w:rPr>
          <w:rFonts w:ascii="Times New Roman" w:eastAsia="맑은 고딕" w:hAnsi="Times New Roman" w:cs="Times New Roman"/>
        </w:rPr>
        <w:t xml:space="preserve">in mice </w:t>
      </w:r>
      <w:r w:rsidRPr="00FC1D1A">
        <w:rPr>
          <w:rFonts w:ascii="Times New Roman" w:eastAsia="맑은 고딕" w:hAnsi="Times New Roman" w:cs="Times New Roman"/>
        </w:rPr>
        <w:t xml:space="preserve">lacking the serotonin transporter gene SLC6A4, </w:t>
      </w:r>
      <w:r w:rsidR="002401FE" w:rsidRPr="002401FE">
        <w:rPr>
          <w:rFonts w:ascii="Times New Roman" w:eastAsia="맑은 고딕" w:hAnsi="Times New Roman" w:cs="Times New Roman"/>
        </w:rPr>
        <w:t>which is strongly associated with depressive behaviors</w:t>
      </w:r>
      <w:r w:rsidR="00851CA1">
        <w:rPr>
          <w:rFonts w:ascii="Times New Roman" w:eastAsia="맑은 고딕" w:hAnsi="Times New Roman" w:cs="Times New Roman" w:hint="eastAsia"/>
        </w:rPr>
        <w:t xml:space="preserve"> </w:t>
      </w:r>
      <w:r w:rsidRPr="00FC1D1A">
        <w:rPr>
          <w:rFonts w:ascii="Times New Roman" w:eastAsia="맑은 고딕" w:hAnsi="Times New Roman" w:cs="Times New Roman"/>
        </w:rPr>
        <w:fldChar w:fldCharType="begin">
          <w:fldData xml:space="preserve">PEVuZE5vdGU+PENpdGU+PEF1dGhvcj52YW4gZGVyIE1hcmVsPC9BdXRob3I+PFllYXI+MjAxMzwv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</w:fldData>
        </w:fldChar>
      </w:r>
      <w:r w:rsidR="00C108F2">
        <w:rPr>
          <w:rFonts w:ascii="Times New Roman" w:eastAsia="맑은 고딕" w:hAnsi="Times New Roman" w:cs="Times New Roman"/>
        </w:rPr>
        <w:instrText xml:space="preserve"> ADDIN EN.CITE </w:instrText>
      </w:r>
      <w:r w:rsidR="00C108F2">
        <w:rPr>
          <w:rFonts w:ascii="Times New Roman" w:eastAsia="맑은 고딕" w:hAnsi="Times New Roman" w:cs="Times New Roman"/>
        </w:rPr>
        <w:fldChar w:fldCharType="begin">
          <w:fldData xml:space="preserve">PEVuZE5vdGU+PENpdGU+PEF1dGhvcj52YW4gZGVyIE1hcmVsPC9BdXRob3I+PFllYXI+MjAxMzwv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</w:fldData>
        </w:fldChar>
      </w:r>
      <w:r w:rsidR="00C108F2">
        <w:rPr>
          <w:rFonts w:ascii="Times New Roman" w:eastAsia="맑은 고딕" w:hAnsi="Times New Roman" w:cs="Times New Roman"/>
        </w:rPr>
        <w:instrText xml:space="preserve"> ADDIN EN.CITE.DATA </w:instrText>
      </w:r>
      <w:r w:rsidR="00C108F2">
        <w:rPr>
          <w:rFonts w:ascii="Times New Roman" w:eastAsia="맑은 고딕" w:hAnsi="Times New Roman" w:cs="Times New Roman"/>
        </w:rPr>
      </w:r>
      <w:r w:rsidR="00C108F2">
        <w:rPr>
          <w:rFonts w:ascii="Times New Roman" w:eastAsia="맑은 고딕" w:hAnsi="Times New Roman" w:cs="Times New Roman"/>
        </w:rPr>
        <w:fldChar w:fldCharType="end"/>
      </w:r>
      <w:r w:rsidRPr="00FC1D1A">
        <w:rPr>
          <w:rFonts w:ascii="Times New Roman" w:eastAsia="맑은 고딕" w:hAnsi="Times New Roman" w:cs="Times New Roman"/>
        </w:rPr>
        <w:fldChar w:fldCharType="separate"/>
      </w:r>
      <w:r w:rsidR="00C108F2">
        <w:rPr>
          <w:rFonts w:ascii="Times New Roman" w:eastAsia="맑은 고딕" w:hAnsi="Times New Roman" w:cs="Times New Roman"/>
          <w:noProof/>
        </w:rPr>
        <w:t>[26, 74]</w:t>
      </w:r>
      <w:r w:rsidRPr="00FC1D1A">
        <w:rPr>
          <w:rFonts w:ascii="Times New Roman" w:eastAsia="맑은 고딕" w:hAnsi="Times New Roman" w:cs="Times New Roman"/>
        </w:rPr>
        <w:fldChar w:fldCharType="end"/>
      </w:r>
      <w:r w:rsidRPr="00FC1D1A">
        <w:rPr>
          <w:rFonts w:ascii="Times New Roman" w:eastAsia="맑은 고딕" w:hAnsi="Times New Roman" w:cs="Times New Roman"/>
        </w:rPr>
        <w:t xml:space="preserve">. These findings, corroborated by human studies </w:t>
      </w:r>
      <w:r w:rsidRPr="00FC1D1A">
        <w:rPr>
          <w:rFonts w:ascii="Times New Roman" w:eastAsia="맑은 고딕" w:hAnsi="Times New Roman" w:cs="Times New Roman"/>
        </w:rPr>
        <w:fldChar w:fldCharType="begin"/>
      </w:r>
      <w:r w:rsidR="00C108F2">
        <w:rPr>
          <w:rFonts w:ascii="Times New Roman" w:eastAsia="맑은 고딕" w:hAnsi="Times New Roman" w:cs="Times New Roman"/>
        </w:rPr>
        <w:instrText xml:space="preserve"> ADDIN EN.CITE &lt;EndNote&gt;&lt;Cite&gt;&lt;Author&gt;Bleys&lt;/Author&gt;&lt;Year&gt;2018&lt;/Year&gt;&lt;RecNum&gt;120&lt;/RecNum&gt;&lt;DisplayText&gt;[75]&lt;/DisplayText&gt;&lt;record&gt;&lt;rec-number&gt;120&lt;/rec-number&gt;&lt;foreign-keys&gt;&lt;key app="EN" db-id="xvraxf2sk09twpedwrrxs0v15x5vwtss9xzp" timestamp="1737635560"&gt;120&lt;/key&gt;&lt;/foreign-keys&gt;&lt;ref-type name="Journal Article"&gt;17&lt;/ref-type&gt;&lt;contributors&gt;&lt;authors&gt;&lt;author&gt;Bleys, Dries&lt;/author&gt;&lt;author&gt;Luyten, Patrick&lt;/author&gt;&lt;author&gt;Soenens, Bart&lt;/author&gt;&lt;author&gt;Claes, Stephan&lt;/author&gt;&lt;/authors&gt;&lt;/contributors&gt;&lt;titles&gt;&lt;title&gt;Gene-environment interactions between stress and 5-HTTLPR in depression: A meta-analytic update&lt;/title&gt;&lt;secondary-title&gt;Journal of affective disorders&lt;/secondary-title&gt;&lt;/titles&gt;&lt;periodical&gt;&lt;full-title&gt;Journal of Affective Disorders&lt;/full-title&gt;&lt;/periodical&gt;&lt;pages&gt;339-345&lt;/pages&gt;&lt;volume&gt;226&lt;/volume&gt;&lt;dates&gt;&lt;year&gt;2018&lt;/year&gt;&lt;/dates&gt;&lt;isbn&gt;0165-0327&lt;/isbn&gt;&lt;urls&gt;&lt;/urls&gt;&lt;/record&gt;&lt;/Cite&gt;&lt;/EndNote&gt;</w:instrText>
      </w:r>
      <w:r w:rsidRPr="00FC1D1A">
        <w:rPr>
          <w:rFonts w:ascii="Times New Roman" w:eastAsia="맑은 고딕" w:hAnsi="Times New Roman" w:cs="Times New Roman"/>
        </w:rPr>
        <w:fldChar w:fldCharType="separate"/>
      </w:r>
      <w:r w:rsidR="00C108F2">
        <w:rPr>
          <w:rFonts w:ascii="Times New Roman" w:eastAsia="맑은 고딕" w:hAnsi="Times New Roman" w:cs="Times New Roman"/>
          <w:noProof/>
        </w:rPr>
        <w:t>[75]</w:t>
      </w:r>
      <w:r w:rsidRPr="00FC1D1A">
        <w:rPr>
          <w:rFonts w:ascii="Times New Roman" w:eastAsia="맑은 고딕" w:hAnsi="Times New Roman" w:cs="Times New Roman"/>
        </w:rPr>
        <w:fldChar w:fldCharType="end"/>
      </w:r>
      <w:r w:rsidRPr="00FC1D1A">
        <w:rPr>
          <w:rFonts w:ascii="Times New Roman" w:eastAsia="맑은 고딕" w:hAnsi="Times New Roman" w:cs="Times New Roman"/>
        </w:rPr>
        <w:t>, emphasize the central role of the corpus callosum in depression-related white matter alterations.</w:t>
      </w:r>
    </w:p>
    <w:p w14:paraId="7F094D64" w14:textId="57BFC3A1" w:rsidR="002C4FED" w:rsidRPr="002C4FED" w:rsidRDefault="002A7958" w:rsidP="002C4FED">
      <w:pPr>
        <w:spacing w:line="360" w:lineRule="auto"/>
        <w:ind w:firstLine="720"/>
        <w:rPr>
          <w:rFonts w:ascii="Times New Roman" w:hAnsi="Times New Roman" w:cs="Times New Roman"/>
        </w:rPr>
      </w:pPr>
      <w:r>
        <w:rPr>
          <w:rFonts w:ascii="Times New Roman" w:hAnsi="Times New Roman" w:cs="Times New Roman" w:hint="eastAsia"/>
        </w:rPr>
        <w:t>While our model</w:t>
      </w:r>
      <w:r>
        <w:rPr>
          <w:rFonts w:ascii="Times New Roman" w:hAnsi="Times New Roman" w:cs="Times New Roman"/>
        </w:rPr>
        <w:t>’</w:t>
      </w:r>
      <w:r>
        <w:rPr>
          <w:rFonts w:ascii="Times New Roman" w:hAnsi="Times New Roman" w:cs="Times New Roman" w:hint="eastAsia"/>
        </w:rPr>
        <w:t>s AUROCs in the 0.61-0.66 range fall within the moderate performance band, they consistently surpassed unimodal and conventional machine learning baselines. In the context of low-</w:t>
      </w:r>
      <w:r>
        <w:rPr>
          <w:rFonts w:ascii="Times New Roman" w:hAnsi="Times New Roman" w:cs="Times New Roman"/>
        </w:rPr>
        <w:t>prevalence</w:t>
      </w:r>
      <w:r>
        <w:rPr>
          <w:rFonts w:ascii="Times New Roman" w:hAnsi="Times New Roman" w:cs="Times New Roman" w:hint="eastAsia"/>
        </w:rPr>
        <w:t xml:space="preserve">, high-stakes conditions such as youth depression </w:t>
      </w:r>
      <w:r>
        <w:rPr>
          <w:rFonts w:ascii="Times New Roman" w:hAnsi="Times New Roman" w:cs="Times New Roman"/>
        </w:rPr>
        <w:fldChar w:fldCharType="begin"/>
      </w:r>
      <w:r w:rsidR="000172A1">
        <w:rPr>
          <w:rFonts w:ascii="Times New Roman" w:hAnsi="Times New Roman" w:cs="Times New Roman"/>
        </w:rPr>
        <w:instrText xml:space="preserve"> ADDIN EN.CITE &lt;EndNote&gt;&lt;Cite&gt;&lt;Author&gt;Copeland&lt;/Author&gt;&lt;Year&gt;2021&lt;/Year&gt;&lt;RecNum&gt;9&lt;/RecNum&gt;&lt;DisplayText&gt;[5]&lt;/DisplayText&gt;&lt;record&gt;&lt;rec-number&gt;9&lt;/rec-number&gt;&lt;foreign-keys&gt;&lt;key app="EN" db-id="xvraxf2sk09twpedwrrxs0v15x5vwtss9xzp" timestamp="1737635559"&gt;9&lt;/key&gt;&lt;/foreign-keys&gt;&lt;ref-type name="Journal Article"&gt;17&lt;/ref-type&gt;&lt;contributors&gt;&lt;authors&gt;&lt;author&gt;Copeland, William E&lt;/author&gt;&lt;author&gt;Alaie, Iman&lt;/author&gt;&lt;author&gt;Jonsson, Ulf&lt;/author&gt;&lt;author&gt;Shanahan, Lilly&lt;/author&gt;&lt;/authors&gt;&lt;/contributors&gt;&lt;titles&gt;&lt;title&gt;Associations of childhood and adolescent depression with adult psychiatric and functional outcomes&lt;/title&gt;&lt;secondary-title&gt;Journal of the American Academy of Child &amp;amp; Adolescent Psychiatry&lt;/secondary-title&gt;&lt;/titles&gt;&lt;periodical&gt;&lt;full-title&gt;Journal of the American Academy of Child &amp;amp; Adolescent Psychiatry&lt;/full-title&gt;&lt;/periodical&gt;&lt;pages&gt;604-611&lt;/pages&gt;&lt;volume&gt;60&lt;/volume&gt;&lt;number&gt;5&lt;/number&gt;&lt;dates&gt;&lt;year&gt;2021&lt;/year&gt;&lt;/dates&gt;&lt;isbn&gt;0890-8567&lt;/isbn&gt;&lt;urls&gt;&lt;/urls&gt;&lt;/record&gt;&lt;/Cite&gt;&lt;/EndNote&gt;</w:instrText>
      </w:r>
      <w:r>
        <w:rPr>
          <w:rFonts w:ascii="Times New Roman" w:hAnsi="Times New Roman" w:cs="Times New Roman"/>
        </w:rPr>
        <w:fldChar w:fldCharType="separate"/>
      </w:r>
      <w:r w:rsidR="000172A1">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hint="eastAsia"/>
        </w:rPr>
        <w:t xml:space="preserve">, even modest improvements in future outcome prediction can </w:t>
      </w:r>
      <w:r w:rsidRPr="002C4FED">
        <w:rPr>
          <w:rFonts w:ascii="Times New Roman" w:hAnsi="Times New Roman" w:cs="Times New Roman"/>
        </w:rPr>
        <w:t>provide</w:t>
      </w:r>
      <w:del w:id="220" w:author="Jung Youn Min" w:date="2025-11-08T15:21:00Z" w16du:dateUtc="2025-11-08T23:21:00Z">
        <w:r w:rsidRPr="002C4FED" w:rsidDel="006837E9">
          <w:rPr>
            <w:rFonts w:ascii="Times New Roman" w:hAnsi="Times New Roman" w:cs="Times New Roman"/>
          </w:rPr>
          <w:delText>s</w:delText>
        </w:r>
      </w:del>
      <w:r w:rsidRPr="002C4FED">
        <w:rPr>
          <w:rFonts w:ascii="Times New Roman" w:hAnsi="Times New Roman" w:cs="Times New Roman"/>
        </w:rPr>
        <w:t xml:space="preserve"> incremental predictive value</w:t>
      </w:r>
      <w:r>
        <w:rPr>
          <w:rFonts w:ascii="Times New Roman" w:hAnsi="Times New Roman" w:cs="Times New Roman" w:hint="eastAsia"/>
        </w:rPr>
        <w:t>. De</w:t>
      </w:r>
      <w:r w:rsidR="002C4FED" w:rsidRPr="002C4FED">
        <w:rPr>
          <w:rFonts w:ascii="Times New Roman" w:hAnsi="Times New Roman" w:cs="Times New Roman"/>
        </w:rPr>
        <w:t>cision curve analysis (DCA)</w:t>
      </w:r>
      <w:del w:id="221" w:author="Jung Youn Min" w:date="2025-12-22T17:33:00Z" w16du:dateUtc="2025-12-23T01:33:00Z">
        <w:r w:rsidR="00013A63" w:rsidDel="00F5370F">
          <w:rPr>
            <w:rFonts w:ascii="Times New Roman" w:hAnsi="Times New Roman" w:cs="Times New Roman" w:hint="eastAsia"/>
          </w:rPr>
          <w:delText xml:space="preserve"> </w:delText>
        </w:r>
        <w:r w:rsidR="009D1129" w:rsidDel="00F5370F">
          <w:rPr>
            <w:rFonts w:ascii="Times New Roman" w:hAnsi="Times New Roman" w:cs="Times New Roman"/>
          </w:rPr>
          <w:fldChar w:fldCharType="begin"/>
        </w:r>
      </w:del>
      <w:r w:rsidR="004E00D1">
        <w:rPr>
          <w:rFonts w:ascii="Times New Roman" w:hAnsi="Times New Roman" w:cs="Times New Roman"/>
        </w:rPr>
        <w:instrText xml:space="preserve"> ADDIN EN.CITE &lt;EndNote&gt;&lt;Cite&gt;&lt;Author&gt;Vickers&lt;/Author&gt;&lt;Year&gt;2021&lt;/Year&gt;&lt;RecNum&gt;172&lt;/RecNum&gt;&lt;DisplayText&gt;[59]&lt;/DisplayText&gt;&lt;record&gt;&lt;rec-number&gt;172&lt;/rec-number&gt;&lt;foreign-keys&gt;&lt;key app="EN" db-id="xvraxf2sk09twpedwrrxs0v15x5vwtss9xzp" timestamp="1741665597"&gt;172&lt;/key&gt;&lt;/foreign-keys&gt;&lt;ref-type name="Journal Article"&gt;17&lt;/ref-type&gt;&lt;contributors&gt;&lt;authors&gt;&lt;author&gt;Vickers, Andrew J&lt;/author&gt;&lt;author&gt;Holland, Ford&lt;/author&gt;&lt;/authors&gt;&lt;/contributors&gt;&lt;titles&gt;&lt;title&gt;Decision curve analysis to evaluate the clinical benefit of prediction models&lt;/title&gt;&lt;secondary-title&gt;The Spine Journal&lt;/secondary-title&gt;&lt;/titles&gt;&lt;periodical&gt;&lt;full-title&gt;The Spine Journal&lt;/full-title&gt;&lt;/periodical&gt;&lt;pages&gt;1643-1648&lt;/pages&gt;&lt;volume&gt;21&lt;/volume&gt;&lt;number&gt;10&lt;/number&gt;&lt;dates&gt;&lt;year&gt;2021&lt;/year&gt;&lt;/dates&gt;&lt;isbn&gt;1529-9430&lt;/isbn&gt;&lt;urls&gt;&lt;/urls&gt;&lt;/record&gt;&lt;/Cite&gt;&lt;/EndNote&gt;</w:instrText>
      </w:r>
      <w:del w:id="222" w:author="Jung Youn Min" w:date="2025-12-22T17:33:00Z" w16du:dateUtc="2025-12-23T01:33:00Z">
        <w:r w:rsidR="009D1129" w:rsidDel="00F5370F">
          <w:rPr>
            <w:rFonts w:ascii="Times New Roman" w:hAnsi="Times New Roman" w:cs="Times New Roman"/>
          </w:rPr>
          <w:fldChar w:fldCharType="separate"/>
        </w:r>
      </w:del>
      <w:r w:rsidR="004E00D1">
        <w:rPr>
          <w:rFonts w:ascii="Times New Roman" w:hAnsi="Times New Roman" w:cs="Times New Roman"/>
          <w:noProof/>
        </w:rPr>
        <w:t>[59]</w:t>
      </w:r>
      <w:del w:id="223" w:author="Jung Youn Min" w:date="2025-12-22T17:33:00Z" w16du:dateUtc="2025-12-23T01:33:00Z">
        <w:r w:rsidR="009D1129" w:rsidDel="00F5370F">
          <w:rPr>
            <w:rFonts w:ascii="Times New Roman" w:hAnsi="Times New Roman" w:cs="Times New Roman"/>
          </w:rPr>
          <w:fldChar w:fldCharType="end"/>
        </w:r>
        <w:r w:rsidR="002C4FED" w:rsidRPr="002C4FED" w:rsidDel="00F5370F">
          <w:rPr>
            <w:rFonts w:ascii="Times New Roman" w:hAnsi="Times New Roman" w:cs="Times New Roman"/>
          </w:rPr>
          <w:delText xml:space="preserve"> </w:delText>
        </w:r>
      </w:del>
      <w:r w:rsidR="00994F36">
        <w:rPr>
          <w:rFonts w:ascii="Times New Roman" w:hAnsi="Times New Roman" w:cs="Times New Roman" w:hint="eastAsia"/>
        </w:rPr>
        <w:t>further demonstrated that our model</w:t>
      </w:r>
      <w:r w:rsidR="00406705">
        <w:rPr>
          <w:rFonts w:ascii="Times New Roman" w:hAnsi="Times New Roman" w:cs="Times New Roman" w:hint="eastAsia"/>
        </w:rPr>
        <w:t>s</w:t>
      </w:r>
      <w:r w:rsidR="00994F36">
        <w:rPr>
          <w:rFonts w:ascii="Times New Roman" w:hAnsi="Times New Roman" w:cs="Times New Roman" w:hint="eastAsia"/>
        </w:rPr>
        <w:t xml:space="preserve"> offer</w:t>
      </w:r>
      <w:r w:rsidR="005C4C13">
        <w:rPr>
          <w:rFonts w:ascii="Times New Roman" w:hAnsi="Times New Roman" w:cs="Times New Roman" w:hint="eastAsia"/>
        </w:rPr>
        <w:t xml:space="preserve"> higher</w:t>
      </w:r>
      <w:r w:rsidR="002C4FED" w:rsidRPr="002C4FED">
        <w:rPr>
          <w:rFonts w:ascii="Times New Roman" w:hAnsi="Times New Roman" w:cs="Times New Roman"/>
        </w:rPr>
        <w:t xml:space="preserve"> net benefit </w:t>
      </w:r>
      <w:r w:rsidR="00740F3B">
        <w:rPr>
          <w:rFonts w:ascii="Times New Roman" w:hAnsi="Times New Roman" w:cs="Times New Roman" w:hint="eastAsia"/>
        </w:rPr>
        <w:t xml:space="preserve">over default strategies such as </w:t>
      </w:r>
      <w:r w:rsidR="002C4FED" w:rsidRPr="002C4FED">
        <w:rPr>
          <w:rFonts w:ascii="Times New Roman" w:hAnsi="Times New Roman" w:cs="Times New Roman"/>
        </w:rPr>
        <w:t xml:space="preserve"> “treat-all” or “treat-none” approaches</w:t>
      </w:r>
      <w:ins w:id="224" w:author="Jung Youn Min" w:date="2025-12-22T17:32:00Z" w16du:dateUtc="2025-12-23T01:32:00Z">
        <w:r w:rsidR="00676F05">
          <w:rPr>
            <w:rFonts w:ascii="Times New Roman" w:hAnsi="Times New Roman" w:cs="Times New Roman" w:hint="eastAsia"/>
          </w:rPr>
          <w:t xml:space="preserve">, particularly in the threshold range of 0.4-0.6. To interpret this </w:t>
        </w:r>
      </w:ins>
      <w:ins w:id="225" w:author="Jung Youn Min" w:date="2025-12-22T17:42:00Z" w16du:dateUtc="2025-12-23T01:42:00Z">
        <w:r w:rsidR="00BA5AEB">
          <w:rPr>
            <w:rFonts w:ascii="Times New Roman" w:hAnsi="Times New Roman" w:cs="Times New Roman"/>
          </w:rPr>
          <w:t>clinically</w:t>
        </w:r>
      </w:ins>
      <w:ins w:id="226" w:author="Jung Youn Min" w:date="2025-12-22T17:32:00Z" w16du:dateUtc="2025-12-23T01:32:00Z">
        <w:r w:rsidR="00676F05">
          <w:rPr>
            <w:rFonts w:ascii="Times New Roman" w:hAnsi="Times New Roman" w:cs="Times New Roman" w:hint="eastAsia"/>
          </w:rPr>
          <w:t xml:space="preserve">, a net benefit of 0.1 at a threshold of 0.5 is equivalent to identifying 10 additional true </w:t>
        </w:r>
      </w:ins>
      <w:ins w:id="227" w:author="Jung Youn Min" w:date="2025-12-22T17:33:00Z" w16du:dateUtc="2025-12-23T01:33:00Z">
        <w:r w:rsidR="00676F05">
          <w:rPr>
            <w:rFonts w:ascii="Times New Roman" w:hAnsi="Times New Roman" w:cs="Times New Roman" w:hint="eastAsia"/>
          </w:rPr>
          <w:t>positive cases per 100 patients without increasing the number of false positives</w:t>
        </w:r>
        <w:r w:rsidR="00F5370F">
          <w:rPr>
            <w:rFonts w:ascii="Times New Roman" w:hAnsi="Times New Roman" w:cs="Times New Roman" w:hint="eastAsia"/>
          </w:rPr>
          <w:t xml:space="preserve"> </w:t>
        </w:r>
      </w:ins>
      <w:r w:rsidR="00F4468A">
        <w:rPr>
          <w:rFonts w:ascii="Times New Roman" w:hAnsi="Times New Roman" w:cs="Times New Roman"/>
        </w:rPr>
        <w:fldChar w:fldCharType="begin"/>
      </w:r>
      <w:r w:rsidR="004E00D1">
        <w:rPr>
          <w:rFonts w:ascii="Times New Roman" w:hAnsi="Times New Roman" w:cs="Times New Roman"/>
        </w:rPr>
        <w:instrText xml:space="preserve"> ADDIN EN.CITE &lt;EndNote&gt;&lt;Cite&gt;&lt;Author&gt;Vickers&lt;/Author&gt;&lt;Year&gt;2021&lt;/Year&gt;&lt;RecNum&gt;172&lt;/RecNum&gt;&lt;DisplayText&gt;[59]&lt;/DisplayText&gt;&lt;record&gt;&lt;rec-number&gt;172&lt;/rec-number&gt;&lt;foreign-keys&gt;&lt;key app="EN" db-id="xvraxf2sk09twpedwrrxs0v15x5vwtss9xzp" timestamp="1741665597"&gt;172&lt;/key&gt;&lt;/foreign-keys&gt;&lt;ref-type name="Journal Article"&gt;17&lt;/ref-type&gt;&lt;contributors&gt;&lt;authors&gt;&lt;author&gt;Vickers, Andrew J&lt;/author&gt;&lt;author&gt;Holland, Ford&lt;/author&gt;&lt;/authors&gt;&lt;/contributors&gt;&lt;titles&gt;&lt;title&gt;Decision curve analysis to evaluate the clinical benefit of prediction models&lt;/title&gt;&lt;secondary-title&gt;The Spine Journal&lt;/secondary-title&gt;&lt;/titles&gt;&lt;periodical&gt;&lt;full-title&gt;The Spine Journal&lt;/full-title&gt;&lt;/periodical&gt;&lt;pages&gt;1643-1648&lt;/pages&gt;&lt;volume&gt;21&lt;/volume&gt;&lt;number&gt;10&lt;/number&gt;&lt;dates&gt;&lt;year&gt;2021&lt;/year&gt;&lt;/dates&gt;&lt;isbn&gt;1529-9430&lt;/isbn&gt;&lt;urls&gt;&lt;/urls&gt;&lt;/record&gt;&lt;/Cite&gt;&lt;/EndNote&gt;</w:instrText>
      </w:r>
      <w:r w:rsidR="00F4468A">
        <w:rPr>
          <w:rFonts w:ascii="Times New Roman" w:hAnsi="Times New Roman" w:cs="Times New Roman"/>
        </w:rPr>
        <w:fldChar w:fldCharType="separate"/>
      </w:r>
      <w:r w:rsidR="004E00D1">
        <w:rPr>
          <w:rFonts w:ascii="Times New Roman" w:hAnsi="Times New Roman" w:cs="Times New Roman"/>
          <w:noProof/>
        </w:rPr>
        <w:t>[59]</w:t>
      </w:r>
      <w:r w:rsidR="00F4468A">
        <w:rPr>
          <w:rFonts w:ascii="Times New Roman" w:hAnsi="Times New Roman" w:cs="Times New Roman"/>
        </w:rPr>
        <w:fldChar w:fldCharType="end"/>
      </w:r>
      <w:r w:rsidR="002C4FED" w:rsidRPr="002C4FED">
        <w:rPr>
          <w:rFonts w:ascii="Times New Roman" w:hAnsi="Times New Roman" w:cs="Times New Roman"/>
        </w:rPr>
        <w:t xml:space="preserve">. </w:t>
      </w:r>
      <w:r w:rsidR="0045727B" w:rsidRPr="0045727B">
        <w:rPr>
          <w:rFonts w:ascii="Times New Roman" w:hAnsi="Times New Roman" w:cs="Times New Roman"/>
        </w:rPr>
        <w:t>These findings support the clinical utility of biologically informed prediction models, not as stand-alone diagnostics, but as components of multi-tiered screening frameworks</w:t>
      </w:r>
      <w:r w:rsidR="006F7972">
        <w:rPr>
          <w:rFonts w:ascii="Times New Roman" w:hAnsi="Times New Roman" w:cs="Times New Roman" w:hint="eastAsia"/>
        </w:rPr>
        <w:t>.</w:t>
      </w:r>
    </w:p>
    <w:p w14:paraId="3C41D6B7" w14:textId="6E7E6390" w:rsidR="00F26FD3" w:rsidRDefault="00470861" w:rsidP="00F26FD3">
      <w:pPr>
        <w:spacing w:line="360" w:lineRule="auto"/>
        <w:ind w:firstLine="720"/>
        <w:rPr>
          <w:ins w:id="228" w:author="Jung Youn Min" w:date="2025-11-12T11:53:00Z" w16du:dateUtc="2025-11-12T19:53:00Z"/>
          <w:rFonts w:ascii="Times New Roman" w:hAnsi="Times New Roman" w:cs="Times New Roman"/>
        </w:rPr>
      </w:pPr>
      <w:r w:rsidRPr="00470861">
        <w:rPr>
          <w:rFonts w:ascii="Times New Roman" w:hAnsi="Times New Roman" w:cs="Times New Roman"/>
        </w:rPr>
        <w:lastRenderedPageBreak/>
        <w:t>Our core thesis is that polygenic risk–informed white matter analyses represent a pivotal step forward in the early detection of youth depression, surpassing conventional unimodal approaches in both effect size and cross-ethnic scalability</w:t>
      </w:r>
      <w:r>
        <w:rPr>
          <w:rFonts w:ascii="Times New Roman" w:hAnsi="Times New Roman" w:cs="Times New Roman"/>
        </w:rPr>
        <w:t xml:space="preserve">. </w:t>
      </w:r>
      <w:r w:rsidR="00F26FD3" w:rsidRPr="00F26FD3">
        <w:rPr>
          <w:rFonts w:ascii="Times New Roman" w:hAnsi="Times New Roman" w:cs="Times New Roman"/>
        </w:rPr>
        <w:t xml:space="preserve">To aid interpretation, we converted AUROC values to Cohen’s d using the formula </w:t>
      </w:r>
      <m:oMath>
        <m:r>
          <w:rPr>
            <w:rFonts w:ascii="Cambria Math" w:eastAsia="Cambria Math" w:hAnsi="Cambria Math" w:cs="Cambria Math"/>
          </w:rPr>
          <m:t>AUROC</m:t>
        </m:r>
        <m:r>
          <m:rPr>
            <m:sty m:val="p"/>
          </m:rPr>
          <w:rPr>
            <w:rFonts w:ascii="Cambria Math" w:eastAsia="Cambria Math" w:hAnsi="Cambria Math" w:cs="Cambria Math"/>
          </w:rPr>
          <m:t>=ϕ</m:t>
        </m:r>
        <m:f>
          <m:fPr>
            <m:ctrlPr>
              <w:rPr>
                <w:rFonts w:ascii="Cambria Math" w:eastAsia="Cambria Math" w:hAnsi="Cambria Math" w:cs="Times New Roman"/>
              </w:rPr>
            </m:ctrlPr>
          </m:fPr>
          <m:num>
            <m:r>
              <m:rPr>
                <m:sty m:val="p"/>
              </m:rPr>
              <w:rPr>
                <w:rFonts w:ascii="Cambria Math" w:eastAsia="Cambria Math" w:hAnsi="Cambria Math" w:cs="Cambria Math"/>
              </w:rPr>
              <m:t>d</m:t>
            </m:r>
          </m:num>
          <m:den>
            <m:rad>
              <m:radPr>
                <m:degHide m:val="1"/>
                <m:ctrlPr>
                  <w:rPr>
                    <w:rFonts w:ascii="Cambria Math" w:eastAsia="Cambria Math" w:hAnsi="Cambria Math" w:cs="Times New Roman"/>
                  </w:rPr>
                </m:ctrlPr>
              </m:radPr>
              <m:deg/>
              <m:e>
                <m:r>
                  <m:rPr>
                    <m:sty m:val="p"/>
                  </m:rPr>
                  <w:rPr>
                    <w:rFonts w:ascii="Cambria Math" w:eastAsia="Cambria Math" w:hAnsi="Cambria Math" w:cs="Times New Roman"/>
                  </w:rPr>
                  <m:t>2</m:t>
                </m:r>
              </m:e>
            </m:rad>
          </m:den>
        </m:f>
      </m:oMath>
      <w:r w:rsidR="00F26FD3" w:rsidRPr="00F26FD3">
        <w:rPr>
          <w:rFonts w:ascii="Times New Roman" w:hAnsi="Times New Roman" w:cs="Times New Roman" w:hint="eastAsia"/>
        </w:rPr>
        <w:t xml:space="preserve"> </w:t>
      </w:r>
      <w:r>
        <w:rPr>
          <w:rFonts w:ascii="Times New Roman" w:hAnsi="Times New Roman" w:cs="Times New Roman"/>
        </w:rPr>
        <w:t>(</w:t>
      </w:r>
      <w:r w:rsidRPr="00470861">
        <w:rPr>
          <w:rFonts w:ascii="Times New Roman" w:hAnsi="Times New Roman" w:cs="Times New Roman"/>
        </w:rPr>
        <w:t xml:space="preserve">under the equal variance assumption) </w:t>
      </w:r>
      <w:r w:rsidR="00F26FD3" w:rsidRPr="00F26FD3">
        <w:rPr>
          <w:rFonts w:ascii="Times New Roman" w:hAnsi="Times New Roman" w:cs="Times New Roman"/>
        </w:rPr>
        <w:fldChar w:fldCharType="begin"/>
      </w:r>
      <w:r w:rsidR="00C108F2">
        <w:rPr>
          <w:rFonts w:ascii="Times New Roman" w:hAnsi="Times New Roman" w:cs="Times New Roman"/>
        </w:rPr>
        <w:instrText xml:space="preserve"> ADDIN EN.CITE &lt;EndNote&gt;&lt;Cite&gt;&lt;Author&gt;Rice&lt;/Author&gt;&lt;Year&gt;2005&lt;/Year&gt;&lt;RecNum&gt;185&lt;/RecNum&gt;&lt;DisplayText&gt;[76]&lt;/DisplayText&gt;&lt;record&gt;&lt;rec-number&gt;185&lt;/rec-number&gt;&lt;foreign-keys&gt;&lt;key app="EN" db-id="xvraxf2sk09twpedwrrxs0v15x5vwtss9xzp" timestamp="1742961416"&gt;185&lt;/key&gt;&lt;/foreign-keys&gt;&lt;ref-type name="Journal Article"&gt;17&lt;/ref-type&gt;&lt;contributors&gt;&lt;authors&gt;&lt;author&gt;Rice, Marnie E&lt;/author&gt;&lt;author&gt;Harris, Grant T&lt;/author&gt;&lt;/authors&gt;&lt;/contributors&gt;&lt;titles&gt;&lt;title&gt;Comparing effect sizes in follow-up studies: ROC Area, Cohen&amp;apos;s d, and r&lt;/title&gt;&lt;secondary-title&gt;Law and human behavior&lt;/secondary-title&gt;&lt;/titles&gt;&lt;periodical&gt;&lt;full-title&gt;Law and human behavior&lt;/full-title&gt;&lt;/periodical&gt;&lt;pages&gt;615-620&lt;/pages&gt;&lt;volume&gt;29&lt;/volume&gt;&lt;dates&gt;&lt;year&gt;2005&lt;/year&gt;&lt;/dates&gt;&lt;isbn&gt;0147-7307&lt;/isbn&gt;&lt;urls&gt;&lt;/urls&gt;&lt;/record&gt;&lt;/Cite&gt;&lt;/EndNote&gt;</w:instrText>
      </w:r>
      <w:r w:rsidR="00F26FD3" w:rsidRPr="00F26FD3">
        <w:rPr>
          <w:rFonts w:ascii="Times New Roman" w:hAnsi="Times New Roman" w:cs="Times New Roman"/>
        </w:rPr>
        <w:fldChar w:fldCharType="separate"/>
      </w:r>
      <w:r w:rsidR="00C108F2">
        <w:rPr>
          <w:rFonts w:ascii="Times New Roman" w:hAnsi="Times New Roman" w:cs="Times New Roman"/>
          <w:noProof/>
        </w:rPr>
        <w:t>[76]</w:t>
      </w:r>
      <w:r w:rsidR="00F26FD3" w:rsidRPr="00F26FD3">
        <w:rPr>
          <w:rFonts w:ascii="Times New Roman" w:hAnsi="Times New Roman" w:cs="Times New Roman"/>
        </w:rPr>
        <w:fldChar w:fldCharType="end"/>
      </w:r>
      <w:r>
        <w:rPr>
          <w:rFonts w:ascii="Times New Roman" w:hAnsi="Times New Roman" w:cs="Times New Roman"/>
        </w:rPr>
        <w:t xml:space="preserve">. We observed estimated </w:t>
      </w:r>
      <w:ins w:id="229" w:author="Jung Youn Min" w:date="2025-11-08T15:24:00Z" w16du:dateUtc="2025-11-08T23:24:00Z">
        <w:r w:rsidR="008009B0">
          <w:rPr>
            <w:rFonts w:ascii="Times New Roman" w:hAnsi="Times New Roman" w:cs="Times New Roman" w:hint="eastAsia"/>
          </w:rPr>
          <w:t>C</w:t>
        </w:r>
      </w:ins>
      <w:del w:id="230" w:author="Jung Youn Min" w:date="2025-11-08T15:24:00Z" w16du:dateUtc="2025-11-08T23:24:00Z">
        <w:r w:rsidDel="008009B0">
          <w:rPr>
            <w:rFonts w:ascii="Times New Roman" w:hAnsi="Times New Roman" w:cs="Times New Roman"/>
          </w:rPr>
          <w:delText>c</w:delText>
        </w:r>
      </w:del>
      <w:r>
        <w:rPr>
          <w:rFonts w:ascii="Times New Roman" w:hAnsi="Times New Roman" w:cs="Times New Roman"/>
        </w:rPr>
        <w:t xml:space="preserve">ohen’s </w:t>
      </w:r>
      <w:ins w:id="231" w:author="Jung Youn Min" w:date="2025-11-08T15:25:00Z" w16du:dateUtc="2025-11-08T23:25:00Z">
        <w:r w:rsidR="00DC6D2F">
          <w:rPr>
            <w:rFonts w:ascii="Times New Roman" w:hAnsi="Times New Roman" w:cs="Times New Roman" w:hint="eastAsia"/>
          </w:rPr>
          <w:t>d</w:t>
        </w:r>
      </w:ins>
      <w:del w:id="232" w:author="Jung Youn Min" w:date="2025-11-08T15:25:00Z" w16du:dateUtc="2025-11-08T23:25:00Z">
        <w:r w:rsidDel="00DC6D2F">
          <w:rPr>
            <w:rFonts w:ascii="Times New Roman" w:hAnsi="Times New Roman" w:cs="Times New Roman"/>
          </w:rPr>
          <w:delText>D</w:delText>
        </w:r>
      </w:del>
      <w:r>
        <w:rPr>
          <w:rFonts w:ascii="Times New Roman" w:hAnsi="Times New Roman" w:cs="Times New Roman"/>
        </w:rPr>
        <w:t xml:space="preserve"> </w:t>
      </w:r>
      <w:proofErr w:type="gramStart"/>
      <w:r>
        <w:rPr>
          <w:rFonts w:ascii="Times New Roman" w:hAnsi="Times New Roman" w:cs="Times New Roman"/>
        </w:rPr>
        <w:t xml:space="preserve">of </w:t>
      </w:r>
      <w:r w:rsidR="00F26FD3" w:rsidRPr="00F26FD3">
        <w:rPr>
          <w:rFonts w:ascii="Times New Roman" w:hAnsi="Times New Roman" w:cs="Times New Roman"/>
        </w:rPr>
        <w:t xml:space="preserve"> 0.43</w:t>
      </w:r>
      <w:proofErr w:type="gramEnd"/>
      <w:r w:rsidR="00F26FD3" w:rsidRPr="00F26FD3">
        <w:rPr>
          <w:rFonts w:ascii="Times New Roman" w:hAnsi="Times New Roman" w:cs="Times New Roman"/>
        </w:rPr>
        <w:t xml:space="preserve"> (cross-sectional), 0.40 (2-year MDD), 0.51 (suicidal ideation), 0.60 (suicidal attempt), and 0.63 (Korean cohort). </w:t>
      </w:r>
      <w:r>
        <w:rPr>
          <w:rFonts w:ascii="Times New Roman" w:hAnsi="Times New Roman" w:cs="Times New Roman"/>
        </w:rPr>
        <w:t>These values exceed those reported in large-scale studies where univariate brain features alone often yield modest or non-replicating effects</w:t>
      </w:r>
      <w:r w:rsidR="00F26FD3" w:rsidRPr="00F26FD3">
        <w:rPr>
          <w:rFonts w:ascii="Times New Roman" w:hAnsi="Times New Roman" w:cs="Times New Roman"/>
        </w:rPr>
        <w:t xml:space="preserve">. For example, Van Velzen et al. (2020) reported subtle white matter alterations in adult MDD with </w:t>
      </w:r>
      <w:ins w:id="233" w:author="Jung Youn Min" w:date="2025-11-08T15:25:00Z" w16du:dateUtc="2025-11-08T23:25:00Z">
        <w:r w:rsidR="000F52BC">
          <w:rPr>
            <w:rFonts w:ascii="Times New Roman" w:hAnsi="Times New Roman" w:cs="Times New Roman" w:hint="eastAsia"/>
          </w:rPr>
          <w:t>Cohen</w:t>
        </w:r>
        <w:r w:rsidR="004565DE">
          <w:rPr>
            <w:rFonts w:ascii="Times New Roman" w:hAnsi="Times New Roman" w:cs="Times New Roman"/>
          </w:rPr>
          <w:t>’</w:t>
        </w:r>
        <w:r w:rsidR="004565DE">
          <w:rPr>
            <w:rFonts w:ascii="Times New Roman" w:hAnsi="Times New Roman" w:cs="Times New Roman" w:hint="eastAsia"/>
          </w:rPr>
          <w:t>s d</w:t>
        </w:r>
      </w:ins>
      <w:del w:id="234" w:author="Jung Youn Min" w:date="2025-11-08T15:25:00Z" w16du:dateUtc="2025-11-08T23:25:00Z">
        <w:r w:rsidR="00F26FD3" w:rsidRPr="00F26FD3" w:rsidDel="000F52BC">
          <w:rPr>
            <w:rFonts w:ascii="Times New Roman" w:hAnsi="Times New Roman" w:cs="Times New Roman"/>
          </w:rPr>
          <w:delText>d</w:delText>
        </w:r>
      </w:del>
      <w:r w:rsidR="00F26FD3" w:rsidRPr="00F26FD3">
        <w:rPr>
          <w:rFonts w:ascii="Times New Roman" w:hAnsi="Times New Roman" w:cs="Times New Roman"/>
        </w:rPr>
        <w:t xml:space="preserve"> = 0.12–0.26, but adolescent findings did not survive correction</w:t>
      </w:r>
      <w:r w:rsidR="00F26FD3" w:rsidRPr="00F26FD3">
        <w:rPr>
          <w:rFonts w:ascii="Times New Roman" w:hAnsi="Times New Roman" w:cs="Times New Roman" w:hint="eastAsia"/>
        </w:rPr>
        <w:t xml:space="preserve"> </w:t>
      </w:r>
      <w:r w:rsidR="00F26FD3" w:rsidRPr="00F26FD3">
        <w:rPr>
          <w:rFonts w:ascii="Times New Roman" w:hAnsi="Times New Roman" w:cs="Times New Roman"/>
        </w:rPr>
        <w:fldChar w:fldCharType="begin"/>
      </w:r>
      <w:r w:rsidR="0019652D">
        <w:rPr>
          <w:rFonts w:ascii="Times New Roman" w:hAnsi="Times New Roman" w:cs="Times New Roman"/>
        </w:rPr>
        <w:instrText xml:space="preserve"> ADDIN EN.CITE &lt;EndNote&gt;&lt;Cite&gt;&lt;Author&gt;Van Velzen&lt;/Author&gt;&lt;Year&gt;2020&lt;/Year&gt;&lt;RecNum&gt;27&lt;/RecNum&gt;&lt;DisplayText&gt;[23]&lt;/DisplayText&gt;&lt;record&gt;&lt;rec-number&gt;27&lt;/rec-number&gt;&lt;foreign-keys&gt;&lt;key app="EN" db-id="xvraxf2sk09twpedwrrxs0v15x5vwtss9xzp" timestamp="1737635559"&gt;27&lt;/key&gt;&lt;/foreign-keys&gt;&lt;ref-type name="Journal Article"&gt;17&lt;/ref-type&gt;&lt;contributors&gt;&lt;authors&gt;&lt;author&gt;Van Velzen, Laura S&lt;/author&gt;&lt;author&gt;Kelly, Sinead&lt;/author&gt;&lt;author&gt;Isaev, Dmitry&lt;/author&gt;&lt;author&gt;Aleman, Andre&lt;/author&gt;&lt;author&gt;Aftanas, Lyubomir I&lt;/author&gt;&lt;author&gt;Bauer, Jochen&lt;/author&gt;&lt;author&gt;Baune, Bernhard T&lt;/author&gt;&lt;author&gt;Brak, Ivan V&lt;/author&gt;&lt;author&gt;Carballedo, Angela&lt;/author&gt;&lt;author&gt;Connolly, Colm G&lt;/author&gt;&lt;/authors&gt;&lt;/contributors&gt;&lt;titles&gt;&lt;title&gt;White matter disturbances in major depressive disorder: a coordinated analysis across 20 international cohorts in the ENIGMA MDD working group&lt;/title&gt;&lt;secondary-title&gt;Molecular psychiatry&lt;/secondary-title&gt;&lt;/titles&gt;&lt;periodical&gt;&lt;full-title&gt;Molecular psychiatry&lt;/full-title&gt;&lt;/periodical&gt;&lt;pages&gt;1511-1525&lt;/pages&gt;&lt;volume&gt;25&lt;/volume&gt;&lt;number&gt;7&lt;/number&gt;&lt;dates&gt;&lt;year&gt;2020&lt;/year&gt;&lt;/dates&gt;&lt;isbn&gt;1359-4184&lt;/isbn&gt;&lt;urls&gt;&lt;/urls&gt;&lt;/record&gt;&lt;/Cite&gt;&lt;/EndNote&gt;</w:instrText>
      </w:r>
      <w:r w:rsidR="00F26FD3" w:rsidRPr="00F26FD3">
        <w:rPr>
          <w:rFonts w:ascii="Times New Roman" w:hAnsi="Times New Roman" w:cs="Times New Roman"/>
        </w:rPr>
        <w:fldChar w:fldCharType="separate"/>
      </w:r>
      <w:r w:rsidR="0019652D">
        <w:rPr>
          <w:rFonts w:ascii="Times New Roman" w:hAnsi="Times New Roman" w:cs="Times New Roman"/>
          <w:noProof/>
        </w:rPr>
        <w:t>[23]</w:t>
      </w:r>
      <w:r w:rsidR="00F26FD3" w:rsidRPr="00F26FD3">
        <w:rPr>
          <w:rFonts w:ascii="Times New Roman" w:hAnsi="Times New Roman" w:cs="Times New Roman"/>
        </w:rPr>
        <w:fldChar w:fldCharType="end"/>
      </w:r>
      <w:r w:rsidR="00F26FD3" w:rsidRPr="00F26FD3">
        <w:rPr>
          <w:rFonts w:ascii="Times New Roman" w:hAnsi="Times New Roman" w:cs="Times New Roman"/>
        </w:rPr>
        <w:t>. Similarly, large-scale</w:t>
      </w:r>
      <w:r w:rsidR="00CC3BCA">
        <w:rPr>
          <w:rFonts w:ascii="Times New Roman" w:hAnsi="Times New Roman" w:cs="Times New Roman"/>
        </w:rPr>
        <w:t xml:space="preserve"> ENIGMA meta-analysis</w:t>
      </w:r>
      <w:r w:rsidR="00F26FD3" w:rsidRPr="00F26FD3">
        <w:rPr>
          <w:rFonts w:ascii="Times New Roman" w:hAnsi="Times New Roman" w:cs="Times New Roman"/>
        </w:rPr>
        <w:t xml:space="preserve"> have reported cortical surface area reductions in adolescents with MDD, with effect sizes ranging from </w:t>
      </w:r>
      <w:ins w:id="235" w:author="Jung Youn Min" w:date="2025-11-08T15:26:00Z" w16du:dateUtc="2025-11-08T23:26:00Z">
        <w:r w:rsidR="00F40D2F" w:rsidRPr="00F40D2F">
          <w:rPr>
            <w:rFonts w:ascii="Times New Roman" w:hAnsi="Times New Roman" w:cs="Times New Roman"/>
            <w:rPrChange w:id="236" w:author="Jung Youn Min" w:date="2025-11-08T15:27:00Z" w16du:dateUtc="2025-11-08T23:27:00Z">
              <w:rPr>
                <w:rFonts w:ascii="Times New Roman" w:hAnsi="Times New Roman" w:cs="Times New Roman"/>
                <w:i/>
                <w:iCs/>
              </w:rPr>
            </w:rPrChange>
          </w:rPr>
          <w:t>Cohen</w:t>
        </w:r>
      </w:ins>
      <w:ins w:id="237" w:author="Jung Youn Min" w:date="2025-11-08T15:27:00Z" w16du:dateUtc="2025-11-08T23:27:00Z">
        <w:r w:rsidR="00F40D2F" w:rsidRPr="00F40D2F">
          <w:rPr>
            <w:rFonts w:ascii="Times New Roman" w:hAnsi="Times New Roman" w:cs="Times New Roman"/>
            <w:rPrChange w:id="238" w:author="Jung Youn Min" w:date="2025-11-08T15:27:00Z" w16du:dateUtc="2025-11-08T23:27:00Z">
              <w:rPr>
                <w:rFonts w:ascii="Times New Roman" w:hAnsi="Times New Roman" w:cs="Times New Roman"/>
                <w:i/>
                <w:iCs/>
              </w:rPr>
            </w:rPrChange>
          </w:rPr>
          <w:t>’s d</w:t>
        </w:r>
      </w:ins>
      <w:del w:id="239" w:author="Jung Youn Min" w:date="2025-11-08T15:26:00Z" w16du:dateUtc="2025-11-08T23:26:00Z">
        <w:r w:rsidR="00F26FD3" w:rsidRPr="00F40D2F" w:rsidDel="00F40D2F">
          <w:rPr>
            <w:rFonts w:ascii="Times New Roman" w:hAnsi="Times New Roman" w:cs="Times New Roman"/>
            <w:rPrChange w:id="240" w:author="Jung Youn Min" w:date="2025-11-08T15:27:00Z" w16du:dateUtc="2025-11-08T23:27:00Z">
              <w:rPr>
                <w:rFonts w:ascii="Times New Roman" w:hAnsi="Times New Roman" w:cs="Times New Roman"/>
                <w:i/>
                <w:iCs/>
              </w:rPr>
            </w:rPrChange>
          </w:rPr>
          <w:delText>d</w:delText>
        </w:r>
      </w:del>
      <w:r w:rsidR="00F26FD3" w:rsidRPr="00F26FD3">
        <w:rPr>
          <w:rFonts w:ascii="Times New Roman" w:hAnsi="Times New Roman" w:cs="Times New Roman"/>
        </w:rPr>
        <w:t xml:space="preserve"> = –0.26 to –0.57, as well as subcortical volume differences, including </w:t>
      </w:r>
      <w:ins w:id="241" w:author="Jung Youn Min" w:date="2025-11-08T15:27:00Z" w16du:dateUtc="2025-11-08T23:27:00Z">
        <w:r w:rsidR="00F40D2F" w:rsidRPr="00F40D2F">
          <w:rPr>
            <w:rFonts w:ascii="Times New Roman" w:hAnsi="Times New Roman" w:cs="Times New Roman"/>
            <w:rPrChange w:id="242" w:author="Jung Youn Min" w:date="2025-11-08T15:27:00Z" w16du:dateUtc="2025-11-08T23:27:00Z">
              <w:rPr>
                <w:rFonts w:ascii="Times New Roman" w:hAnsi="Times New Roman" w:cs="Times New Roman"/>
                <w:i/>
                <w:iCs/>
              </w:rPr>
            </w:rPrChange>
          </w:rPr>
          <w:t>Cohen’s d</w:t>
        </w:r>
      </w:ins>
      <w:del w:id="243" w:author="Jung Youn Min" w:date="2025-11-08T15:27:00Z" w16du:dateUtc="2025-11-08T23:27:00Z">
        <w:r w:rsidR="00F26FD3" w:rsidRPr="00F26FD3" w:rsidDel="00F40D2F">
          <w:rPr>
            <w:rFonts w:ascii="Times New Roman" w:hAnsi="Times New Roman" w:cs="Times New Roman"/>
            <w:i/>
            <w:iCs/>
          </w:rPr>
          <w:delText>d</w:delText>
        </w:r>
      </w:del>
      <w:r w:rsidR="00F26FD3" w:rsidRPr="00F26FD3">
        <w:rPr>
          <w:rFonts w:ascii="Times New Roman" w:hAnsi="Times New Roman" w:cs="Times New Roman"/>
        </w:rPr>
        <w:t xml:space="preserve"> = –0.20 for the hippocampus</w:t>
      </w:r>
      <w:r w:rsidR="00F26FD3" w:rsidRPr="00F26FD3">
        <w:rPr>
          <w:rFonts w:ascii="Times New Roman" w:hAnsi="Times New Roman" w:cs="Times New Roman" w:hint="eastAsia"/>
        </w:rPr>
        <w:t xml:space="preserve"> </w:t>
      </w:r>
      <w:r w:rsidR="00F26FD3" w:rsidRPr="00F26FD3">
        <w:rPr>
          <w:rFonts w:ascii="Times New Roman" w:hAnsi="Times New Roman" w:cs="Times New Roman"/>
        </w:rPr>
        <w:fldChar w:fldCharType="begin"/>
      </w:r>
      <w:r w:rsidR="00C108F2">
        <w:rPr>
          <w:rFonts w:ascii="Times New Roman" w:hAnsi="Times New Roman" w:cs="Times New Roman"/>
        </w:rPr>
        <w:instrText xml:space="preserve"> ADDIN EN.CITE &lt;EndNote&gt;&lt;Cite&gt;&lt;Author&gt;Schmaal&lt;/Author&gt;&lt;Year&gt;2017&lt;/Year&gt;&lt;RecNum&gt;187&lt;/RecNum&gt;&lt;DisplayText&gt;[77]&lt;/DisplayText&gt;&lt;record&gt;&lt;rec-number&gt;187&lt;/rec-number&gt;&lt;foreign-keys&gt;&lt;key app="EN" db-id="xvraxf2sk09twpedwrrxs0v15x5vwtss9xzp" timestamp="1742961627"&gt;187&lt;/key&gt;&lt;/foreign-keys&gt;&lt;ref-type name="Journal Article"&gt;17&lt;/ref-type&gt;&lt;contributors&gt;&lt;authors&gt;&lt;author&gt;Schmaal, Lianne&lt;/author&gt;&lt;author&gt;Hibar, DP&lt;/author&gt;&lt;author&gt;Sämann, Philipp G&lt;/author&gt;&lt;author&gt;Hall, GB&lt;/author&gt;&lt;author&gt;Baune, BT&lt;/author&gt;&lt;author&gt;Jahanshad, Neda&lt;/author&gt;&lt;author&gt;Cheung, JW&lt;/author&gt;&lt;author&gt;van Erp, Theo GM&lt;/author&gt;&lt;author&gt;Bos, Daniel&lt;/author&gt;&lt;author&gt;Ikram, Mohammad A&lt;/author&gt;&lt;/authors&gt;&lt;/contributors&gt;&lt;titles&gt;&lt;title&gt;Cortical abnormalities in adults and adolescents with major depression based on brain scans from 20 cohorts worldwide in the ENIGMA Major Depressive Disorder Working Group&lt;/title&gt;&lt;secondary-title&gt;Molecular psychiatry&lt;/secondary-title&gt;&lt;/titles&gt;&lt;periodical&gt;&lt;full-title&gt;Molecular psychiatry&lt;/full-title&gt;&lt;/periodical&gt;&lt;pages&gt;900-909&lt;/pages&gt;&lt;volume&gt;22&lt;/volume&gt;&lt;number&gt;6&lt;/number&gt;&lt;dates&gt;&lt;year&gt;2017&lt;/year&gt;&lt;/dates&gt;&lt;isbn&gt;1476-5578&lt;/isbn&gt;&lt;urls&gt;&lt;/urls&gt;&lt;/record&gt;&lt;/Cite&gt;&lt;/EndNote&gt;</w:instrText>
      </w:r>
      <w:r w:rsidR="00F26FD3" w:rsidRPr="00F26FD3">
        <w:rPr>
          <w:rFonts w:ascii="Times New Roman" w:hAnsi="Times New Roman" w:cs="Times New Roman"/>
        </w:rPr>
        <w:fldChar w:fldCharType="separate"/>
      </w:r>
      <w:r w:rsidR="00C108F2">
        <w:rPr>
          <w:rFonts w:ascii="Times New Roman" w:hAnsi="Times New Roman" w:cs="Times New Roman"/>
          <w:noProof/>
        </w:rPr>
        <w:t>[77]</w:t>
      </w:r>
      <w:r w:rsidR="00F26FD3" w:rsidRPr="00F26FD3">
        <w:rPr>
          <w:rFonts w:ascii="Times New Roman" w:hAnsi="Times New Roman" w:cs="Times New Roman"/>
        </w:rPr>
        <w:fldChar w:fldCharType="end"/>
      </w:r>
      <w:r w:rsidR="00F26FD3" w:rsidRPr="00F26FD3">
        <w:rPr>
          <w:rFonts w:ascii="Times New Roman" w:hAnsi="Times New Roman" w:cs="Times New Roman"/>
        </w:rPr>
        <w:t>. In contrast, our gene-informed white matter framework yields medium-to-large effect sizes across cohorts and outcomes, comparable to or exceeding those reported in prior large-scale studies. This supports its potential as a robust tool for identifying youth at risk of depression.</w:t>
      </w:r>
    </w:p>
    <w:p w14:paraId="739EB271" w14:textId="22F7420E" w:rsidR="008037D6" w:rsidRPr="00F26FD3" w:rsidRDefault="008069E7" w:rsidP="00F26FD3">
      <w:pPr>
        <w:spacing w:line="360" w:lineRule="auto"/>
        <w:ind w:firstLine="720"/>
        <w:rPr>
          <w:rFonts w:ascii="Times New Roman" w:hAnsi="Times New Roman" w:cs="Times New Roman"/>
        </w:rPr>
      </w:pPr>
      <w:ins w:id="244" w:author="Jung Youn Min" w:date="2025-11-12T11:53:00Z">
        <w:r w:rsidRPr="008069E7">
          <w:rPr>
            <w:rFonts w:ascii="Times New Roman" w:hAnsi="Times New Roman" w:cs="Times New Roman"/>
          </w:rPr>
          <w:t xml:space="preserve">Our model retained 80-88% of symptom-based model performance using only genetic and neuroimaging data, demonstrating the utility of biological vulnerability markers. While the symptom-based model utilizing baseline behavioral symptoms (CBCL internalizing problems) achieved superior 2-year prediction (AUROC 0.767-0.815), several considerations support the value of biological vulnerability assessment. First, </w:t>
        </w:r>
      </w:ins>
      <w:ins w:id="245" w:author="Jung Youn Min" w:date="2025-11-12T12:01:00Z" w16du:dateUtc="2025-11-12T20:01:00Z">
        <w:r w:rsidR="001B140C">
          <w:rPr>
            <w:rFonts w:ascii="Times New Roman" w:hAnsi="Times New Roman" w:cs="Times New Roman" w:hint="eastAsia"/>
          </w:rPr>
          <w:t>the long-term predictive</w:t>
        </w:r>
      </w:ins>
      <w:ins w:id="246" w:author="Jung Youn Min" w:date="2025-11-12T12:02:00Z" w16du:dateUtc="2025-11-12T20:02:00Z">
        <w:r w:rsidR="001B140C">
          <w:rPr>
            <w:rFonts w:ascii="Times New Roman" w:hAnsi="Times New Roman" w:cs="Times New Roman" w:hint="eastAsia"/>
          </w:rPr>
          <w:t xml:space="preserve"> utility of subclinical symptoms in early childhood is questionable. For instance, childhood depressive symptoms have been reported to have </w:t>
        </w:r>
        <w:r w:rsidR="001B140C">
          <w:rPr>
            <w:rFonts w:ascii="Times New Roman" w:hAnsi="Times New Roman" w:cs="Times New Roman"/>
          </w:rPr>
          <w:t>‘</w:t>
        </w:r>
        <w:r w:rsidR="001B140C">
          <w:rPr>
            <w:rFonts w:ascii="Times New Roman" w:hAnsi="Times New Roman" w:cs="Times New Roman" w:hint="eastAsia"/>
          </w:rPr>
          <w:t>very limited accuracy</w:t>
        </w:r>
        <w:r w:rsidR="001B140C">
          <w:rPr>
            <w:rFonts w:ascii="Times New Roman" w:hAnsi="Times New Roman" w:cs="Times New Roman"/>
          </w:rPr>
          <w:t>’</w:t>
        </w:r>
        <w:r w:rsidR="001B140C">
          <w:rPr>
            <w:rFonts w:ascii="Times New Roman" w:hAnsi="Times New Roman" w:cs="Times New Roman" w:hint="eastAsia"/>
          </w:rPr>
          <w:t xml:space="preserve"> for predicting depression </w:t>
        </w:r>
        <w:r w:rsidR="001B140C">
          <w:rPr>
            <w:rFonts w:ascii="Times New Roman" w:hAnsi="Times New Roman" w:cs="Times New Roman"/>
          </w:rPr>
          <w:t>occurring</w:t>
        </w:r>
        <w:r w:rsidR="001B140C">
          <w:rPr>
            <w:rFonts w:ascii="Times New Roman" w:hAnsi="Times New Roman" w:cs="Times New Roman" w:hint="eastAsia"/>
          </w:rPr>
          <w:t xml:space="preserve"> 9-16 years later</w:t>
        </w:r>
      </w:ins>
      <w:ins w:id="247" w:author="Jung Youn Min" w:date="2025-11-12T12:01:00Z" w16du:dateUtc="2025-11-12T20:01:00Z">
        <w:r w:rsidR="00E01DBA">
          <w:rPr>
            <w:rFonts w:ascii="Times New Roman" w:hAnsi="Times New Roman" w:cs="Times New Roman" w:hint="eastAsia"/>
          </w:rPr>
          <w:t xml:space="preserve"> </w:t>
        </w:r>
      </w:ins>
      <w:r w:rsidR="00E01DBA">
        <w:rPr>
          <w:rFonts w:ascii="Times New Roman" w:hAnsi="Times New Roman" w:cs="Times New Roman"/>
        </w:rPr>
        <w:fldChar w:fldCharType="begin"/>
      </w:r>
      <w:r w:rsidR="00C108F2">
        <w:rPr>
          <w:rFonts w:ascii="Times New Roman" w:hAnsi="Times New Roman" w:cs="Times New Roman"/>
        </w:rPr>
        <w:instrText xml:space="preserve"> ADDIN EN.CITE &lt;EndNote&gt;&lt;Cite&gt;&lt;Author&gt;Najman&lt;/Author&gt;&lt;Year&gt;2008&lt;/Year&gt;&lt;RecNum&gt;214&lt;/RecNum&gt;&lt;DisplayText&gt;[78]&lt;/DisplayText&gt;&lt;record&gt;&lt;rec-number&gt;214&lt;/rec-number&gt;&lt;foreign-keys&gt;&lt;key app="EN" db-id="xvraxf2sk09twpedwrrxs0v15x5vwtss9xzp" timestamp="1762977534"&gt;214&lt;/key&gt;&lt;/foreign-keys&gt;&lt;ref-type name="Journal Article"&gt;17&lt;/ref-type&gt;&lt;contributors&gt;&lt;authors&gt;&lt;author&gt;Najman, Jake M&lt;/author&gt;&lt;author&gt;Heron, Michelle A&lt;/author&gt;&lt;author&gt;Hayatbakhsh, Mohammad R&lt;/author&gt;&lt;author&gt;Dingle, Kaeleen&lt;/author&gt;&lt;author&gt;Jamrozik, Konrad&lt;/author&gt;&lt;author&gt;Bor, William&lt;/author&gt;&lt;author&gt;O’Callaghan, Michael J&lt;/author&gt;&lt;author&gt;Williams, Gail M&lt;/author&gt;&lt;/authors&gt;&lt;/contributors&gt;&lt;titles&gt;&lt;title&gt;Screening in early childhood for risk of later mental health problems: A longitudinal study&lt;/title&gt;&lt;secondary-title&gt;Journal of psychiatric research&lt;/secondary-title&gt;&lt;/titles&gt;&lt;periodical&gt;&lt;full-title&gt;Journal of psychiatric research&lt;/full-title&gt;&lt;/periodical&gt;&lt;pages&gt;694-700&lt;/pages&gt;&lt;volume&gt;42&lt;/volume&gt;&lt;number&gt;8&lt;/number&gt;&lt;dates&gt;&lt;year&gt;2008&lt;/year&gt;&lt;/dates&gt;&lt;isbn&gt;0022-3956&lt;/isbn&gt;&lt;urls&gt;&lt;/urls&gt;&lt;/record&gt;&lt;/Cite&gt;&lt;/EndNote&gt;</w:instrText>
      </w:r>
      <w:r w:rsidR="00E01DBA">
        <w:rPr>
          <w:rFonts w:ascii="Times New Roman" w:hAnsi="Times New Roman" w:cs="Times New Roman"/>
        </w:rPr>
        <w:fldChar w:fldCharType="separate"/>
      </w:r>
      <w:r w:rsidR="00C108F2">
        <w:rPr>
          <w:rFonts w:ascii="Times New Roman" w:hAnsi="Times New Roman" w:cs="Times New Roman"/>
          <w:noProof/>
        </w:rPr>
        <w:t>[78]</w:t>
      </w:r>
      <w:r w:rsidR="00E01DBA">
        <w:rPr>
          <w:rFonts w:ascii="Times New Roman" w:hAnsi="Times New Roman" w:cs="Times New Roman"/>
        </w:rPr>
        <w:fldChar w:fldCharType="end"/>
      </w:r>
      <w:ins w:id="248" w:author="Jung Youn Min" w:date="2025-11-12T11:59:00Z" w16du:dateUtc="2025-11-12T19:59:00Z">
        <w:r w:rsidR="008F2563">
          <w:rPr>
            <w:rFonts w:ascii="Times New Roman" w:hAnsi="Times New Roman" w:cs="Times New Roman" w:hint="eastAsia"/>
          </w:rPr>
          <w:t xml:space="preserve">. </w:t>
        </w:r>
      </w:ins>
      <w:ins w:id="249" w:author="Jung Youn Min" w:date="2025-11-12T11:53:00Z">
        <w:r w:rsidRPr="008069E7">
          <w:rPr>
            <w:rFonts w:ascii="Times New Roman" w:hAnsi="Times New Roman" w:cs="Times New Roman"/>
          </w:rPr>
          <w:t xml:space="preserve">Second, once youth develop a first clinical episode, they enter a high-risk trajectory characterized by substantial recurrence (46-50%) </w:t>
        </w:r>
      </w:ins>
      <w:r w:rsidR="004C5ED5">
        <w:rPr>
          <w:rFonts w:ascii="Times New Roman" w:hAnsi="Times New Roman" w:cs="Times New Roman"/>
        </w:rPr>
        <w:fldChar w:fldCharType="begin"/>
      </w:r>
      <w:r w:rsidR="000172A1">
        <w:rPr>
          <w:rFonts w:ascii="Times New Roman" w:hAnsi="Times New Roman" w:cs="Times New Roman"/>
        </w:rPr>
        <w:instrText xml:space="preserve"> ADDIN EN.CITE &lt;EndNote&gt;&lt;Cite&gt;&lt;Author&gt;Copeland&lt;/Author&gt;&lt;Year&gt;2021&lt;/Year&gt;&lt;RecNum&gt;9&lt;/RecNum&gt;&lt;DisplayText&gt;[5]&lt;/DisplayText&gt;&lt;record&gt;&lt;rec-number&gt;9&lt;/rec-number&gt;&lt;foreign-keys&gt;&lt;key app="EN" db-id="xvraxf2sk09twpedwrrxs0v15x5vwtss9xzp" timestamp="1737635559"&gt;9&lt;/key&gt;&lt;/foreign-keys&gt;&lt;ref-type name="Journal Article"&gt;17&lt;/ref-type&gt;&lt;contributors&gt;&lt;authors&gt;&lt;author&gt;Copeland, William E&lt;/author&gt;&lt;author&gt;Alaie, Iman&lt;/author&gt;&lt;author&gt;Jonsson, Ulf&lt;/author&gt;&lt;author&gt;Shanahan, Lilly&lt;/author&gt;&lt;/authors&gt;&lt;/contributors&gt;&lt;titles&gt;&lt;title&gt;Associations of childhood and adolescent depression with adult psychiatric and functional outcomes&lt;/title&gt;&lt;secondary-title&gt;Journal of the American Academy of Child &amp;amp; Adolescent Psychiatry&lt;/secondary-title&gt;&lt;/titles&gt;&lt;periodical&gt;&lt;full-title&gt;Journal of the American Academy of Child &amp;amp; Adolescent Psychiatry&lt;/full-title&gt;&lt;/periodical&gt;&lt;pages&gt;604-611&lt;/pages&gt;&lt;volume&gt;60&lt;/volume&gt;&lt;number&gt;5&lt;/number&gt;&lt;dates&gt;&lt;year&gt;2021&lt;/year&gt;&lt;/dates&gt;&lt;isbn&gt;0890-8567&lt;/isbn&gt;&lt;urls&gt;&lt;/urls&gt;&lt;/record&gt;&lt;/Cite&gt;&lt;/EndNote&gt;</w:instrText>
      </w:r>
      <w:r w:rsidR="004C5ED5">
        <w:rPr>
          <w:rFonts w:ascii="Times New Roman" w:hAnsi="Times New Roman" w:cs="Times New Roman"/>
        </w:rPr>
        <w:fldChar w:fldCharType="separate"/>
      </w:r>
      <w:r w:rsidR="000172A1">
        <w:rPr>
          <w:rFonts w:ascii="Times New Roman" w:hAnsi="Times New Roman" w:cs="Times New Roman"/>
          <w:noProof/>
        </w:rPr>
        <w:t>[5]</w:t>
      </w:r>
      <w:r w:rsidR="004C5ED5">
        <w:rPr>
          <w:rFonts w:ascii="Times New Roman" w:hAnsi="Times New Roman" w:cs="Times New Roman"/>
        </w:rPr>
        <w:fldChar w:fldCharType="end"/>
      </w:r>
      <w:ins w:id="250" w:author="Jung Youn Min" w:date="2025-11-12T11:53:00Z">
        <w:r w:rsidRPr="008069E7">
          <w:rPr>
            <w:rFonts w:ascii="Times New Roman" w:hAnsi="Times New Roman" w:cs="Times New Roman"/>
          </w:rPr>
          <w:t xml:space="preserve">, treatment resistance (~40%) </w:t>
        </w:r>
      </w:ins>
      <w:r w:rsidR="004C5ED5">
        <w:rPr>
          <w:rFonts w:ascii="Times New Roman" w:hAnsi="Times New Roman" w:cs="Times New Roman"/>
        </w:rPr>
        <w:fldChar w:fldCharType="begin"/>
      </w:r>
      <w:r w:rsidR="00C108F2">
        <w:rPr>
          <w:rFonts w:ascii="Times New Roman" w:hAnsi="Times New Roman" w:cs="Times New Roman"/>
        </w:rPr>
        <w:instrText xml:space="preserve"> ADDIN EN.CITE &lt;EndNote&gt;&lt;Cite&gt;&lt;Author&gt;Toenders&lt;/Author&gt;&lt;Year&gt;2019&lt;/Year&gt;&lt;RecNum&gt;13&lt;/RecNum&gt;&lt;DisplayText&gt;[79]&lt;/DisplayText&gt;&lt;record&gt;&lt;rec-number&gt;13&lt;/rec-number&gt;&lt;foreign-keys&gt;&lt;key app="EN" db-id="xvraxf2sk09twpedwrrxs0v15x5vwtss9xzp" timestamp="1737635559"&gt;13&lt;/key&gt;&lt;/foreign-keys&gt;&lt;ref-type name="Journal Article"&gt;17&lt;/ref-type&gt;&lt;contributors&gt;&lt;authors&gt;&lt;author&gt;Toenders, Yara J&lt;/author&gt;&lt;author&gt;van Velzen, Laura S&lt;/author&gt;&lt;author&gt;Heideman, Ivonne Z&lt;/author&gt;&lt;author&gt;Harrison, Ben J&lt;/author&gt;&lt;author&gt;Davey, Christopher G&lt;/author&gt;&lt;author&gt;Schmaal, Lianne&lt;/author&gt;&lt;/authors&gt;&lt;/contributors&gt;&lt;titles&gt;&lt;title&gt;Neuroimaging predictors of onset and course of depression in childhood and adolescence: A systematic review of longitudinal studies&lt;/title&gt;&lt;secondary-title&gt;Developmental cognitive neuroscience&lt;/secondary-title&gt;&lt;/titles&gt;&lt;periodical&gt;&lt;full-title&gt;Developmental cognitive neuroscience&lt;/full-title&gt;&lt;/periodical&gt;&lt;pages&gt;100700&lt;/pages&gt;&lt;volume&gt;39&lt;/volume&gt;&lt;dates&gt;&lt;year&gt;2019&lt;/year&gt;&lt;/dates&gt;&lt;isbn&gt;1878-9293&lt;/isbn&gt;&lt;urls&gt;&lt;/urls&gt;&lt;/record&gt;&lt;/Cite&gt;&lt;/EndNote&gt;</w:instrText>
      </w:r>
      <w:r w:rsidR="004C5ED5">
        <w:rPr>
          <w:rFonts w:ascii="Times New Roman" w:hAnsi="Times New Roman" w:cs="Times New Roman"/>
        </w:rPr>
        <w:fldChar w:fldCharType="separate"/>
      </w:r>
      <w:r w:rsidR="00C108F2">
        <w:rPr>
          <w:rFonts w:ascii="Times New Roman" w:hAnsi="Times New Roman" w:cs="Times New Roman"/>
          <w:noProof/>
        </w:rPr>
        <w:t>[79]</w:t>
      </w:r>
      <w:r w:rsidR="004C5ED5">
        <w:rPr>
          <w:rFonts w:ascii="Times New Roman" w:hAnsi="Times New Roman" w:cs="Times New Roman"/>
        </w:rPr>
        <w:fldChar w:fldCharType="end"/>
      </w:r>
      <w:ins w:id="251" w:author="Jung Youn Min" w:date="2025-11-12T12:04:00Z" w16du:dateUtc="2025-11-12T20:04:00Z">
        <w:r w:rsidR="004C5ED5">
          <w:rPr>
            <w:rFonts w:ascii="Times New Roman" w:hAnsi="Times New Roman" w:cs="Times New Roman" w:hint="eastAsia"/>
          </w:rPr>
          <w:t xml:space="preserve"> and</w:t>
        </w:r>
      </w:ins>
      <w:ins w:id="252" w:author="Jung Youn Min" w:date="2025-11-12T11:53:00Z">
        <w:r w:rsidRPr="008069E7">
          <w:rPr>
            <w:rFonts w:ascii="Times New Roman" w:hAnsi="Times New Roman" w:cs="Times New Roman"/>
          </w:rPr>
          <w:t xml:space="preserve"> chronicity (18% remain persistently unwell)</w:t>
        </w:r>
      </w:ins>
      <w:r w:rsidR="004C5ED5">
        <w:rPr>
          <w:rFonts w:ascii="Times New Roman" w:hAnsi="Times New Roman" w:cs="Times New Roman"/>
        </w:rPr>
        <w:fldChar w:fldCharType="begin"/>
      </w:r>
      <w:r w:rsidR="000172A1">
        <w:rPr>
          <w:rFonts w:ascii="Times New Roman" w:hAnsi="Times New Roman" w:cs="Times New Roman"/>
        </w:rPr>
        <w:instrText xml:space="preserve"> ADDIN EN.CITE &lt;EndNote&gt;&lt;Cite&gt;&lt;Author&gt;Copeland&lt;/Author&gt;&lt;Year&gt;2021&lt;/Year&gt;&lt;RecNum&gt;9&lt;/RecNum&gt;&lt;DisplayText&gt;[5]&lt;/DisplayText&gt;&lt;record&gt;&lt;rec-number&gt;9&lt;/rec-number&gt;&lt;foreign-keys&gt;&lt;key app="EN" db-id="xvraxf2sk09twpedwrrxs0v15x5vwtss9xzp" timestamp="1737635559"&gt;9&lt;/key&gt;&lt;/foreign-keys&gt;&lt;ref-type name="Journal Article"&gt;17&lt;/ref-type&gt;&lt;contributors&gt;&lt;authors&gt;&lt;author&gt;Copeland, William E&lt;/author&gt;&lt;author&gt;Alaie, Iman&lt;/author&gt;&lt;author&gt;Jonsson, Ulf&lt;/author&gt;&lt;author&gt;Shanahan, Lilly&lt;/author&gt;&lt;/authors&gt;&lt;/contributors&gt;&lt;titles&gt;&lt;title&gt;Associations of childhood and adolescent depression with adult psychiatric and functional outcomes&lt;/title&gt;&lt;secondary-title&gt;Journal of the American Academy of Child &amp;amp; Adolescent Psychiatry&lt;/secondary-title&gt;&lt;/titles&gt;&lt;periodical&gt;&lt;full-title&gt;Journal of the American Academy of Child &amp;amp; Adolescent Psychiatry&lt;/full-title&gt;&lt;/periodical&gt;&lt;pages&gt;604-611&lt;/pages&gt;&lt;volume&gt;60&lt;/volume&gt;&lt;number&gt;5&lt;/number&gt;&lt;dates&gt;&lt;year&gt;2021&lt;/year&gt;&lt;/dates&gt;&lt;isbn&gt;0890-8567&lt;/isbn&gt;&lt;urls&gt;&lt;/urls&gt;&lt;/record&gt;&lt;/Cite&gt;&lt;/EndNote&gt;</w:instrText>
      </w:r>
      <w:r w:rsidR="004C5ED5">
        <w:rPr>
          <w:rFonts w:ascii="Times New Roman" w:hAnsi="Times New Roman" w:cs="Times New Roman"/>
        </w:rPr>
        <w:fldChar w:fldCharType="separate"/>
      </w:r>
      <w:r w:rsidR="000172A1">
        <w:rPr>
          <w:rFonts w:ascii="Times New Roman" w:hAnsi="Times New Roman" w:cs="Times New Roman"/>
          <w:noProof/>
        </w:rPr>
        <w:t>[5]</w:t>
      </w:r>
      <w:r w:rsidR="004C5ED5">
        <w:rPr>
          <w:rFonts w:ascii="Times New Roman" w:hAnsi="Times New Roman" w:cs="Times New Roman"/>
        </w:rPr>
        <w:fldChar w:fldCharType="end"/>
      </w:r>
      <w:ins w:id="253" w:author="Jung Youn Min" w:date="2025-11-12T11:53:00Z">
        <w:r w:rsidRPr="008069E7">
          <w:rPr>
            <w:rFonts w:ascii="Times New Roman" w:hAnsi="Times New Roman" w:cs="Times New Roman"/>
          </w:rPr>
          <w:t>. Early-onset depression is "particularly malignant and recalcitrant"</w:t>
        </w:r>
      </w:ins>
      <w:ins w:id="254" w:author="Jung Youn Min" w:date="2025-11-12T12:05:00Z" w16du:dateUtc="2025-11-12T20:05:00Z">
        <w:r w:rsidR="00317F16">
          <w:rPr>
            <w:rFonts w:ascii="Times New Roman" w:hAnsi="Times New Roman" w:cs="Times New Roman" w:hint="eastAsia"/>
          </w:rPr>
          <w:t xml:space="preserve"> </w:t>
        </w:r>
      </w:ins>
      <w:r w:rsidR="00317F16">
        <w:rPr>
          <w:rFonts w:ascii="Times New Roman" w:hAnsi="Times New Roman" w:cs="Times New Roman"/>
        </w:rPr>
        <w:fldChar w:fldCharType="begin"/>
      </w:r>
      <w:r w:rsidR="00C108F2">
        <w:rPr>
          <w:rFonts w:ascii="Times New Roman" w:hAnsi="Times New Roman" w:cs="Times New Roman"/>
        </w:rPr>
        <w:instrText xml:space="preserve"> ADDIN EN.CITE &lt;EndNote&gt;&lt;Cite&gt;&lt;Author&gt;Parker&lt;/Author&gt;&lt;Year&gt;2003&lt;/Year&gt;&lt;RecNum&gt;6&lt;/RecNum&gt;&lt;DisplayText&gt;[80]&lt;/DisplayText&gt;&lt;record&gt;&lt;rec-number&gt;6&lt;/rec-number&gt;&lt;foreign-keys&gt;&lt;key app="EN" db-id="xvraxf2sk09twpedwrrxs0v15x5vwtss9xzp" timestamp="1737635559"&gt;6&lt;/key&gt;&lt;/foreign-keys&gt;&lt;ref-type name="Journal Article"&gt;17&lt;/ref-type&gt;&lt;contributors&gt;&lt;authors&gt;&lt;author&gt;Parker, Gordon&lt;/author&gt;&lt;author&gt;Roy, K&lt;/author&gt;&lt;author&gt;Hadzi-Pavlovic, Dusan&lt;/author&gt;&lt;author&gt;Mitchell, Philip&lt;/author&gt;&lt;author&gt;Wilhelm, K&lt;/author&gt;&lt;/authors&gt;&lt;/contributors&gt;&lt;titles&gt;&lt;title&gt;Distinguishing early and late onset non-melancholic unipolar depression&lt;/title&gt;&lt;secondary-title&gt;Journal of Affective Disorders&lt;/secondary-title&gt;&lt;/titles&gt;&lt;periodical&gt;&lt;full-title&gt;Journal of Affective Disorders&lt;/full-title&gt;&lt;/periodical&gt;&lt;pages&gt;131-138&lt;/pages&gt;&lt;volume&gt;74&lt;/volume&gt;&lt;number&gt;2&lt;/number&gt;&lt;dates&gt;&lt;year&gt;2003&lt;/year&gt;&lt;/dates&gt;&lt;isbn&gt;0165-0327&lt;/isbn&gt;&lt;urls&gt;&lt;/urls&gt;&lt;/record&gt;&lt;/Cite&gt;&lt;/EndNote&gt;</w:instrText>
      </w:r>
      <w:r w:rsidR="00317F16">
        <w:rPr>
          <w:rFonts w:ascii="Times New Roman" w:hAnsi="Times New Roman" w:cs="Times New Roman"/>
        </w:rPr>
        <w:fldChar w:fldCharType="separate"/>
      </w:r>
      <w:r w:rsidR="00C108F2">
        <w:rPr>
          <w:rFonts w:ascii="Times New Roman" w:hAnsi="Times New Roman" w:cs="Times New Roman"/>
          <w:noProof/>
        </w:rPr>
        <w:t>[80]</w:t>
      </w:r>
      <w:r w:rsidR="00317F16">
        <w:rPr>
          <w:rFonts w:ascii="Times New Roman" w:hAnsi="Times New Roman" w:cs="Times New Roman"/>
        </w:rPr>
        <w:fldChar w:fldCharType="end"/>
      </w:r>
      <w:ins w:id="255" w:author="Jung Youn Min" w:date="2025-11-12T11:53:00Z">
        <w:r w:rsidRPr="008069E7">
          <w:rPr>
            <w:rFonts w:ascii="Times New Roman" w:hAnsi="Times New Roman" w:cs="Times New Roman"/>
          </w:rPr>
          <w:t>, being "more chronic and debilitating than depression beginning in adulthood"</w:t>
        </w:r>
      </w:ins>
      <w:r w:rsidR="00317F16">
        <w:rPr>
          <w:rFonts w:ascii="Times New Roman" w:hAnsi="Times New Roman" w:cs="Times New Roman"/>
        </w:rPr>
        <w:fldChar w:fldCharType="begin"/>
      </w:r>
      <w:r w:rsidR="000172A1">
        <w:rPr>
          <w:rFonts w:ascii="Times New Roman" w:hAnsi="Times New Roman" w:cs="Times New Roman"/>
        </w:rPr>
        <w:instrText xml:space="preserve"> ADDIN EN.CITE &lt;EndNote&gt;&lt;Cite&gt;&lt;Author&gt;Fleisher&lt;/Author&gt;&lt;Year&gt;2001&lt;/Year&gt;&lt;RecNum&gt;7&lt;/RecNum&gt;&lt;DisplayText&gt;[3]&lt;/DisplayText&gt;&lt;record&gt;&lt;rec-number&gt;7&lt;/rec-number&gt;&lt;foreign-keys&gt;&lt;key app="EN" db-id="xvraxf2sk09twpedwrrxs0v15x5vwtss9xzp" timestamp="1737635559"&gt;7&lt;/key&gt;&lt;/foreign-keys&gt;&lt;ref-type name="Journal Article"&gt;17&lt;/ref-type&gt;&lt;contributors&gt;&lt;authors&gt;&lt;author&gt;Fleisher, William P&lt;/author&gt;&lt;author&gt;Katz, Laurence Y&lt;/author&gt;&lt;/authors&gt;&lt;/contributors&gt;&lt;titles&gt;&lt;title&gt;Early onset major depressive disorder&lt;/title&gt;&lt;secondary-title&gt;Paediatrics &amp;amp; Child Health&lt;/secondary-title&gt;&lt;/titles&gt;&lt;periodical&gt;&lt;full-title&gt;Paediatrics &amp;amp; Child Health&lt;/full-title&gt;&lt;/periodical&gt;&lt;pages&gt;444-448&lt;/pages&gt;&lt;volume&gt;6&lt;/volume&gt;&lt;number&gt;7&lt;/number&gt;&lt;dates&gt;&lt;year&gt;2001&lt;/year&gt;&lt;/dates&gt;&lt;isbn&gt;1205-7088&lt;/isbn&gt;&lt;urls&gt;&lt;/urls&gt;&lt;/record&gt;&lt;/Cite&gt;&lt;/EndNote&gt;</w:instrText>
      </w:r>
      <w:r w:rsidR="00317F16">
        <w:rPr>
          <w:rFonts w:ascii="Times New Roman" w:hAnsi="Times New Roman" w:cs="Times New Roman"/>
        </w:rPr>
        <w:fldChar w:fldCharType="separate"/>
      </w:r>
      <w:r w:rsidR="000172A1">
        <w:rPr>
          <w:rFonts w:ascii="Times New Roman" w:hAnsi="Times New Roman" w:cs="Times New Roman"/>
          <w:noProof/>
        </w:rPr>
        <w:t>[3]</w:t>
      </w:r>
      <w:r w:rsidR="00317F16">
        <w:rPr>
          <w:rFonts w:ascii="Times New Roman" w:hAnsi="Times New Roman" w:cs="Times New Roman"/>
        </w:rPr>
        <w:fldChar w:fldCharType="end"/>
      </w:r>
      <w:ins w:id="256" w:author="Jung Youn Min" w:date="2025-11-12T11:53:00Z">
        <w:r w:rsidRPr="008069E7">
          <w:rPr>
            <w:rFonts w:ascii="Times New Roman" w:hAnsi="Times New Roman" w:cs="Times New Roman"/>
          </w:rPr>
          <w:t>, with optimal identification occurring before first clinical episode. Our approach captures biological vulnerability through genetic predisposition and brain structure</w:t>
        </w:r>
      </w:ins>
      <w:ins w:id="257" w:author="Jung Youn Min" w:date="2025-11-12T12:06:00Z" w16du:dateUtc="2025-11-12T20:06:00Z">
        <w:r w:rsidR="00317F16">
          <w:rPr>
            <w:rFonts w:ascii="Times New Roman" w:hAnsi="Times New Roman" w:cs="Times New Roman" w:hint="eastAsia"/>
          </w:rPr>
          <w:t xml:space="preserve">, </w:t>
        </w:r>
      </w:ins>
      <w:ins w:id="258" w:author="Jung Youn Min" w:date="2025-11-12T11:53:00Z">
        <w:r w:rsidRPr="008069E7">
          <w:rPr>
            <w:rFonts w:ascii="Times New Roman" w:hAnsi="Times New Roman" w:cs="Times New Roman"/>
          </w:rPr>
          <w:t>markers independent of current symptom state that provide stable indices of underlying risk</w:t>
        </w:r>
      </w:ins>
      <w:ins w:id="259" w:author="Jung Youn Min" w:date="2025-11-12T12:06:00Z" w16du:dateUtc="2025-11-12T20:06:00Z">
        <w:r w:rsidR="00317F16">
          <w:rPr>
            <w:rFonts w:ascii="Times New Roman" w:hAnsi="Times New Roman" w:cs="Times New Roman" w:hint="eastAsia"/>
          </w:rPr>
          <w:t xml:space="preserve">, </w:t>
        </w:r>
      </w:ins>
      <w:ins w:id="260" w:author="Jung Youn Min" w:date="2025-11-12T11:53:00Z">
        <w:r w:rsidRPr="008069E7">
          <w:rPr>
            <w:rFonts w:ascii="Times New Roman" w:hAnsi="Times New Roman" w:cs="Times New Roman"/>
          </w:rPr>
          <w:t xml:space="preserve">which may </w:t>
        </w:r>
        <w:r w:rsidRPr="008069E7">
          <w:rPr>
            <w:rFonts w:ascii="Times New Roman" w:hAnsi="Times New Roman" w:cs="Times New Roman"/>
          </w:rPr>
          <w:lastRenderedPageBreak/>
          <w:t>be particularly valuable for identifying pre-symptomatic youth years before clinical episode onset, when primary prevention remains possible.</w:t>
        </w:r>
      </w:ins>
    </w:p>
    <w:p w14:paraId="3102B28E" w14:textId="6333534F" w:rsidR="004A6A53" w:rsidRDefault="005968AC" w:rsidP="00474B40">
      <w:pPr>
        <w:spacing w:line="360" w:lineRule="auto"/>
        <w:rPr>
          <w:rFonts w:ascii="Times New Roman" w:eastAsia="Times New Roman" w:hAnsi="Times New Roman" w:cs="Times New Roman"/>
        </w:rPr>
      </w:pPr>
      <w:r>
        <w:rPr>
          <w:rFonts w:ascii="Times New Roman" w:hAnsi="Times New Roman" w:cs="Times New Roman"/>
        </w:rPr>
        <w:tab/>
      </w:r>
      <w:r w:rsidR="00B9188D">
        <w:rPr>
          <w:rFonts w:ascii="Times New Roman" w:hAnsi="Times New Roman" w:cs="Times New Roman"/>
        </w:rPr>
        <w:t xml:space="preserve">Our moderate-to-large effect sizes persist even in the smaller </w:t>
      </w:r>
      <w:r w:rsidR="00E735A9">
        <w:rPr>
          <w:rFonts w:ascii="Times New Roman" w:hAnsi="Times New Roman" w:cs="Times New Roman"/>
        </w:rPr>
        <w:t xml:space="preserve">independent </w:t>
      </w:r>
      <w:r w:rsidR="00B9188D">
        <w:rPr>
          <w:rFonts w:ascii="Times New Roman" w:hAnsi="Times New Roman" w:cs="Times New Roman"/>
        </w:rPr>
        <w:t xml:space="preserve">Korean cohort (N=108), highlighting how transfer learning can bolster predictive power in underrepresented samples. </w:t>
      </w:r>
      <w:bookmarkStart w:id="261" w:name="OLE_LINK1"/>
      <w:r w:rsidR="00952448">
        <w:rPr>
          <w:rFonts w:ascii="Times New Roman" w:eastAsia="Times New Roman" w:hAnsi="Times New Roman" w:cs="Times New Roman"/>
        </w:rPr>
        <w:t>Taken together, these findings underscore the promise of gene-informed white matter models for identifying youth at risk of depression – offering a more robust and generalizable signal than has typically been observed with single-modality or univariate approaches.</w:t>
      </w:r>
    </w:p>
    <w:p w14:paraId="430FEF11" w14:textId="7A3A809D" w:rsidR="00610873" w:rsidRDefault="00610873" w:rsidP="00474B40">
      <w:pPr>
        <w:spacing w:line="360" w:lineRule="auto"/>
        <w:rPr>
          <w:ins w:id="262" w:author="Jung Youn Min" w:date="2025-11-12T11:51:00Z" w16du:dateUtc="2025-11-12T19:51:00Z"/>
          <w:rFonts w:ascii="Times New Roman" w:hAnsi="Times New Roman" w:cs="Times New Roman"/>
        </w:rPr>
      </w:pPr>
      <w:r>
        <w:rPr>
          <w:rFonts w:ascii="Times New Roman" w:hAnsi="Times New Roman" w:cs="Times New Roman"/>
        </w:rPr>
        <w:tab/>
      </w:r>
      <w:del w:id="263" w:author="Jung Youn Min" w:date="2025-11-12T11:51:00Z" w16du:dateUtc="2025-11-12T19:51:00Z">
        <w:r w:rsidR="00833053" w:rsidRPr="00833053" w:rsidDel="00690F5A">
          <w:rPr>
            <w:rFonts w:ascii="Times New Roman" w:hAnsi="Times New Roman" w:cs="Times New Roman"/>
          </w:rPr>
          <w:delText>While dMRI is a relatively costly modality for large-scale screening, its use may be justified in targeted settings—particularly for youth already flagged by clinical or genomic indicators. By combining genetic predispositions and neurobiological markers, our framework demonstrates the feasibility of early, biology-informed identification. Future work incorporating behavioral assessments and environmental exposures may further improve individualized risk prediction and inform early intervention strategies for high-risk youth.</w:delText>
        </w:r>
      </w:del>
    </w:p>
    <w:p w14:paraId="415055D7" w14:textId="32327A55" w:rsidR="00690F5A" w:rsidRPr="00CB4B51" w:rsidRDefault="00690F5A" w:rsidP="00474B40">
      <w:pPr>
        <w:spacing w:line="360" w:lineRule="auto"/>
        <w:rPr>
          <w:rFonts w:ascii="Times New Roman" w:hAnsi="Times New Roman" w:cs="Times New Roman"/>
        </w:rPr>
      </w:pPr>
      <w:ins w:id="264" w:author="Jung Youn Min" w:date="2025-11-12T11:51:00Z" w16du:dateUtc="2025-11-12T19:51:00Z">
        <w:r>
          <w:rPr>
            <w:rFonts w:ascii="Times New Roman" w:hAnsi="Times New Roman" w:cs="Times New Roman"/>
          </w:rPr>
          <w:tab/>
        </w:r>
      </w:ins>
      <w:ins w:id="265" w:author="Jung Youn Min" w:date="2025-11-12T12:08:00Z">
        <w:r w:rsidR="00CB4B51" w:rsidRPr="00CB4B51">
          <w:rPr>
            <w:rFonts w:ascii="Times New Roman" w:hAnsi="Times New Roman" w:cs="Times New Roman"/>
          </w:rPr>
          <w:t>Our model is not intended for universal screening but as a second-tier assessment for asymptomatic youth already identified as high-risk through family history or genetic screening. This targeted strategy mirrors established practices in other medical domains where costly imaging is reserved for genetically vulnerable individuals. For such high-risk but pre-symptomatic youth, integrating genetic and neuroimaging data improves prediction beyond genetic information alone (8.5-24% improvement over PGS-only models). While neuroimaging involves costs, these must be weighed against the substantial lifetime burden of early-onset depression</w:t>
        </w:r>
      </w:ins>
      <w:ins w:id="266" w:author="Jung Youn Min" w:date="2025-11-12T12:10:00Z" w16du:dateUtc="2025-11-12T20:10:00Z">
        <w:r w:rsidR="00DC71B2">
          <w:rPr>
            <w:rFonts w:ascii="Times New Roman" w:hAnsi="Times New Roman" w:cs="Times New Roman" w:hint="eastAsia"/>
          </w:rPr>
          <w:t xml:space="preserve"> </w:t>
        </w:r>
      </w:ins>
      <w:r w:rsidR="00E105FE">
        <w:rPr>
          <w:rFonts w:ascii="Times New Roman" w:hAnsi="Times New Roman" w:cs="Times New Roman"/>
        </w:rPr>
        <w:fldChar w:fldCharType="begin"/>
      </w:r>
      <w:r w:rsidR="000172A1">
        <w:rPr>
          <w:rFonts w:ascii="Times New Roman" w:hAnsi="Times New Roman" w:cs="Times New Roman"/>
        </w:rPr>
        <w:instrText xml:space="preserve"> ADDIN EN.CITE &lt;EndNote&gt;&lt;Cite&gt;&lt;Author&gt;Organization&lt;/Author&gt;&lt;Year&gt;2017&lt;/Year&gt;&lt;RecNum&gt;8&lt;/RecNum&gt;&lt;DisplayText&gt;[4]&lt;/DisplayText&gt;&lt;record&gt;&lt;rec-number&gt;8&lt;/rec-number&gt;&lt;foreign-keys&gt;&lt;key app="EN" db-id="xvraxf2sk09twpedwrrxs0v15x5vwtss9xzp" timestamp="1737635559"&gt;8&lt;/key&gt;&lt;/foreign-keys&gt;&lt;ref-type name="Journal Article"&gt;17&lt;/ref-type&gt;&lt;contributors&gt;&lt;authors&gt;&lt;author&gt;World Health Organization&lt;/author&gt;&lt;/authors&gt;&lt;/contributors&gt;&lt;titles&gt;&lt;title&gt;Depression and other common mental disorders: global health estimates&lt;/title&gt;&lt;/titles&gt;&lt;dates&gt;&lt;year&gt;2017&lt;/year&gt;&lt;/dates&gt;&lt;urls&gt;&lt;/urls&gt;&lt;/record&gt;&lt;/Cite&gt;&lt;/EndNote&gt;</w:instrText>
      </w:r>
      <w:r w:rsidR="00E105FE">
        <w:rPr>
          <w:rFonts w:ascii="Times New Roman" w:hAnsi="Times New Roman" w:cs="Times New Roman"/>
        </w:rPr>
        <w:fldChar w:fldCharType="separate"/>
      </w:r>
      <w:r w:rsidR="000172A1">
        <w:rPr>
          <w:rFonts w:ascii="Times New Roman" w:hAnsi="Times New Roman" w:cs="Times New Roman"/>
          <w:noProof/>
        </w:rPr>
        <w:t>[4]</w:t>
      </w:r>
      <w:r w:rsidR="00E105FE">
        <w:rPr>
          <w:rFonts w:ascii="Times New Roman" w:hAnsi="Times New Roman" w:cs="Times New Roman"/>
        </w:rPr>
        <w:fldChar w:fldCharType="end"/>
      </w:r>
      <w:ins w:id="267" w:author="Jung Youn Min" w:date="2025-11-12T12:08:00Z">
        <w:r w:rsidR="00CB4B51" w:rsidRPr="00CB4B51">
          <w:rPr>
            <w:rFonts w:ascii="Times New Roman" w:hAnsi="Times New Roman" w:cs="Times New Roman"/>
          </w:rPr>
          <w:t>.</w:t>
        </w:r>
      </w:ins>
    </w:p>
    <w:bookmarkEnd w:id="261"/>
    <w:p w14:paraId="236A1E2C" w14:textId="18770FFA" w:rsidR="00515362" w:rsidRPr="002056F2" w:rsidRDefault="00515362" w:rsidP="00DD2A79">
      <w:pPr>
        <w:spacing w:line="360" w:lineRule="auto"/>
        <w:ind w:firstLine="720"/>
        <w:rPr>
          <w:rFonts w:ascii="Times New Roman" w:eastAsia="맑은 고딕" w:hAnsi="Times New Roman" w:cs="Times New Roman"/>
        </w:rPr>
      </w:pPr>
      <w:r w:rsidRPr="00FC1D1A">
        <w:rPr>
          <w:rFonts w:ascii="Times New Roman" w:eastAsia="맑은 고딕" w:hAnsi="Times New Roman" w:cs="Times New Roman"/>
        </w:rPr>
        <w:t xml:space="preserve">While this study provides valuable insights into </w:t>
      </w:r>
      <w:r w:rsidR="00BE56DE">
        <w:rPr>
          <w:rFonts w:ascii="Times New Roman" w:eastAsia="맑은 고딕" w:hAnsi="Times New Roman" w:cs="Times New Roman" w:hint="eastAsia"/>
        </w:rPr>
        <w:t>youth</w:t>
      </w:r>
      <w:r w:rsidRPr="00FC1D1A">
        <w:rPr>
          <w:rFonts w:ascii="Times New Roman" w:eastAsia="맑은 고딕" w:hAnsi="Times New Roman" w:cs="Times New Roman"/>
        </w:rPr>
        <w:t xml:space="preserve"> depression, </w:t>
      </w:r>
      <w:r w:rsidR="00FA46C2">
        <w:rPr>
          <w:rFonts w:ascii="Times New Roman" w:eastAsia="맑은 고딕" w:hAnsi="Times New Roman" w:cs="Times New Roman" w:hint="eastAsia"/>
        </w:rPr>
        <w:t>several limitations remain</w:t>
      </w:r>
      <w:r w:rsidRPr="00FC1D1A">
        <w:rPr>
          <w:rFonts w:ascii="Times New Roman" w:eastAsia="맑은 고딕" w:hAnsi="Times New Roman" w:cs="Times New Roman"/>
        </w:rPr>
        <w:t xml:space="preserve">. </w:t>
      </w:r>
      <w:r>
        <w:rPr>
          <w:rFonts w:ascii="Times New Roman" w:eastAsia="맑은 고딕" w:hAnsi="Times New Roman" w:cs="Times New Roman" w:hint="eastAsia"/>
        </w:rPr>
        <w:t>First, o</w:t>
      </w:r>
      <w:r w:rsidRPr="004D293D">
        <w:rPr>
          <w:rFonts w:ascii="Times New Roman" w:eastAsia="맑은 고딕" w:hAnsi="Times New Roman" w:cs="Times New Roman"/>
        </w:rPr>
        <w:t xml:space="preserve">ur </w:t>
      </w:r>
      <w:r>
        <w:rPr>
          <w:rFonts w:ascii="Times New Roman" w:eastAsia="맑은 고딕" w:hAnsi="Times New Roman" w:cs="Times New Roman" w:hint="eastAsia"/>
        </w:rPr>
        <w:t>framework</w:t>
      </w:r>
      <w:r w:rsidRPr="004D293D">
        <w:rPr>
          <w:rFonts w:ascii="Times New Roman" w:eastAsia="맑은 고딕" w:hAnsi="Times New Roman" w:cs="Times New Roman"/>
        </w:rPr>
        <w:t xml:space="preserve"> </w:t>
      </w:r>
      <w:r w:rsidR="00FC6C47">
        <w:rPr>
          <w:rFonts w:ascii="Times New Roman" w:eastAsia="맑은 고딕" w:hAnsi="Times New Roman" w:cs="Times New Roman" w:hint="eastAsia"/>
        </w:rPr>
        <w:t>does not incorporate</w:t>
      </w:r>
      <w:r w:rsidRPr="004D293D">
        <w:rPr>
          <w:rFonts w:ascii="Times New Roman" w:eastAsia="맑은 고딕" w:hAnsi="Times New Roman" w:cs="Times New Roman"/>
        </w:rPr>
        <w:t xml:space="preserve"> environmental factors like early stress and socio-economic status.</w:t>
      </w:r>
      <w:ins w:id="268" w:author="Jung Youn Min" w:date="2025-11-12T12:13:00Z" w16du:dateUtc="2025-11-12T20:13:00Z">
        <w:r w:rsidR="00084EC8" w:rsidRPr="00084EC8">
          <w:t xml:space="preserve"> </w:t>
        </w:r>
      </w:ins>
      <w:ins w:id="269" w:author="Jung Youn Min" w:date="2025-11-12T12:13:00Z">
        <w:r w:rsidR="00084EC8" w:rsidRPr="00084EC8">
          <w:rPr>
            <w:rFonts w:ascii="Times New Roman" w:eastAsia="맑은 고딕" w:hAnsi="Times New Roman" w:cs="Times New Roman"/>
          </w:rPr>
          <w:t xml:space="preserve">Future research integrating environmental stressor assessments alongside genetic and neuroimaging data may enable pre-symptomatic prediction approaching symptom-based performance while retaining applicability before first episode </w:t>
        </w:r>
        <w:proofErr w:type="spellStart"/>
        <w:r w:rsidR="00084EC8" w:rsidRPr="00084EC8">
          <w:rPr>
            <w:rFonts w:ascii="Times New Roman" w:eastAsia="맑은 고딕" w:hAnsi="Times New Roman" w:cs="Times New Roman"/>
          </w:rPr>
          <w:t>onset.</w:t>
        </w:r>
      </w:ins>
      <w:del w:id="270" w:author="Jung Youn Min" w:date="2025-11-12T12:13:00Z" w16du:dateUtc="2025-11-12T20:13:00Z">
        <w:r w:rsidRPr="004D293D" w:rsidDel="00084EC8">
          <w:rPr>
            <w:rFonts w:ascii="Times New Roman" w:eastAsia="맑은 고딕" w:hAnsi="Times New Roman" w:cs="Times New Roman"/>
          </w:rPr>
          <w:delText xml:space="preserve"> Future work should incorporate these to explore gene-</w:delText>
        </w:r>
        <w:r w:rsidR="00E206B0" w:rsidRPr="004D293D" w:rsidDel="00084EC8">
          <w:rPr>
            <w:rFonts w:ascii="Times New Roman" w:eastAsia="맑은 고딕" w:hAnsi="Times New Roman" w:cs="Times New Roman"/>
          </w:rPr>
          <w:delText>environmental</w:delText>
        </w:r>
        <w:r w:rsidRPr="004D293D" w:rsidDel="00084EC8">
          <w:rPr>
            <w:rFonts w:ascii="Times New Roman" w:eastAsia="맑은 고딕" w:hAnsi="Times New Roman" w:cs="Times New Roman"/>
          </w:rPr>
          <w:delText xml:space="preserve"> interactions</w:delText>
        </w:r>
        <w:r w:rsidRPr="00FC1D1A" w:rsidDel="00084EC8">
          <w:rPr>
            <w:rFonts w:ascii="Times New Roman" w:eastAsia="맑은 고딕" w:hAnsi="Times New Roman" w:cs="Times New Roman"/>
          </w:rPr>
          <w:delText xml:space="preserve">. </w:delText>
        </w:r>
      </w:del>
      <w:r w:rsidRPr="00FC1D1A">
        <w:rPr>
          <w:rFonts w:ascii="Times New Roman" w:eastAsia="맑은 고딕" w:hAnsi="Times New Roman" w:cs="Times New Roman"/>
        </w:rPr>
        <w:t>Second</w:t>
      </w:r>
      <w:proofErr w:type="spellEnd"/>
      <w:r w:rsidRPr="00FC1D1A">
        <w:rPr>
          <w:rFonts w:ascii="Times New Roman" w:eastAsia="맑은 고딕" w:hAnsi="Times New Roman" w:cs="Times New Roman"/>
        </w:rPr>
        <w:t xml:space="preserve">, </w:t>
      </w:r>
      <w:proofErr w:type="spellStart"/>
      <w:r w:rsidR="00041F0A">
        <w:rPr>
          <w:rFonts w:ascii="Times New Roman" w:eastAsia="맑은 고딕" w:hAnsi="Times New Roman" w:cs="Times New Roman" w:hint="eastAsia"/>
        </w:rPr>
        <w:t>dMRI</w:t>
      </w:r>
      <w:proofErr w:type="spellEnd"/>
      <w:r w:rsidR="00041F0A">
        <w:rPr>
          <w:rFonts w:ascii="Times New Roman" w:eastAsia="맑은 고딕" w:hAnsi="Times New Roman" w:cs="Times New Roman" w:hint="eastAsia"/>
        </w:rPr>
        <w:t xml:space="preserve"> has known limitations in resolving crossing fibers</w:t>
      </w:r>
      <w:r w:rsidR="00041F0A" w:rsidRPr="00FC1D1A" w:rsidDel="00041F0A">
        <w:rPr>
          <w:rFonts w:ascii="Times New Roman" w:eastAsia="맑은 고딕" w:hAnsi="Times New Roman" w:cs="Times New Roman"/>
        </w:rPr>
        <w:t xml:space="preserve"> </w:t>
      </w:r>
      <w:r w:rsidRPr="00FC1D1A">
        <w:rPr>
          <w:rFonts w:ascii="Times New Roman" w:eastAsia="맑은 고딕" w:hAnsi="Times New Roman" w:cs="Times New Roman"/>
        </w:rPr>
        <w:fldChar w:fldCharType="begin"/>
      </w:r>
      <w:r w:rsidR="00C108F2">
        <w:rPr>
          <w:rFonts w:ascii="Times New Roman" w:eastAsia="맑은 고딕" w:hAnsi="Times New Roman" w:cs="Times New Roman"/>
        </w:rPr>
        <w:instrText xml:space="preserve"> ADDIN EN.CITE &lt;EndNote&gt;&lt;Cite&gt;&lt;Author&gt;Rheault&lt;/Author&gt;&lt;Year&gt;2020&lt;/Year&gt;&lt;RecNum&gt;140&lt;/RecNum&gt;&lt;DisplayText&gt;[81]&lt;/DisplayText&gt;&lt;record&gt;&lt;rec-number&gt;140&lt;/rec-number&gt;&lt;foreign-keys&gt;&lt;key app="EN" db-id="xvraxf2sk09twpedwrrxs0v15x5vwtss9xzp" timestamp="1737635561"&gt;140&lt;/key&gt;&lt;/foreign-keys&gt;&lt;ref-type name="Journal Article"&gt;17&lt;/ref-type&gt;&lt;contributors&gt;&lt;authors&gt;&lt;author&gt;Rheault, F.&lt;/author&gt;&lt;author&gt;Poulin, P.&lt;/author&gt;&lt;author&gt;Valcourt Caron, A.&lt;/author&gt;&lt;author&gt;St-Onge, E.&lt;/author&gt;&lt;author&gt;Descoteaux, M.&lt;/author&gt;&lt;/authors&gt;&lt;/contributors&gt;&lt;auth-address&gt;Sherbrooke Connectivity Imaging Laboratory (SCIL), Universite de Sherbrooke, Sherbrooke, Canada. 2500, boul. de l&amp;apos;Universite, Sherbrooke (Quebec), J1K 2R1, Sherbrooke, Canada. Author to whom any correspondence should be addressed.&lt;/auth-address&gt;&lt;titles&gt;&lt;title&gt;Common misconceptions, hidden biases and modern challenges of dMRI tractography&lt;/title&gt;&lt;secondary-title&gt;J Neural Eng&lt;/secondary-title&gt;&lt;/titles&gt;&lt;periodical&gt;&lt;full-title&gt;J Neural Eng&lt;/full-title&gt;&lt;/periodical&gt;&lt;pages&gt;011001&lt;/pages&gt;&lt;volume&gt;17&lt;/volume&gt;&lt;number&gt;1&lt;/number&gt;&lt;edition&gt;20200218&lt;/edition&gt;&lt;keywords&gt;&lt;keyword&gt;Animals&lt;/keyword&gt;&lt;keyword&gt;Brain/*diagnostic imaging&lt;/keyword&gt;&lt;keyword&gt;Connectome/methods/standards&lt;/keyword&gt;&lt;keyword&gt;Diffusion Tensor Imaging/*methods/standards&lt;/keyword&gt;&lt;keyword&gt;Humans&lt;/keyword&gt;&lt;keyword&gt;Image Processing, Computer-Assisted/*methods/standards&lt;/keyword&gt;&lt;keyword&gt;White Matter/*diagnostic imaging&lt;/keyword&gt;&lt;/keywords&gt;&lt;dates&gt;&lt;year&gt;2020&lt;/year&gt;&lt;pub-dates&gt;&lt;date&gt;Feb 18&lt;/date&gt;&lt;/pub-dates&gt;&lt;/dates&gt;&lt;isbn&gt;1741-2552 (Electronic)&amp;#xD;1741-2552 (Linking)&lt;/isbn&gt;&lt;accession-num&gt;31931484&lt;/accession-num&gt;&lt;urls&gt;&lt;related-urls&gt;&lt;url&gt;https://www.ncbi.nlm.nih.gov/pubmed/31931484&lt;/url&gt;&lt;/related-urls&gt;&lt;/urls&gt;&lt;electronic-resource-num&gt;10.1088/1741-2552/ab6aad&lt;/electronic-resource-num&gt;&lt;remote-database-name&gt;Medline&lt;/remote-database-name&gt;&lt;remote-database-provider&gt;NLM&lt;/remote-database-provider&gt;&lt;/record&gt;&lt;/Cite&gt;&lt;/EndNote&gt;</w:instrText>
      </w:r>
      <w:r w:rsidRPr="00FC1D1A">
        <w:rPr>
          <w:rFonts w:ascii="Times New Roman" w:eastAsia="맑은 고딕" w:hAnsi="Times New Roman" w:cs="Times New Roman"/>
        </w:rPr>
        <w:fldChar w:fldCharType="separate"/>
      </w:r>
      <w:r w:rsidR="00C108F2">
        <w:rPr>
          <w:rFonts w:ascii="Times New Roman" w:eastAsia="맑은 고딕" w:hAnsi="Times New Roman" w:cs="Times New Roman"/>
          <w:noProof/>
        </w:rPr>
        <w:t>[81]</w:t>
      </w:r>
      <w:r w:rsidRPr="00FC1D1A">
        <w:rPr>
          <w:rFonts w:ascii="Times New Roman" w:eastAsia="맑은 고딕" w:hAnsi="Times New Roman" w:cs="Times New Roman"/>
        </w:rPr>
        <w:fldChar w:fldCharType="end"/>
      </w:r>
      <w:r w:rsidR="00A248FE">
        <w:rPr>
          <w:rFonts w:ascii="Times New Roman" w:eastAsia="맑은 고딕" w:hAnsi="Times New Roman" w:cs="Times New Roman" w:hint="eastAsia"/>
        </w:rPr>
        <w:t xml:space="preserve">, although we applied </w:t>
      </w:r>
      <w:r w:rsidR="006D14CD">
        <w:rPr>
          <w:rFonts w:ascii="Times New Roman" w:eastAsia="맑은 고딕" w:hAnsi="Times New Roman" w:cs="Times New Roman" w:hint="eastAsia"/>
        </w:rPr>
        <w:t xml:space="preserve">recommended preprocessing pipelines and utilized track-weighted imaging, which has demonstrated higher </w:t>
      </w:r>
      <w:r w:rsidR="006D14CD">
        <w:rPr>
          <w:rFonts w:ascii="Times New Roman" w:eastAsia="맑은 고딕" w:hAnsi="Times New Roman" w:cs="Times New Roman"/>
        </w:rPr>
        <w:t>sensitivity</w:t>
      </w:r>
      <w:r w:rsidR="006D14CD">
        <w:rPr>
          <w:rFonts w:ascii="Times New Roman" w:eastAsia="맑은 고딕" w:hAnsi="Times New Roman" w:cs="Times New Roman" w:hint="eastAsia"/>
        </w:rPr>
        <w:t xml:space="preserve"> </w:t>
      </w:r>
      <w:r w:rsidR="006D14CD">
        <w:rPr>
          <w:rFonts w:ascii="Times New Roman" w:eastAsia="맑은 고딕" w:hAnsi="Times New Roman" w:cs="Times New Roman" w:hint="eastAsia"/>
        </w:rPr>
        <w:lastRenderedPageBreak/>
        <w:t>compared to conventional diffusion tensor imaging in representing crossing fiber configurations</w:t>
      </w:r>
      <w:r w:rsidRPr="00FC1D1A">
        <w:rPr>
          <w:rFonts w:ascii="Times New Roman" w:eastAsia="맑은 고딕" w:hAnsi="Times New Roman" w:cs="Times New Roman"/>
        </w:rPr>
        <w:t xml:space="preserve"> </w:t>
      </w:r>
      <w:r w:rsidRPr="00FC1D1A">
        <w:rPr>
          <w:rFonts w:ascii="Times New Roman" w:eastAsia="맑은 고딕" w:hAnsi="Times New Roman" w:cs="Times New Roman"/>
        </w:rPr>
        <w:fldChar w:fldCharType="begin"/>
      </w:r>
      <w:r w:rsidR="00615AB3">
        <w:rPr>
          <w:rFonts w:ascii="Times New Roman" w:eastAsia="맑은 고딕" w:hAnsi="Times New Roman" w:cs="Times New Roman"/>
        </w:rPr>
        <w:instrText xml:space="preserve"> ADDIN EN.CITE &lt;EndNote&gt;&lt;Cite&gt;&lt;Author&gt;Calamante&lt;/Author&gt;&lt;Year&gt;2017&lt;/Year&gt;&lt;RecNum&gt;73&lt;/RecNum&gt;&lt;DisplayText&gt;[39]&lt;/DisplayText&gt;&lt;record&gt;&lt;rec-number&gt;73&lt;/rec-number&gt;&lt;foreign-keys&gt;&lt;key app="EN" db-id="xvraxf2sk09twpedwrrxs0v15x5vwtss9xzp" timestamp="1737635560"&gt;73&lt;/key&gt;&lt;/foreign-keys&gt;&lt;ref-type name="Journal Article"&gt;17&lt;/ref-type&gt;&lt;contributors&gt;&lt;authors&gt;&lt;author&gt;Calamante, Fernando&lt;/author&gt;&lt;/authors&gt;&lt;/contributors&gt;&lt;titles&gt;&lt;title&gt;Track-weighted imaging methods: extracting information from a streamlines tractogram&lt;/title&gt;&lt;secondary-title&gt;Magnetic Resonance Materials in Physics, Biology and Medicine&lt;/secondary-title&gt;&lt;/titles&gt;&lt;periodical&gt;&lt;full-title&gt;Magnetic Resonance Materials in Physics, Biology and Medicine&lt;/full-title&gt;&lt;/periodical&gt;&lt;pages&gt;317-335&lt;/pages&gt;&lt;volume&gt;30&lt;/volume&gt;&lt;number&gt;4&lt;/number&gt;&lt;dates&gt;&lt;year&gt;2017&lt;/year&gt;&lt;/dates&gt;&lt;isbn&gt;0968-5243&lt;/isbn&gt;&lt;urls&gt;&lt;/urls&gt;&lt;/record&gt;&lt;/Cite&gt;&lt;/EndNote&gt;</w:instrText>
      </w:r>
      <w:r w:rsidRPr="00FC1D1A">
        <w:rPr>
          <w:rFonts w:ascii="Times New Roman" w:eastAsia="맑은 고딕" w:hAnsi="Times New Roman" w:cs="Times New Roman"/>
        </w:rPr>
        <w:fldChar w:fldCharType="separate"/>
      </w:r>
      <w:r w:rsidR="00615AB3">
        <w:rPr>
          <w:rFonts w:ascii="Times New Roman" w:eastAsia="맑은 고딕" w:hAnsi="Times New Roman" w:cs="Times New Roman"/>
          <w:noProof/>
        </w:rPr>
        <w:t>[39]</w:t>
      </w:r>
      <w:r w:rsidRPr="00FC1D1A">
        <w:rPr>
          <w:rFonts w:ascii="Times New Roman" w:eastAsia="맑은 고딕" w:hAnsi="Times New Roman" w:cs="Times New Roman"/>
        </w:rPr>
        <w:fldChar w:fldCharType="end"/>
      </w:r>
      <w:r w:rsidR="00A248FE">
        <w:rPr>
          <w:rFonts w:ascii="Times New Roman" w:eastAsia="맑은 고딕" w:hAnsi="Times New Roman" w:cs="Times New Roman" w:hint="eastAsia"/>
        </w:rPr>
        <w:t>, to mitigate this</w:t>
      </w:r>
      <w:r w:rsidR="00B21289">
        <w:rPr>
          <w:rFonts w:ascii="Times New Roman" w:eastAsia="맑은 고딕" w:hAnsi="Times New Roman" w:cs="Times New Roman" w:hint="eastAsia"/>
        </w:rPr>
        <w:t xml:space="preserve">. </w:t>
      </w:r>
      <w:r w:rsidRPr="00FC1D1A">
        <w:rPr>
          <w:rFonts w:ascii="Times New Roman" w:eastAsia="맑은 고딕" w:hAnsi="Times New Roman" w:cs="Times New Roman"/>
        </w:rPr>
        <w:t>Third, o</w:t>
      </w:r>
      <w:r w:rsidRPr="00A35B3F">
        <w:rPr>
          <w:rFonts w:ascii="Times New Roman" w:eastAsia="맑은 고딕" w:hAnsi="Times New Roman" w:cs="Times New Roman"/>
        </w:rPr>
        <w:t xml:space="preserve">ur approach excluded other biological modalities, </w:t>
      </w:r>
      <w:r w:rsidR="006D14CD">
        <w:rPr>
          <w:rFonts w:ascii="Times New Roman" w:eastAsia="맑은 고딕" w:hAnsi="Times New Roman" w:cs="Times New Roman" w:hint="eastAsia"/>
        </w:rPr>
        <w:t>such as brain</w:t>
      </w:r>
      <w:r w:rsidRPr="00A35B3F">
        <w:rPr>
          <w:rFonts w:ascii="Times New Roman" w:eastAsia="맑은 고딕" w:hAnsi="Times New Roman" w:cs="Times New Roman"/>
        </w:rPr>
        <w:t xml:space="preserve"> hippocampal volume and functional connectivity, limiting a comprehensive view of depression</w:t>
      </w:r>
      <w:r w:rsidRPr="00FC1D1A">
        <w:rPr>
          <w:rFonts w:ascii="Times New Roman" w:eastAsia="맑은 고딕" w:hAnsi="Times New Roman" w:cs="Times New Roman"/>
        </w:rPr>
        <w:t xml:space="preserve">. Future research should address these limitations by integrating environmental measures and diverse imaging modalities to </w:t>
      </w:r>
      <w:r w:rsidR="002E1CC0">
        <w:rPr>
          <w:rFonts w:ascii="Times New Roman" w:eastAsia="맑은 고딕" w:hAnsi="Times New Roman" w:cs="Times New Roman" w:hint="eastAsia"/>
        </w:rPr>
        <w:t>enhance</w:t>
      </w:r>
      <w:r w:rsidR="002E1CC0" w:rsidRPr="00FC1D1A">
        <w:rPr>
          <w:rFonts w:ascii="Times New Roman" w:eastAsia="맑은 고딕" w:hAnsi="Times New Roman" w:cs="Times New Roman"/>
        </w:rPr>
        <w:t xml:space="preserve"> </w:t>
      </w:r>
      <w:r w:rsidRPr="00FC1D1A">
        <w:rPr>
          <w:rFonts w:ascii="Times New Roman" w:eastAsia="맑은 고딕" w:hAnsi="Times New Roman" w:cs="Times New Roman"/>
        </w:rPr>
        <w:t>prediction and early intervention strategies</w:t>
      </w:r>
      <w:r w:rsidRPr="002056F2">
        <w:rPr>
          <w:rFonts w:ascii="Times New Roman" w:eastAsia="맑은 고딕" w:hAnsi="Times New Roman" w:cs="Times New Roman"/>
        </w:rPr>
        <w:t>.</w:t>
      </w:r>
      <w:ins w:id="271" w:author="Jung Youn Min" w:date="2025-11-08T12:37:00Z" w16du:dateUtc="2025-11-08T20:37:00Z">
        <w:r w:rsidR="002056F2" w:rsidRPr="002056F2">
          <w:t xml:space="preserve"> </w:t>
        </w:r>
      </w:ins>
      <w:ins w:id="272" w:author="Jung Youn Min" w:date="2025-11-08T12:37:00Z">
        <w:r w:rsidR="002056F2" w:rsidRPr="002056F2">
          <w:rPr>
            <w:rFonts w:ascii="Times New Roman" w:eastAsia="맑은 고딕" w:hAnsi="Times New Roman" w:cs="Times New Roman"/>
          </w:rPr>
          <w:t xml:space="preserve">Fourth, our study employed a 'joint fusion' strategy rather than more complex, state-of-the-art fusion models. This was a </w:t>
        </w:r>
        <w:r w:rsidR="002056F2" w:rsidRPr="008B7DEE">
          <w:rPr>
            <w:rFonts w:ascii="Times New Roman" w:eastAsia="맑은 고딕" w:hAnsi="Times New Roman" w:cs="Times New Roman"/>
          </w:rPr>
          <w:t>deliberate methodological choice</w:t>
        </w:r>
        <w:r w:rsidR="002056F2" w:rsidRPr="002056F2">
          <w:rPr>
            <w:rFonts w:ascii="Times New Roman" w:eastAsia="맑은 고딕" w:hAnsi="Times New Roman" w:cs="Times New Roman"/>
          </w:rPr>
          <w:t xml:space="preserve">, prioritizing a </w:t>
        </w:r>
        <w:r w:rsidR="002056F2" w:rsidRPr="008B7DEE">
          <w:rPr>
            <w:rFonts w:ascii="Times New Roman" w:eastAsia="맑은 고딕" w:hAnsi="Times New Roman" w:cs="Times New Roman"/>
          </w:rPr>
          <w:t>parameter-efficient</w:t>
        </w:r>
        <w:r w:rsidR="002056F2" w:rsidRPr="002056F2">
          <w:rPr>
            <w:rFonts w:ascii="Times New Roman" w:eastAsia="맑은 고딕" w:hAnsi="Times New Roman" w:cs="Times New Roman"/>
          </w:rPr>
          <w:t xml:space="preserve"> model suitable for our modest sample size</w:t>
        </w:r>
      </w:ins>
      <w:ins w:id="273" w:author="Jung Youn Min" w:date="2025-11-08T12:38:00Z" w16du:dateUtc="2025-11-08T20:38:00Z">
        <w:r w:rsidR="002228C8">
          <w:rPr>
            <w:rFonts w:ascii="Times New Roman" w:eastAsia="맑은 고딕" w:hAnsi="Times New Roman" w:cs="Times New Roman" w:hint="eastAsia"/>
          </w:rPr>
          <w:t xml:space="preserve"> of finetune set</w:t>
        </w:r>
      </w:ins>
      <w:ins w:id="274" w:author="Jung Youn Min" w:date="2025-11-08T12:37:00Z">
        <w:r w:rsidR="002056F2" w:rsidRPr="002056F2">
          <w:rPr>
            <w:rFonts w:ascii="Times New Roman" w:eastAsia="맑은 고딕" w:hAnsi="Times New Roman" w:cs="Times New Roman"/>
          </w:rPr>
          <w:t xml:space="preserve"> (N=266). </w:t>
        </w:r>
      </w:ins>
      <w:ins w:id="275" w:author="Jung Youn Min" w:date="2025-11-08T12:38:00Z">
        <w:r w:rsidR="00282870" w:rsidRPr="004E10FA">
          <w:rPr>
            <w:rFonts w:ascii="Times New Roman" w:eastAsia="맑은 고딕" w:hAnsi="Times New Roman" w:cs="Times New Roman"/>
          </w:rPr>
          <w:t xml:space="preserve">However, we acknowledge that this represents a trade-off, and future work with </w:t>
        </w:r>
        <w:r w:rsidR="00282870" w:rsidRPr="008B7DEE">
          <w:rPr>
            <w:rFonts w:ascii="Times New Roman" w:eastAsia="맑은 고딕" w:hAnsi="Times New Roman" w:cs="Times New Roman"/>
          </w:rPr>
          <w:t>larger, dedicated datasets</w:t>
        </w:r>
        <w:r w:rsidR="00282870" w:rsidRPr="004E10FA">
          <w:rPr>
            <w:rFonts w:ascii="Times New Roman" w:eastAsia="맑은 고딕" w:hAnsi="Times New Roman" w:cs="Times New Roman"/>
          </w:rPr>
          <w:t xml:space="preserve"> should explore whether advanced fusion mechanisms could yield further improvements in predictive accuracy.</w:t>
        </w:r>
      </w:ins>
      <w:ins w:id="276" w:author="Jung Youn Min" w:date="2025-11-12T12:14:00Z" w16du:dateUtc="2025-11-12T20:14:00Z">
        <w:r w:rsidR="00647EAC">
          <w:rPr>
            <w:rFonts w:ascii="Times New Roman" w:eastAsia="맑은 고딕" w:hAnsi="Times New Roman" w:cs="Times New Roman" w:hint="eastAsia"/>
          </w:rPr>
          <w:t xml:space="preserve"> </w:t>
        </w:r>
      </w:ins>
      <w:ins w:id="277" w:author="Jung Youn Min" w:date="2025-11-12T12:14:00Z">
        <w:r w:rsidR="00647EAC" w:rsidRPr="00647EAC">
          <w:rPr>
            <w:rFonts w:ascii="Times New Roman" w:eastAsia="맑은 고딕" w:hAnsi="Times New Roman" w:cs="Times New Roman"/>
          </w:rPr>
          <w:t>Finally, the practical implementation of a tiered screening approach requires validation in real-world clinical settings, assessment of cost-effectiveness, and development of standardized protocols for identifying and monitoring high-risk youth</w:t>
        </w:r>
      </w:ins>
      <w:ins w:id="278" w:author="Jung Youn Min" w:date="2025-11-12T12:14:00Z" w16du:dateUtc="2025-11-12T20:14:00Z">
        <w:r w:rsidR="00647EAC">
          <w:rPr>
            <w:rFonts w:ascii="Times New Roman" w:eastAsia="맑은 고딕" w:hAnsi="Times New Roman" w:cs="Times New Roman" w:hint="eastAsia"/>
          </w:rPr>
          <w:t xml:space="preserve">. This </w:t>
        </w:r>
      </w:ins>
      <w:ins w:id="279" w:author="Jung Youn Min" w:date="2025-11-12T12:15:00Z" w16du:dateUtc="2025-11-12T20:15:00Z">
        <w:r w:rsidR="005D3ADE">
          <w:rPr>
            <w:rFonts w:ascii="Times New Roman" w:eastAsia="맑은 고딕" w:hAnsi="Times New Roman" w:cs="Times New Roman"/>
          </w:rPr>
          <w:t>represents</w:t>
        </w:r>
      </w:ins>
      <w:ins w:id="280" w:author="Jung Youn Min" w:date="2025-11-12T12:14:00Z" w16du:dateUtc="2025-11-12T20:14:00Z">
        <w:r w:rsidR="00647EAC">
          <w:rPr>
            <w:rFonts w:ascii="Times New Roman" w:eastAsia="맑은 고딕" w:hAnsi="Times New Roman" w:cs="Times New Roman" w:hint="eastAsia"/>
          </w:rPr>
          <w:t xml:space="preserve"> important directions for future work.</w:t>
        </w:r>
      </w:ins>
    </w:p>
    <w:p w14:paraId="148517D0" w14:textId="776ED951" w:rsidR="009006B4" w:rsidRDefault="004F2451" w:rsidP="00DD2A79">
      <w:pPr>
        <w:spacing w:line="360" w:lineRule="auto"/>
        <w:ind w:firstLine="720"/>
        <w:rPr>
          <w:rFonts w:ascii="Times New Roman" w:eastAsia="맑은 고딕" w:hAnsi="Times New Roman" w:cs="Times New Roman"/>
        </w:rPr>
      </w:pPr>
      <w:r w:rsidRPr="004F2451">
        <w:rPr>
          <w:rFonts w:ascii="Times New Roman" w:eastAsia="맑은 고딕" w:hAnsi="Times New Roman" w:cs="Times New Roman"/>
        </w:rPr>
        <w:t>Despite these limitations,</w:t>
      </w:r>
      <w:r w:rsidR="00515362" w:rsidRPr="00FC1D1A">
        <w:rPr>
          <w:rFonts w:ascii="Times New Roman" w:eastAsia="맑은 고딕" w:hAnsi="Times New Roman" w:cs="Times New Roman"/>
        </w:rPr>
        <w:t xml:space="preserve"> our multi-modal integration strategy advances understanding of pediatric depression by demonstrating how PGS-based pretraining can improve neuroimaging-based classification and prognosis in large-scale cohorts. By integrating genetic predispositions and white matter neuroimaging data, we provide a novel framework for identifying children with depression and further at-risk youth before symptom onset. Our findings highlight multiple white matter tracts—including the corpus callosum, superior longitudinal fasciculus, cingulum, and corticospinal tract—as key features for depression prediction. Furthermore, the model’s robust performance in an </w:t>
      </w:r>
      <w:r w:rsidR="006046B6">
        <w:rPr>
          <w:rFonts w:ascii="Times New Roman" w:eastAsia="맑은 고딕" w:hAnsi="Times New Roman" w:cs="Times New Roman"/>
        </w:rPr>
        <w:t>independent</w:t>
      </w:r>
      <w:r w:rsidR="00515362" w:rsidRPr="00FC1D1A">
        <w:rPr>
          <w:rFonts w:ascii="Times New Roman" w:eastAsia="맑은 고딕" w:hAnsi="Times New Roman" w:cs="Times New Roman"/>
        </w:rPr>
        <w:t xml:space="preserve"> Korean population emphasizes its potential for cross-population generalizability. </w:t>
      </w:r>
      <w:r w:rsidR="00515362" w:rsidRPr="00241333">
        <w:rPr>
          <w:rFonts w:ascii="Times New Roman" w:eastAsia="맑은 고딕" w:hAnsi="Times New Roman" w:cs="Times New Roman"/>
        </w:rPr>
        <w:t>These findings support a precision psychiatry approach, integrating genetics and neuroimaging for early depression risk detection</w:t>
      </w:r>
      <w:r w:rsidR="00EA1CD2">
        <w:rPr>
          <w:rFonts w:ascii="Times New Roman" w:eastAsia="맑은 고딕" w:hAnsi="Times New Roman" w:cs="Times New Roman" w:hint="eastAsia"/>
        </w:rPr>
        <w:t>.</w:t>
      </w:r>
    </w:p>
    <w:bookmarkEnd w:id="211"/>
    <w:bookmarkEnd w:id="213"/>
    <w:p w14:paraId="658F0EB1" w14:textId="290C2E94" w:rsidR="003A3A28" w:rsidRPr="005A58DB" w:rsidRDefault="00432EEB" w:rsidP="005A58DB">
      <w:pPr>
        <w:rPr>
          <w:rFonts w:ascii="Times New Roman" w:hAnsi="Times New Roman" w:cs="Times New Roman"/>
          <w:b/>
          <w:bCs/>
          <w:color w:val="000000" w:themeColor="text1"/>
        </w:rPr>
      </w:pPr>
      <w:r w:rsidRPr="00FC1D1A">
        <w:rPr>
          <w:rFonts w:ascii="Times New Roman" w:hAnsi="Times New Roman" w:cs="Times New Roman"/>
          <w:b/>
          <w:bCs/>
          <w:color w:val="000000" w:themeColor="text1"/>
        </w:rPr>
        <w:br w:type="page"/>
      </w:r>
    </w:p>
    <w:p w14:paraId="295E086E" w14:textId="00FA787F" w:rsidR="00FF6107" w:rsidRPr="00FC1D1A" w:rsidDel="000A1BCB" w:rsidRDefault="00FF6107" w:rsidP="00FF6107">
      <w:pPr>
        <w:spacing w:line="360" w:lineRule="auto"/>
        <w:rPr>
          <w:del w:id="281" w:author="Jung Youn Min" w:date="2025-11-08T10:26:00Z" w16du:dateUtc="2025-11-08T18:26:00Z"/>
          <w:rFonts w:ascii="Times New Roman" w:hAnsi="Times New Roman" w:cs="Times New Roman"/>
          <w:b/>
          <w:bCs/>
        </w:rPr>
      </w:pPr>
      <w:del w:id="282" w:author="Jung Youn Min" w:date="2025-11-08T10:26:00Z" w16du:dateUtc="2025-11-08T18:26:00Z">
        <w:r w:rsidDel="000A1BCB">
          <w:rPr>
            <w:rFonts w:ascii="Times New Roman" w:hAnsi="Times New Roman" w:cs="Times New Roman" w:hint="eastAsia"/>
            <w:b/>
            <w:bCs/>
            <w:sz w:val="28"/>
            <w:szCs w:val="28"/>
          </w:rPr>
          <w:lastRenderedPageBreak/>
          <w:delText>Methods</w:delText>
        </w:r>
      </w:del>
    </w:p>
    <w:p w14:paraId="17762BE5" w14:textId="624BC41A" w:rsidR="00FF6107" w:rsidRPr="00277078" w:rsidDel="000A1BCB" w:rsidRDefault="00FF6107" w:rsidP="00FF6107">
      <w:pPr>
        <w:spacing w:line="360" w:lineRule="auto"/>
        <w:rPr>
          <w:del w:id="283" w:author="Jung Youn Min" w:date="2025-11-08T10:26:00Z" w16du:dateUtc="2025-11-08T18:26:00Z"/>
          <w:rFonts w:ascii="Times New Roman" w:hAnsi="Times New Roman" w:cs="Times New Roman"/>
          <w:b/>
          <w:bCs/>
        </w:rPr>
      </w:pPr>
      <w:del w:id="284" w:author="Jung Youn Min" w:date="2025-11-08T10:26:00Z" w16du:dateUtc="2025-11-08T18:26:00Z">
        <w:r w:rsidRPr="00277078" w:rsidDel="000A1BCB">
          <w:rPr>
            <w:rFonts w:ascii="Times New Roman" w:hAnsi="Times New Roman" w:cs="Times New Roman"/>
            <w:b/>
            <w:bCs/>
          </w:rPr>
          <w:delText>Participants</w:delText>
        </w:r>
      </w:del>
    </w:p>
    <w:p w14:paraId="2B7EB20E" w14:textId="4F4C0ACE" w:rsidR="00FF6107" w:rsidDel="000A1BCB" w:rsidRDefault="00FF6107" w:rsidP="00FF6107">
      <w:pPr>
        <w:spacing w:line="360" w:lineRule="auto"/>
        <w:ind w:firstLine="720"/>
        <w:rPr>
          <w:del w:id="285" w:author="Jung Youn Min" w:date="2025-11-08T10:26:00Z" w16du:dateUtc="2025-11-08T18:26:00Z"/>
          <w:rFonts w:ascii="Times New Roman" w:hAnsi="Times New Roman" w:cs="Times New Roman"/>
        </w:rPr>
      </w:pPr>
      <w:del w:id="286" w:author="Jung Youn Min" w:date="2025-11-08T10:26:00Z" w16du:dateUtc="2025-11-08T18:26:00Z">
        <w:r w:rsidDel="000A1BCB">
          <w:rPr>
            <w:rFonts w:ascii="Times New Roman" w:hAnsi="Times New Roman" w:cs="Times New Roman"/>
          </w:rPr>
          <w:delText xml:space="preserve">We used participants </w:delText>
        </w:r>
        <w:r w:rsidDel="000A1BCB">
          <w:rPr>
            <w:rFonts w:ascii="Times New Roman" w:hAnsi="Times New Roman" w:cs="Times New Roman" w:hint="eastAsia"/>
          </w:rPr>
          <w:delText>from the</w:delText>
        </w:r>
        <w:r w:rsidRPr="00FC1D1A" w:rsidDel="000A1BCB">
          <w:rPr>
            <w:rFonts w:ascii="Times New Roman" w:hAnsi="Times New Roman" w:cs="Times New Roman"/>
          </w:rPr>
          <w:delText xml:space="preserve"> Adolescent Brain and Cognitive Development (ABCD) study </w:delText>
        </w:r>
        <w:r w:rsidRPr="00FC1D1A" w:rsidDel="000A1BCB">
          <w:rPr>
            <w:rFonts w:ascii="Times New Roman" w:hAnsi="Times New Roman" w:cs="Times New Roman"/>
          </w:rPr>
          <w:fldChar w:fldCharType="begin"/>
        </w:r>
      </w:del>
      <w:r w:rsidR="004E00D1">
        <w:rPr>
          <w:rFonts w:ascii="Times New Roman" w:hAnsi="Times New Roman" w:cs="Times New Roman"/>
        </w:rPr>
        <w:instrText xml:space="preserve"> ADDIN EN.CITE &lt;EndNote&gt;&lt;Cite&gt;&lt;Author&gt;Casey&lt;/Author&gt;&lt;Year&gt;2018&lt;/Year&gt;&lt;RecNum&gt;63&lt;/RecNum&gt;&lt;DisplayText&gt;[36]&lt;/DisplayText&gt;&lt;record&gt;&lt;rec-number&gt;63&lt;/rec-number&gt;&lt;foreign-keys&gt;&lt;key app="EN" db-id="xvraxf2sk09twpedwrrxs0v15x5vwtss9xzp" timestamp="1737635560"&gt;63&lt;/key&gt;&lt;/foreign-keys&gt;&lt;ref-type name="Journal Article"&gt;17&lt;/ref-type&gt;&lt;contributors&gt;&lt;authors&gt;&lt;author&gt;Casey, Betty Jo&lt;/author&gt;&lt;author&gt;Cannonier, Tariq&lt;/author&gt;&lt;author&gt;Conley, May I&lt;/author&gt;&lt;author&gt;Cohen, Alexandra O&lt;/author&gt;&lt;author&gt;Barch, Deanna M&lt;/author&gt;&lt;author&gt;Heitzeg, Mary M&lt;/author&gt;&lt;author&gt;Soules, Mary E&lt;/author&gt;&lt;author&gt;Teslovich, Theresa&lt;/author&gt;&lt;author&gt;Dellarco, Danielle V&lt;/author&gt;&lt;author&gt;Garavan, Hugh&lt;/author&gt;&lt;/authors&gt;&lt;/contributors&gt;&lt;titles&gt;&lt;title&gt;The adolescent brain cognitive development (ABCD) study: imaging acquisition across 21 sites&lt;/title&gt;&lt;secondary-title&gt;Developmental cognitive neuroscience&lt;/secondary-title&gt;&lt;/titles&gt;&lt;periodical&gt;&lt;full-title&gt;Developmental cognitive neuroscience&lt;/full-title&gt;&lt;/periodical&gt;&lt;pages&gt;43-54&lt;/pages&gt;&lt;volume&gt;32&lt;/volume&gt;&lt;dates&gt;&lt;year&gt;2018&lt;/year&gt;&lt;/dates&gt;&lt;isbn&gt;1878-9293&lt;/isbn&gt;&lt;urls&gt;&lt;/urls&gt;&lt;/record&gt;&lt;/Cite&gt;&lt;/EndNote&gt;</w:instrText>
      </w:r>
      <w:del w:id="287" w:author="Jung Youn Min" w:date="2025-11-08T10:26:00Z" w16du:dateUtc="2025-11-08T18:26:00Z">
        <w:r w:rsidRPr="00FC1D1A" w:rsidDel="000A1BCB">
          <w:rPr>
            <w:rFonts w:ascii="Times New Roman" w:hAnsi="Times New Roman" w:cs="Times New Roman"/>
          </w:rPr>
          <w:fldChar w:fldCharType="separate"/>
        </w:r>
      </w:del>
      <w:r w:rsidR="004E00D1">
        <w:rPr>
          <w:rFonts w:ascii="Times New Roman" w:hAnsi="Times New Roman" w:cs="Times New Roman"/>
          <w:noProof/>
        </w:rPr>
        <w:t>[36]</w:t>
      </w:r>
      <w:del w:id="288" w:author="Jung Youn Min" w:date="2025-11-08T10:26:00Z" w16du:dateUtc="2025-11-08T18:26:00Z">
        <w:r w:rsidRPr="00FC1D1A" w:rsidDel="000A1BCB">
          <w:rPr>
            <w:rFonts w:ascii="Times New Roman" w:hAnsi="Times New Roman" w:cs="Times New Roman"/>
          </w:rPr>
          <w:fldChar w:fldCharType="end"/>
        </w:r>
        <w:r w:rsidDel="000A1BCB">
          <w:rPr>
            <w:rFonts w:ascii="Times New Roman" w:hAnsi="Times New Roman" w:cs="Times New Roman" w:hint="eastAsia"/>
          </w:rPr>
          <w:delText xml:space="preserve"> (N=11,868)</w:delText>
        </w:r>
        <w:r w:rsidRPr="00FC1D1A" w:rsidDel="000A1BCB">
          <w:rPr>
            <w:rFonts w:ascii="Times New Roman" w:hAnsi="Times New Roman" w:cs="Times New Roman"/>
          </w:rPr>
          <w:delText xml:space="preserve">, </w:delText>
        </w:r>
        <w:r w:rsidDel="000A1BCB">
          <w:rPr>
            <w:rFonts w:ascii="Times New Roman" w:hAnsi="Times New Roman" w:cs="Times New Roman" w:hint="eastAsia"/>
          </w:rPr>
          <w:delText>and a Korean cohort (N=180) recruited through research collaboration with Seoul National University and Ulsan National Institute of Science and Technology</w:delText>
        </w:r>
        <w:r w:rsidRPr="00FC1D1A" w:rsidDel="000A1BCB">
          <w:rPr>
            <w:rFonts w:ascii="Times New Roman" w:hAnsi="Times New Roman" w:cs="Times New Roman"/>
          </w:rPr>
          <w:delText>.</w:delText>
        </w:r>
        <w:r w:rsidDel="000A1BCB">
          <w:rPr>
            <w:rFonts w:ascii="Times New Roman" w:hAnsi="Times New Roman" w:cs="Times New Roman" w:hint="eastAsia"/>
          </w:rPr>
          <w:delText xml:space="preserve"> Following rigorous quality control and exclusion criteria, the final analysis included </w:delText>
        </w:r>
      </w:del>
      <w:del w:id="289" w:author="Jung Youn Min" w:date="2025-11-07T15:57:00Z" w16du:dateUtc="2025-11-07T23:57:00Z">
        <w:r w:rsidDel="00277F2E">
          <w:rPr>
            <w:rFonts w:ascii="Times New Roman" w:hAnsi="Times New Roman" w:cs="Times New Roman" w:hint="eastAsia"/>
          </w:rPr>
          <w:delText>5,248</w:delText>
        </w:r>
      </w:del>
      <w:del w:id="290" w:author="Jung Youn Min" w:date="2025-11-08T10:26:00Z" w16du:dateUtc="2025-11-08T18:26:00Z">
        <w:r w:rsidDel="000A1BCB">
          <w:rPr>
            <w:rFonts w:ascii="Times New Roman" w:hAnsi="Times New Roman" w:cs="Times New Roman" w:hint="eastAsia"/>
          </w:rPr>
          <w:delText xml:space="preserve"> ABCD </w:delText>
        </w:r>
        <w:r w:rsidDel="000A1BCB">
          <w:rPr>
            <w:rFonts w:ascii="Times New Roman" w:hAnsi="Times New Roman" w:cs="Times New Roman"/>
          </w:rPr>
          <w:delText>participants</w:delText>
        </w:r>
        <w:r w:rsidDel="000A1BCB">
          <w:rPr>
            <w:rFonts w:ascii="Times New Roman" w:hAnsi="Times New Roman" w:cs="Times New Roman" w:hint="eastAsia"/>
          </w:rPr>
          <w:delText xml:space="preserve"> and 108 Korean participants. </w:delText>
        </w:r>
        <w:r w:rsidRPr="00D1683A" w:rsidDel="000A1BCB">
          <w:rPr>
            <w:rFonts w:ascii="Times New Roman" w:eastAsia="Times New Roman" w:hAnsi="Times New Roman" w:cs="Times New Roman"/>
            <w:color w:val="000000" w:themeColor="text1"/>
          </w:rPr>
          <w:delText xml:space="preserve"> </w:delText>
        </w:r>
        <w:r w:rsidRPr="00A87367" w:rsidDel="000A1BCB">
          <w:rPr>
            <w:rFonts w:ascii="Times New Roman" w:eastAsia="Times New Roman" w:hAnsi="Times New Roman" w:cs="Times New Roman"/>
            <w:color w:val="000000" w:themeColor="text1"/>
          </w:rPr>
          <w:delText xml:space="preserve">Detailed demographics and </w:delText>
        </w:r>
        <w:r w:rsidDel="000A1BCB">
          <w:rPr>
            <w:rFonts w:ascii="Times New Roman" w:hAnsi="Times New Roman" w:cs="Times New Roman"/>
          </w:rPr>
          <w:delText>f</w:delText>
        </w:r>
        <w:r w:rsidDel="000A1BCB">
          <w:rPr>
            <w:rFonts w:ascii="Times New Roman" w:hAnsi="Times New Roman" w:cs="Times New Roman" w:hint="eastAsia"/>
          </w:rPr>
          <w:delText xml:space="preserve">ull inclusion/exclusion criteria </w:delText>
        </w:r>
        <w:r w:rsidRPr="00A87367" w:rsidDel="000A1BCB">
          <w:rPr>
            <w:rFonts w:ascii="Times New Roman" w:eastAsia="Times New Roman" w:hAnsi="Times New Roman" w:cs="Times New Roman"/>
            <w:color w:val="000000" w:themeColor="text1"/>
          </w:rPr>
          <w:delText>are provided in Supplementary Materials (Table</w:delText>
        </w:r>
        <w:r w:rsidR="003E3FB4" w:rsidDel="000A1BCB">
          <w:rPr>
            <w:rFonts w:ascii="Times New Roman" w:eastAsia="Times New Roman" w:hAnsi="Times New Roman" w:cs="Times New Roman"/>
            <w:color w:val="000000" w:themeColor="text1"/>
          </w:rPr>
          <w:delText>.</w:delText>
        </w:r>
        <w:r w:rsidRPr="00A87367" w:rsidDel="000A1BCB">
          <w:rPr>
            <w:rFonts w:ascii="Times New Roman" w:eastAsia="Times New Roman" w:hAnsi="Times New Roman" w:cs="Times New Roman"/>
            <w:color w:val="000000" w:themeColor="text1"/>
          </w:rPr>
          <w:delText xml:space="preserve"> S1</w:delText>
        </w:r>
        <w:r w:rsidDel="000A1BCB">
          <w:rPr>
            <w:rFonts w:ascii="Times New Roman" w:eastAsia="Times New Roman" w:hAnsi="Times New Roman" w:cs="Times New Roman"/>
            <w:color w:val="000000" w:themeColor="text1"/>
          </w:rPr>
          <w:delText>)</w:delText>
        </w:r>
        <w:r w:rsidDel="000A1BCB">
          <w:rPr>
            <w:rFonts w:ascii="Times New Roman" w:hAnsi="Times New Roman" w:cs="Times New Roman" w:hint="eastAsia"/>
          </w:rPr>
          <w:delText>.</w:delText>
        </w:r>
      </w:del>
    </w:p>
    <w:p w14:paraId="36818FF7" w14:textId="1E2726FC" w:rsidR="00FF6107" w:rsidRPr="0011784D" w:rsidDel="000A1BCB" w:rsidRDefault="00FF6107" w:rsidP="00FF6107">
      <w:pPr>
        <w:spacing w:line="360" w:lineRule="auto"/>
        <w:ind w:firstLine="720"/>
        <w:rPr>
          <w:del w:id="291" w:author="Jung Youn Min" w:date="2025-11-08T10:26:00Z" w16du:dateUtc="2025-11-08T18:26:00Z"/>
          <w:rFonts w:ascii="Times New Roman" w:hAnsi="Times New Roman" w:cs="Times New Roman"/>
          <w:b/>
          <w:bCs/>
        </w:rPr>
      </w:pPr>
    </w:p>
    <w:p w14:paraId="237CB825" w14:textId="6B8F3E0B" w:rsidR="00FF6107" w:rsidRPr="00FC1D1A" w:rsidDel="000A1BCB" w:rsidRDefault="00FF6107" w:rsidP="00FF6107">
      <w:pPr>
        <w:spacing w:line="360" w:lineRule="auto"/>
        <w:rPr>
          <w:del w:id="292" w:author="Jung Youn Min" w:date="2025-11-08T10:26:00Z" w16du:dateUtc="2025-11-08T18:26:00Z"/>
          <w:rFonts w:ascii="Times New Roman" w:hAnsi="Times New Roman" w:cs="Times New Roman"/>
          <w:b/>
          <w:bCs/>
        </w:rPr>
      </w:pPr>
      <w:del w:id="293" w:author="Jung Youn Min" w:date="2025-11-08T10:26:00Z" w16du:dateUtc="2025-11-08T18:26:00Z">
        <w:r w:rsidRPr="00FC1D1A" w:rsidDel="000A1BCB">
          <w:rPr>
            <w:rFonts w:ascii="Times New Roman" w:hAnsi="Times New Roman" w:cs="Times New Roman"/>
            <w:b/>
            <w:bCs/>
          </w:rPr>
          <w:delText xml:space="preserve">Track-weighted FA (TW-FA) Imaging Processing </w:delText>
        </w:r>
      </w:del>
    </w:p>
    <w:p w14:paraId="02B12CE0" w14:textId="66F3DFDA" w:rsidR="00FF6107" w:rsidDel="000A1BCB" w:rsidRDefault="00FF6107" w:rsidP="00FF6107">
      <w:pPr>
        <w:spacing w:line="360" w:lineRule="auto"/>
        <w:ind w:firstLine="400"/>
        <w:rPr>
          <w:del w:id="294" w:author="Jung Youn Min" w:date="2025-11-08T10:26:00Z" w16du:dateUtc="2025-11-08T18:26:00Z"/>
          <w:rFonts w:ascii="Times New Roman" w:hAnsi="Times New Roman" w:cs="Times New Roman"/>
        </w:rPr>
      </w:pPr>
      <w:del w:id="295" w:author="Jung Youn Min" w:date="2025-11-08T10:26:00Z" w16du:dateUtc="2025-11-08T18:26:00Z">
        <w:r w:rsidRPr="00FC1D1A" w:rsidDel="000A1BCB">
          <w:rPr>
            <w:rFonts w:ascii="Times New Roman" w:hAnsi="Times New Roman" w:cs="Times New Roman"/>
          </w:rPr>
          <w:delText>Track-weighted FA (TW-FA) was used as the input in all experiments. d</w:delText>
        </w:r>
        <w:r w:rsidRPr="00FC1D1A" w:rsidDel="000A1BCB">
          <w:rPr>
            <w:rFonts w:ascii="Times New Roman" w:eastAsia="Times New Roman" w:hAnsi="Times New Roman" w:cs="Times New Roman"/>
          </w:rPr>
          <w:delText>MRI provides measures of brain macrostructure (e.g. volume(mm</w:delText>
        </w:r>
        <w:r w:rsidRPr="00FC1D1A" w:rsidDel="000A1BCB">
          <w:rPr>
            <w:rFonts w:ascii="Times New Roman" w:eastAsia="Times New Roman" w:hAnsi="Times New Roman" w:cs="Times New Roman"/>
            <w:vertAlign w:val="superscript"/>
          </w:rPr>
          <w:delText>3</w:delText>
        </w:r>
        <w:r w:rsidRPr="00FC1D1A" w:rsidDel="000A1BCB">
          <w:rPr>
            <w:rFonts w:ascii="Times New Roman" w:eastAsia="Times New Roman" w:hAnsi="Times New Roman" w:cs="Times New Roman"/>
          </w:rPr>
          <w:delText>), length(mm), area(mm</w:delText>
        </w:r>
        <w:r w:rsidRPr="00FC1D1A" w:rsidDel="000A1BCB">
          <w:rPr>
            <w:rFonts w:ascii="Times New Roman" w:eastAsia="Times New Roman" w:hAnsi="Times New Roman" w:cs="Times New Roman"/>
            <w:vertAlign w:val="superscript"/>
          </w:rPr>
          <w:delText>2</w:delText>
        </w:r>
        <w:r w:rsidRPr="00FC1D1A" w:rsidDel="000A1BCB">
          <w:rPr>
            <w:rFonts w:ascii="Times New Roman" w:eastAsia="Times New Roman" w:hAnsi="Times New Roman" w:cs="Times New Roman"/>
          </w:rPr>
          <w:delText>)) and microstructure (e.g. white matter integrity), non-invasively</w:delText>
        </w:r>
        <w:r w:rsidRPr="00FC1D1A" w:rsidDel="000A1BCB">
          <w:rPr>
            <w:rFonts w:ascii="Times New Roman" w:eastAsia="맑은 고딕" w:hAnsi="Times New Roman" w:cs="Times New Roman"/>
          </w:rPr>
          <w:delText xml:space="preserve"> </w:delText>
        </w:r>
        <w:r w:rsidRPr="00FC1D1A" w:rsidDel="000A1BCB">
          <w:rPr>
            <w:rFonts w:ascii="Times New Roman" w:eastAsia="Times New Roman" w:hAnsi="Times New Roman" w:cs="Times New Roman"/>
          </w:rPr>
          <w:fldChar w:fldCharType="begin">
            <w:fldData xml:space="preserve">PEVuZE5vdGU+PENpdGU+PEF1dGhvcj5GaWxpcGlhazwvQXV0aG9yPjxZZWFyPjIwMjE8L1llYXI+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</w:fldData>
          </w:fldChar>
        </w:r>
      </w:del>
      <w:r w:rsidR="00C108F2">
        <w:rPr>
          <w:rFonts w:ascii="Times New Roman" w:eastAsia="Times New Roman" w:hAnsi="Times New Roman" w:cs="Times New Roman"/>
        </w:rPr>
        <w:instrText xml:space="preserve"> ADDIN EN.CITE </w:instrText>
      </w:r>
      <w:r w:rsidR="00C108F2">
        <w:rPr>
          <w:rFonts w:ascii="Times New Roman" w:eastAsia="Times New Roman" w:hAnsi="Times New Roman" w:cs="Times New Roman"/>
        </w:rPr>
        <w:fldChar w:fldCharType="begin">
          <w:fldData xml:space="preserve">PEVuZE5vdGU+PENpdGU+PEF1dGhvcj5GaWxpcGlhazwvQXV0aG9yPjxZZWFyPjIwMjE8L1llYXI+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</w:fldData>
        </w:fldChar>
      </w:r>
      <w:r w:rsidR="00C108F2">
        <w:rPr>
          <w:rFonts w:ascii="Times New Roman" w:eastAsia="Times New Roman" w:hAnsi="Times New Roman" w:cs="Times New Roman"/>
        </w:rPr>
        <w:instrText xml:space="preserve"> ADDIN EN.CITE.DATA </w:instrText>
      </w:r>
      <w:r w:rsidR="00C108F2">
        <w:rPr>
          <w:rFonts w:ascii="Times New Roman" w:eastAsia="Times New Roman" w:hAnsi="Times New Roman" w:cs="Times New Roman"/>
        </w:rPr>
      </w:r>
      <w:r w:rsidR="00C108F2">
        <w:rPr>
          <w:rFonts w:ascii="Times New Roman" w:eastAsia="Times New Roman" w:hAnsi="Times New Roman" w:cs="Times New Roman"/>
        </w:rPr>
        <w:fldChar w:fldCharType="end"/>
      </w:r>
      <w:del w:id="296" w:author="Jung Youn Min" w:date="2025-11-08T10:26:00Z" w16du:dateUtc="2025-11-08T18:26:00Z">
        <w:r w:rsidRPr="00FC1D1A" w:rsidDel="000A1BCB">
          <w:rPr>
            <w:rFonts w:ascii="Times New Roman" w:eastAsia="Times New Roman" w:hAnsi="Times New Roman" w:cs="Times New Roman"/>
          </w:rPr>
          <w:fldChar w:fldCharType="separate"/>
        </w:r>
      </w:del>
      <w:r w:rsidR="00C108F2">
        <w:rPr>
          <w:rFonts w:ascii="Times New Roman" w:eastAsia="Times New Roman" w:hAnsi="Times New Roman" w:cs="Times New Roman"/>
          <w:noProof/>
        </w:rPr>
        <w:t>[82]</w:t>
      </w:r>
      <w:del w:id="297" w:author="Jung Youn Min" w:date="2025-11-08T10:26:00Z" w16du:dateUtc="2025-11-08T18:26:00Z">
        <w:r w:rsidRPr="00FC1D1A" w:rsidDel="000A1BCB">
          <w:rPr>
            <w:rFonts w:ascii="Times New Roman" w:eastAsia="Times New Roman" w:hAnsi="Times New Roman" w:cs="Times New Roman"/>
          </w:rPr>
          <w:fldChar w:fldCharType="end"/>
        </w:r>
        <w:r w:rsidRPr="00FC1D1A" w:rsidDel="000A1BCB">
          <w:rPr>
            <w:rFonts w:ascii="Times New Roman" w:eastAsia="맑은 고딕" w:hAnsi="Times New Roman" w:cs="Times New Roman"/>
          </w:rPr>
          <w:delText>.</w:delText>
        </w:r>
        <w:r w:rsidRPr="00FC1D1A" w:rsidDel="000A1BCB">
          <w:rPr>
            <w:rFonts w:ascii="Times New Roman" w:eastAsia="Times New Roman" w:hAnsi="Times New Roman" w:cs="Times New Roman"/>
          </w:rPr>
          <w:delText xml:space="preserve"> The processing was conducted using software based on the MRtrix3 package</w:delText>
        </w:r>
        <w:r w:rsidRPr="00FC1D1A" w:rsidDel="000A1BCB">
          <w:rPr>
            <w:rFonts w:ascii="Times New Roman" w:eastAsia="맑은 고딕" w:hAnsi="Times New Roman" w:cs="Times New Roman"/>
          </w:rPr>
          <w:delText xml:space="preserve"> </w:delText>
        </w:r>
        <w:r w:rsidRPr="00FC1D1A" w:rsidDel="000A1BCB">
          <w:rPr>
            <w:rFonts w:ascii="Times New Roman" w:eastAsia="맑은 고딕" w:hAnsi="Times New Roman" w:cs="Times New Roman"/>
          </w:rPr>
          <w:fldChar w:fldCharType="begin"/>
        </w:r>
      </w:del>
      <w:r w:rsidR="004E00D1">
        <w:rPr>
          <w:rFonts w:ascii="Times New Roman" w:eastAsia="맑은 고딕" w:hAnsi="Times New Roman" w:cs="Times New Roman"/>
        </w:rPr>
        <w:instrText xml:space="preserve"> ADDIN EN.CITE &lt;EndNote&gt;&lt;Cite&gt;&lt;Author&gt;Tournier&lt;/Author&gt;&lt;Year&gt;2019&lt;/Year&gt;&lt;RecNum&gt;65&lt;/RecNum&gt;&lt;DisplayText&gt;[38]&lt;/DisplayText&gt;&lt;record&gt;&lt;rec-number&gt;65&lt;/rec-number&gt;&lt;foreign-keys&gt;&lt;key app="EN" db-id="xvraxf2sk09twpedwrrxs0v15x5vwtss9xzp" timestamp="1737635560"&gt;65&lt;/key&gt;&lt;/foreign-keys&gt;&lt;ref-type name="Journal Article"&gt;17&lt;/ref-type&gt;&lt;contributors&gt;&lt;authors&gt;&lt;author&gt;Tournier, J-Donald&lt;/author&gt;&lt;author&gt;Smith, Robert&lt;/author&gt;&lt;author&gt;Raffelt, David&lt;/author&gt;&lt;author&gt;Tabbara, Rami&lt;/author&gt;&lt;author&gt;Dhollander, Thijs&lt;/author&gt;&lt;author&gt;Pietsch, Maximilian&lt;/author&gt;&lt;author&gt;Christiaens, Daan&lt;/author&gt;&lt;author&gt;Jeurissen, Ben&lt;/author&gt;&lt;author&gt;Yeh, Chun-Hung&lt;/author&gt;&lt;author&gt;Connelly, Alan&lt;/author&gt;&lt;/authors&gt;&lt;/contributors&gt;&lt;titles&gt;&lt;title&gt;MRtrix3: A fast, flexible and open software framework for medical image processing and visualisation&lt;/title&gt;&lt;secondary-title&gt;Neuroimage&lt;/secondary-title&gt;&lt;/titles&gt;&lt;periodical&gt;&lt;full-title&gt;Neuroimage&lt;/full-title&gt;&lt;/periodical&gt;&lt;pages&gt;116137&lt;/pages&gt;&lt;volume&gt;202&lt;/volume&gt;&lt;dates&gt;&lt;year&gt;2019&lt;/year&gt;&lt;/dates&gt;&lt;isbn&gt;1053-8119&lt;/isbn&gt;&lt;urls&gt;&lt;/urls&gt;&lt;/record&gt;&lt;/Cite&gt;&lt;/EndNote&gt;</w:instrText>
      </w:r>
      <w:del w:id="298" w:author="Jung Youn Min" w:date="2025-11-08T10:26:00Z" w16du:dateUtc="2025-11-08T18:26:00Z">
        <w:r w:rsidRPr="00FC1D1A" w:rsidDel="000A1BCB">
          <w:rPr>
            <w:rFonts w:ascii="Times New Roman" w:eastAsia="맑은 고딕" w:hAnsi="Times New Roman" w:cs="Times New Roman"/>
          </w:rPr>
          <w:fldChar w:fldCharType="separate"/>
        </w:r>
      </w:del>
      <w:r w:rsidR="004E00D1">
        <w:rPr>
          <w:rFonts w:ascii="Times New Roman" w:eastAsia="맑은 고딕" w:hAnsi="Times New Roman" w:cs="Times New Roman"/>
          <w:noProof/>
        </w:rPr>
        <w:t>[38]</w:t>
      </w:r>
      <w:del w:id="299" w:author="Jung Youn Min" w:date="2025-11-08T10:26:00Z" w16du:dateUtc="2025-11-08T18:26:00Z">
        <w:r w:rsidRPr="00FC1D1A" w:rsidDel="000A1BCB">
          <w:rPr>
            <w:rFonts w:ascii="Times New Roman" w:eastAsia="맑은 고딕" w:hAnsi="Times New Roman" w:cs="Times New Roman"/>
          </w:rPr>
          <w:fldChar w:fldCharType="end"/>
        </w:r>
        <w:r w:rsidRPr="00FC1D1A" w:rsidDel="000A1BCB">
          <w:rPr>
            <w:rFonts w:ascii="Times New Roman" w:eastAsia="Times New Roman" w:hAnsi="Times New Roman" w:cs="Times New Roman"/>
          </w:rPr>
          <w:delText xml:space="preserve"> especially using the command </w:delText>
        </w:r>
        <w:r w:rsidRPr="68719C61" w:rsidDel="000A1BCB">
          <w:rPr>
            <w:rFonts w:ascii="Times New Roman" w:eastAsia="Times New Roman" w:hAnsi="Times New Roman" w:cs="Times New Roman"/>
            <w:i/>
            <w:iCs/>
          </w:rPr>
          <w:delText>tckmap</w:delText>
        </w:r>
        <w:r w:rsidRPr="00FC1D1A" w:rsidDel="000A1BCB">
          <w:rPr>
            <w:rFonts w:ascii="Times New Roman" w:eastAsia="Times New Roman" w:hAnsi="Times New Roman" w:cs="Times New Roman"/>
          </w:rPr>
          <w:delText xml:space="preserve"> after general MRI quality assessment. TW-FA maps were formed as </w:delText>
        </w:r>
        <w:r w:rsidR="4BD32DE6" w:rsidRPr="00FC1D1A" w:rsidDel="000A1BCB">
          <w:rPr>
            <w:rFonts w:ascii="Times New Roman" w:eastAsia="Times New Roman" w:hAnsi="Times New Roman" w:cs="Times New Roman"/>
          </w:rPr>
          <w:delText>described in</w:delText>
        </w:r>
        <w:r w:rsidRPr="00FC1D1A" w:rsidDel="000A1BCB">
          <w:rPr>
            <w:rFonts w:ascii="Times New Roman" w:eastAsia="Times New Roman" w:hAnsi="Times New Roman" w:cs="Times New Roman"/>
          </w:rPr>
          <w:delText xml:space="preserve"> previous</w:delText>
        </w:r>
        <w:r w:rsidRPr="00FC1D1A" w:rsidDel="000A1BCB">
          <w:rPr>
            <w:rFonts w:ascii="Times New Roman" w:hAnsi="Times New Roman" w:cs="Times New Roman"/>
          </w:rPr>
          <w:delText xml:space="preserve"> studies </w:delText>
        </w:r>
        <w:r w:rsidRPr="00FC1D1A" w:rsidDel="000A1BCB">
          <w:rPr>
            <w:rFonts w:ascii="Times New Roman" w:hAnsi="Times New Roman" w:cs="Times New Roman"/>
          </w:rPr>
          <w:fldChar w:fldCharType="begin"/>
        </w:r>
      </w:del>
      <w:r w:rsidR="004E00D1">
        <w:rPr>
          <w:rFonts w:ascii="Times New Roman" w:hAnsi="Times New Roman" w:cs="Times New Roman"/>
        </w:rPr>
        <w:instrText xml:space="preserve"> ADDIN EN.CITE &lt;EndNote&gt;&lt;Cite&gt;&lt;Author&gt;Calamante&lt;/Author&gt;&lt;Year&gt;2012&lt;/Year&gt;&lt;RecNum&gt;72&lt;/RecNum&gt;&lt;DisplayText&gt;[37, 39]&lt;/DisplayText&gt;&lt;record&gt;&lt;rec-number&gt;72&lt;/rec-number&gt;&lt;foreign-keys&gt;&lt;key app="EN" db-id="xvraxf2sk09twpedwrrxs0v15x5vwtss9xzp" timestamp="1737635560"&gt;72&lt;/key&gt;&lt;/foreign-keys&gt;&lt;ref-type name="Journal Article"&gt;17&lt;/ref-type&gt;&lt;contributors&gt;&lt;authors&gt;&lt;author&gt;Calamante, Fernando&lt;/author&gt;&lt;author&gt;Tournier, Jacques-Donald&lt;/author&gt;&lt;author&gt;Smith, Robert E&lt;/author&gt;&lt;author&gt;Connelly, Alan&lt;/author&gt;&lt;/authors&gt;&lt;/contributors&gt;&lt;titles&gt;&lt;title&gt;A generalised framework for super-resolution track-weighted imaging&lt;/title&gt;&lt;secondary-title&gt;Neuroimage&lt;/secondary-title&gt;&lt;/titles&gt;&lt;periodical&gt;&lt;full-title&gt;Neuroimage&lt;/full-title&gt;&lt;/periodical&gt;&lt;pages&gt;2494-2503&lt;/pages&gt;&lt;volume&gt;59&lt;/volume&gt;&lt;number&gt;3&lt;/number&gt;&lt;dates&gt;&lt;year&gt;2012&lt;/year&gt;&lt;/dates&gt;&lt;isbn&gt;1053-8119&lt;/isbn&gt;&lt;urls&gt;&lt;/urls&gt;&lt;/record&gt;&lt;/Cite&gt;&lt;Cite&gt;&lt;Author&gt;Calamante&lt;/Author&gt;&lt;Year&gt;2017&lt;/Year&gt;&lt;RecNum&gt;73&lt;/RecNum&gt;&lt;record&gt;&lt;rec-number&gt;73&lt;/rec-number&gt;&lt;foreign-keys&gt;&lt;key app="EN" db-id="xvraxf2sk09twpedwrrxs0v15x5vwtss9xzp" timestamp="1737635560"&gt;73&lt;/key&gt;&lt;/foreign-keys&gt;&lt;ref-type name="Journal Article"&gt;17&lt;/ref-type&gt;&lt;contributors&gt;&lt;authors&gt;&lt;author&gt;Calamante, Fernando&lt;/author&gt;&lt;/authors&gt;&lt;/contributors&gt;&lt;titles&gt;&lt;title&gt;Track-weighted imaging methods: extracting information from a streamlines tractogram&lt;/title&gt;&lt;secondary-title&gt;Magnetic Resonance Materials in Physics, Biology and Medicine&lt;/secondary-title&gt;&lt;/titles&gt;&lt;periodical&gt;&lt;full-title&gt;Magnetic Resonance Materials in Physics, Biology and Medicine&lt;/full-title&gt;&lt;/periodical&gt;&lt;pages&gt;317-335&lt;/pages&gt;&lt;volume&gt;30&lt;/volume&gt;&lt;number&gt;4&lt;/number&gt;&lt;dates&gt;&lt;year&gt;2017&lt;/year&gt;&lt;/dates&gt;&lt;isbn&gt;0968-5243&lt;/isbn&gt;&lt;urls&gt;&lt;/urls&gt;&lt;/record&gt;&lt;/Cite&gt;&lt;/EndNote&gt;</w:instrText>
      </w:r>
      <w:del w:id="300" w:author="Jung Youn Min" w:date="2025-11-08T10:26:00Z" w16du:dateUtc="2025-11-08T18:26:00Z">
        <w:r w:rsidRPr="00FC1D1A" w:rsidDel="000A1BCB">
          <w:rPr>
            <w:rFonts w:ascii="Times New Roman" w:hAnsi="Times New Roman" w:cs="Times New Roman"/>
          </w:rPr>
          <w:fldChar w:fldCharType="separate"/>
        </w:r>
      </w:del>
      <w:r w:rsidR="004E00D1">
        <w:rPr>
          <w:rFonts w:ascii="Times New Roman" w:hAnsi="Times New Roman" w:cs="Times New Roman"/>
          <w:noProof/>
        </w:rPr>
        <w:t>[37, 39]</w:t>
      </w:r>
      <w:del w:id="301" w:author="Jung Youn Min" w:date="2025-11-08T10:26:00Z" w16du:dateUtc="2025-11-08T18:26:00Z">
        <w:r w:rsidRPr="00FC1D1A" w:rsidDel="000A1BCB">
          <w:rPr>
            <w:rFonts w:ascii="Times New Roman" w:hAnsi="Times New Roman" w:cs="Times New Roman"/>
          </w:rPr>
          <w:fldChar w:fldCharType="end"/>
        </w:r>
        <w:r w:rsidRPr="00FC1D1A" w:rsidDel="000A1BCB">
          <w:rPr>
            <w:rFonts w:ascii="Times New Roman" w:eastAsia="맑은 고딕" w:hAnsi="Times New Roman" w:cs="Times New Roman"/>
          </w:rPr>
          <w:delText xml:space="preserve">, </w:delText>
        </w:r>
        <w:r w:rsidRPr="00FC1D1A" w:rsidDel="000A1BCB">
          <w:rPr>
            <w:rFonts w:ascii="Times New Roman" w:eastAsia="Times New Roman" w:hAnsi="Times New Roman" w:cs="Times New Roman"/>
          </w:rPr>
          <w:delText>so we will describe them briefly here.</w:delText>
        </w:r>
        <w:r w:rsidRPr="00FC1D1A" w:rsidDel="000A1BCB">
          <w:rPr>
            <w:rFonts w:ascii="Times New Roman" w:hAnsi="Times New Roman" w:cs="Times New Roman"/>
          </w:rPr>
          <w:delText xml:space="preserve"> </w:delText>
        </w:r>
        <w:r w:rsidRPr="00FC1D1A" w:rsidDel="000A1BCB">
          <w:rPr>
            <w:rFonts w:ascii="Times New Roman" w:eastAsia="Times New Roman" w:hAnsi="Times New Roman" w:cs="Times New Roman"/>
          </w:rPr>
          <w:delText xml:space="preserve">In summary, reference maps </w:delText>
        </w:r>
        <w:r w:rsidRPr="00FC1D1A" w:rsidDel="000A1BCB">
          <w:rPr>
            <w:rFonts w:ascii="Times New Roman" w:hAnsi="Times New Roman" w:cs="Times New Roman"/>
          </w:rPr>
          <w:delText xml:space="preserve">(here, FA maps) </w:delText>
        </w:r>
        <w:r w:rsidRPr="00FC1D1A" w:rsidDel="000A1BCB">
          <w:rPr>
            <w:rFonts w:ascii="Times New Roman" w:eastAsia="Times New Roman" w:hAnsi="Times New Roman" w:cs="Times New Roman"/>
          </w:rPr>
          <w:delText xml:space="preserve">values were computed at each point along the streamline. For each voxel, a Gaussian-weighted mean of the reference map values was determined within the neighborhood along individual fiber </w:delText>
        </w:r>
        <w:r w:rsidRPr="00FC1D1A" w:rsidDel="000A1BCB">
          <w:rPr>
            <w:rFonts w:ascii="Times New Roman" w:eastAsia="맑은 고딕" w:hAnsi="Times New Roman" w:cs="Times New Roman"/>
          </w:rPr>
          <w:delText>streamlines</w:delText>
        </w:r>
        <w:r w:rsidRPr="00FC1D1A" w:rsidDel="000A1BCB">
          <w:rPr>
            <w:rFonts w:ascii="Times New Roman" w:eastAsia="Times New Roman" w:hAnsi="Times New Roman" w:cs="Times New Roman"/>
          </w:rPr>
          <w:delText xml:space="preserve"> (yielding the trac</w:delText>
        </w:r>
        <w:r w:rsidRPr="00FC1D1A" w:rsidDel="000A1BCB">
          <w:rPr>
            <w:rFonts w:ascii="Times New Roman" w:eastAsia="맑은 고딕" w:hAnsi="Times New Roman" w:cs="Times New Roman"/>
          </w:rPr>
          <w:delText>k</w:delText>
        </w:r>
        <w:r w:rsidRPr="00FC1D1A" w:rsidDel="000A1BCB">
          <w:rPr>
            <w:rFonts w:ascii="Times New Roman" w:eastAsia="Times New Roman" w:hAnsi="Times New Roman" w:cs="Times New Roman"/>
          </w:rPr>
          <w:delText xml:space="preserve">-wise statistic). The voxel intensity for the </w:delText>
        </w:r>
        <w:r w:rsidDel="000A1BCB">
          <w:rPr>
            <w:rFonts w:ascii="Times New Roman" w:hAnsi="Times New Roman" w:cs="Times New Roman"/>
          </w:rPr>
          <w:delText xml:space="preserve">track-weighted imaging </w:delText>
        </w:r>
        <w:r w:rsidRPr="00FC1D1A" w:rsidDel="000A1BCB">
          <w:rPr>
            <w:rFonts w:ascii="Times New Roman" w:eastAsia="Times New Roman" w:hAnsi="Times New Roman" w:cs="Times New Roman"/>
          </w:rPr>
          <w:delText>map was then calculated as the average of these trac</w:delText>
        </w:r>
        <w:r w:rsidRPr="00FC1D1A" w:rsidDel="000A1BCB">
          <w:rPr>
            <w:rFonts w:ascii="Times New Roman" w:eastAsia="맑은 고딕" w:hAnsi="Times New Roman" w:cs="Times New Roman"/>
          </w:rPr>
          <w:delText>k</w:delText>
        </w:r>
        <w:r w:rsidRPr="00FC1D1A" w:rsidDel="000A1BCB">
          <w:rPr>
            <w:rFonts w:ascii="Times New Roman" w:eastAsia="Times New Roman" w:hAnsi="Times New Roman" w:cs="Times New Roman"/>
          </w:rPr>
          <w:delText>-wise values across all trac</w:delText>
        </w:r>
        <w:r w:rsidRPr="00FC1D1A" w:rsidDel="000A1BCB">
          <w:rPr>
            <w:rFonts w:ascii="Times New Roman" w:eastAsia="맑은 고딕" w:hAnsi="Times New Roman" w:cs="Times New Roman"/>
          </w:rPr>
          <w:delText>t</w:delText>
        </w:r>
        <w:r w:rsidRPr="00FC1D1A" w:rsidDel="000A1BCB">
          <w:rPr>
            <w:rFonts w:ascii="Times New Roman" w:eastAsia="Times New Roman" w:hAnsi="Times New Roman" w:cs="Times New Roman"/>
          </w:rPr>
          <w:delText>s passing through the voxel, resulting in the voxel-wise statistic. We utilized full-width-half-maximums (FHWM) of 15mm for gaussian neighborhood weightings, which is known to be more sensitive to focal abnormalities</w:delText>
        </w:r>
        <w:r w:rsidRPr="00FC1D1A" w:rsidDel="000A1BCB">
          <w:rPr>
            <w:rFonts w:ascii="Times New Roman" w:eastAsia="맑은 고딕" w:hAnsi="Times New Roman" w:cs="Times New Roman"/>
          </w:rPr>
          <w:delText xml:space="preserve"> </w:delText>
        </w:r>
        <w:r w:rsidRPr="00FC1D1A" w:rsidDel="000A1BCB">
          <w:rPr>
            <w:rFonts w:ascii="Times New Roman" w:eastAsia="맑은 고딕" w:hAnsi="Times New Roman" w:cs="Times New Roman"/>
          </w:rPr>
          <w:fldChar w:fldCharType="begin"/>
        </w:r>
      </w:del>
      <w:r w:rsidR="004E00D1">
        <w:rPr>
          <w:rFonts w:ascii="Times New Roman" w:eastAsia="맑은 고딕" w:hAnsi="Times New Roman" w:cs="Times New Roman"/>
        </w:rPr>
        <w:instrText xml:space="preserve"> ADDIN EN.CITE &lt;EndNote&gt;&lt;Cite&gt;&lt;Author&gt;Willats&lt;/Author&gt;&lt;Year&gt;2014&lt;/Year&gt;&lt;RecNum&gt;74&lt;/RecNum&gt;&lt;DisplayText&gt;[40]&lt;/DisplayText&gt;&lt;record&gt;&lt;rec-number&gt;74&lt;/rec-number&gt;&lt;foreign-keys&gt;&lt;key app="EN" db-id="xvraxf2sk09twpedwrrxs0v15x5vwtss9xzp" timestamp="1737635560"&gt;74&lt;/key&gt;&lt;/foreign-keys&gt;&lt;ref-type name="Journal Article"&gt;17&lt;/ref-type&gt;&lt;contributors&gt;&lt;authors&gt;&lt;author&gt;Willats, Lisa&lt;/author&gt;&lt;author&gt;Raffelt, David&lt;/author&gt;&lt;author&gt;Smith, Robert E&lt;/author&gt;&lt;author&gt;Tournier, J-Donald&lt;/author&gt;&lt;author&gt;Connelly, Alan&lt;/author&gt;&lt;author&gt;Calamante, Fernando&lt;/author&gt;&lt;/authors&gt;&lt;/contributors&gt;&lt;titles&gt;&lt;title&gt;Quantification of track-weighted imaging (TWI): characterisation of within-subject reproducibility and between-subject variability&lt;/title&gt;&lt;secondary-title&gt;Neuroimage&lt;/secondary-title&gt;&lt;/titles&gt;&lt;periodical&gt;&lt;full-title&gt;Neuroimage&lt;/full-title&gt;&lt;/periodical&gt;&lt;pages&gt;18-31&lt;/pages&gt;&lt;volume&gt;87&lt;/volume&gt;&lt;dates&gt;&lt;year&gt;2014&lt;/year&gt;&lt;/dates&gt;&lt;isbn&gt;1053-8119&lt;/isbn&gt;&lt;urls&gt;&lt;/urls&gt;&lt;/record&gt;&lt;/Cite&gt;&lt;/EndNote&gt;</w:instrText>
      </w:r>
      <w:del w:id="302" w:author="Jung Youn Min" w:date="2025-11-08T10:26:00Z" w16du:dateUtc="2025-11-08T18:26:00Z">
        <w:r w:rsidRPr="00FC1D1A" w:rsidDel="000A1BCB">
          <w:rPr>
            <w:rFonts w:ascii="Times New Roman" w:eastAsia="맑은 고딕" w:hAnsi="Times New Roman" w:cs="Times New Roman"/>
          </w:rPr>
          <w:fldChar w:fldCharType="separate"/>
        </w:r>
      </w:del>
      <w:r w:rsidR="004E00D1">
        <w:rPr>
          <w:rFonts w:ascii="Times New Roman" w:eastAsia="맑은 고딕" w:hAnsi="Times New Roman" w:cs="Times New Roman"/>
          <w:noProof/>
        </w:rPr>
        <w:t>[40]</w:t>
      </w:r>
      <w:del w:id="303" w:author="Jung Youn Min" w:date="2025-11-08T10:26:00Z" w16du:dateUtc="2025-11-08T18:26:00Z">
        <w:r w:rsidRPr="00FC1D1A" w:rsidDel="000A1BCB">
          <w:rPr>
            <w:rFonts w:ascii="Times New Roman" w:eastAsia="맑은 고딕" w:hAnsi="Times New Roman" w:cs="Times New Roman"/>
          </w:rPr>
          <w:fldChar w:fldCharType="end"/>
        </w:r>
        <w:r w:rsidRPr="00FC1D1A" w:rsidDel="000A1BCB">
          <w:rPr>
            <w:rFonts w:ascii="Times New Roman" w:eastAsia="맑은 고딕" w:hAnsi="Times New Roman" w:cs="Times New Roman"/>
          </w:rPr>
          <w:delText xml:space="preserve">. </w:delText>
        </w:r>
        <w:r w:rsidRPr="00FC1D1A" w:rsidDel="000A1BCB">
          <w:rPr>
            <w:rFonts w:ascii="Times New Roman" w:hAnsi="Times New Roman" w:cs="Times New Roman"/>
          </w:rPr>
          <w:delText xml:space="preserve">The TW-FA framework applies directional smoothing to tractograms by assigning each streamline a weight derived from the average FA value along its path, effectively creating a track-informed version of the FA map </w:delText>
        </w:r>
        <w:r w:rsidRPr="00FC1D1A" w:rsidDel="000A1BCB">
          <w:rPr>
            <w:rFonts w:ascii="Times New Roman" w:hAnsi="Times New Roman" w:cs="Times New Roman"/>
          </w:rPr>
          <w:fldChar w:fldCharType="begin"/>
        </w:r>
      </w:del>
      <w:r w:rsidR="00C108F2">
        <w:rPr>
          <w:rFonts w:ascii="Times New Roman" w:hAnsi="Times New Roman" w:cs="Times New Roman"/>
        </w:rPr>
        <w:instrText xml:space="preserve"> ADDIN EN.CITE &lt;EndNote&gt;&lt;Cite&gt;&lt;Author&gt;Pascual-Diaz&lt;/Author&gt;&lt;Year&gt;2019&lt;/Year&gt;&lt;RecNum&gt;75&lt;/RecNum&gt;&lt;DisplayText&gt;[40, 83]&lt;/DisplayText&gt;&lt;record&gt;&lt;rec-number&gt;75&lt;/rec-number&gt;&lt;foreign-keys&gt;&lt;key app="EN" db-id="xvraxf2sk09twpedwrrxs0v15x5vwtss9xzp" timestamp="1737635560"&gt;75&lt;/key&gt;&lt;/foreign-keys&gt;&lt;ref-type name="Journal Article"&gt;17&lt;/ref-type&gt;&lt;contributors&gt;&lt;authors&gt;&lt;author&gt;Pascual-Diaz, Saül&lt;/author&gt;&lt;author&gt;Pineda, Jose&lt;/author&gt;&lt;author&gt;Serra, Laura&lt;/author&gt;&lt;author&gt;Varriano, Federico&lt;/author&gt;&lt;author&gt;Prats-Galino, Alberto&lt;/author&gt;&lt;/authors&gt;&lt;/contributors&gt;&lt;titles&gt;&lt;title&gt;Default Mode Network structural alterations in Kocher-Monro trajectory white matter transection: A 3 and 7 tesla simulation modeling approach&lt;/title&gt;&lt;secondary-title&gt;PloS one&lt;/secondary-title&gt;&lt;/titles&gt;&lt;periodical&gt;&lt;full-title&gt;PLoS One&lt;/full-title&gt;&lt;/periodical&gt;&lt;pages&gt;e0224598&lt;/pages&gt;&lt;volume&gt;14&lt;/volume&gt;&lt;number&gt;11&lt;/number&gt;&lt;dates&gt;&lt;year&gt;2019&lt;/year&gt;&lt;/dates&gt;&lt;isbn&gt;1932-6203&lt;/isbn&gt;&lt;urls&gt;&lt;/urls&gt;&lt;/record&gt;&lt;/Cite&gt;&lt;Cite&gt;&lt;Author&gt;Willats&lt;/Author&gt;&lt;Year&gt;2014&lt;/Year&gt;&lt;RecNum&gt;74&lt;/RecNum&gt;&lt;record&gt;&lt;rec-number&gt;74&lt;/rec-number&gt;&lt;foreign-keys&gt;&lt;key app="EN" db-id="xvraxf2sk09twpedwrrxs0v15x5vwtss9xzp" timestamp="1737635560"&gt;74&lt;/key&gt;&lt;/foreign-keys&gt;&lt;ref-type name="Journal Article"&gt;17&lt;/ref-type&gt;&lt;contributors&gt;&lt;authors&gt;&lt;author&gt;Willats, Lisa&lt;/author&gt;&lt;author&gt;Raffelt, David&lt;/author&gt;&lt;author&gt;Smith, Robert E&lt;/author&gt;&lt;author&gt;Tournier, J-Donald&lt;/author&gt;&lt;author&gt;Connelly, Alan&lt;/author&gt;&lt;author&gt;Calamante, Fernando&lt;/author&gt;&lt;/authors&gt;&lt;/contributors&gt;&lt;titles&gt;&lt;title&gt;Quantification of track-weighted imaging (TWI): characterisation of within-subject reproducibility and between-subject variability&lt;/title&gt;&lt;secondary-title&gt;Neuroimage&lt;/secondary-title&gt;&lt;/titles&gt;&lt;periodical&gt;&lt;full-title&gt;Neuroimage&lt;/full-title&gt;&lt;/periodical&gt;&lt;pages&gt;18-31&lt;/pages&gt;&lt;volume&gt;87&lt;/volume&gt;&lt;dates&gt;&lt;year&gt;2014&lt;/year&gt;&lt;/dates&gt;&lt;isbn&gt;1053-8119&lt;/isbn&gt;&lt;urls&gt;&lt;/urls&gt;&lt;/record&gt;&lt;/Cite&gt;&lt;/EndNote&gt;</w:instrText>
      </w:r>
      <w:del w:id="304" w:author="Jung Youn Min" w:date="2025-11-08T10:26:00Z" w16du:dateUtc="2025-11-08T18:26:00Z">
        <w:r w:rsidRPr="00FC1D1A" w:rsidDel="000A1BCB">
          <w:rPr>
            <w:rFonts w:ascii="Times New Roman" w:hAnsi="Times New Roman" w:cs="Times New Roman"/>
          </w:rPr>
          <w:fldChar w:fldCharType="separate"/>
        </w:r>
      </w:del>
      <w:r w:rsidR="00C108F2">
        <w:rPr>
          <w:rFonts w:ascii="Times New Roman" w:hAnsi="Times New Roman" w:cs="Times New Roman"/>
          <w:noProof/>
        </w:rPr>
        <w:t>[40, 83]</w:t>
      </w:r>
      <w:del w:id="305" w:author="Jung Youn Min" w:date="2025-11-08T10:26:00Z" w16du:dateUtc="2025-11-08T18:26:00Z">
        <w:r w:rsidRPr="00FC1D1A" w:rsidDel="000A1BCB">
          <w:rPr>
            <w:rFonts w:ascii="Times New Roman" w:hAnsi="Times New Roman" w:cs="Times New Roman"/>
          </w:rPr>
          <w:fldChar w:fldCharType="end"/>
        </w:r>
        <w:r w:rsidRPr="00FC1D1A" w:rsidDel="000A1BCB">
          <w:rPr>
            <w:rFonts w:ascii="Times New Roman" w:hAnsi="Times New Roman" w:cs="Times New Roman"/>
          </w:rPr>
          <w:delText xml:space="preserve">. </w:delText>
        </w:r>
        <w:r w:rsidDel="000A1BCB">
          <w:rPr>
            <w:rFonts w:ascii="Times New Roman" w:hAnsi="Times New Roman" w:cs="Times New Roman"/>
          </w:rPr>
          <w:delText xml:space="preserve"> TW-FA processing was conducted using the same protocol for both cohorts.</w:delText>
        </w:r>
      </w:del>
    </w:p>
    <w:p w14:paraId="62134126" w14:textId="6E8F40C0" w:rsidR="00FF6107" w:rsidDel="000A1BCB" w:rsidRDefault="00FF6107" w:rsidP="00FF6107">
      <w:pPr>
        <w:spacing w:line="360" w:lineRule="auto"/>
        <w:ind w:firstLine="400"/>
        <w:rPr>
          <w:del w:id="306" w:author="Jung Youn Min" w:date="2025-11-08T10:26:00Z" w16du:dateUtc="2025-11-08T18:26:00Z"/>
          <w:rFonts w:ascii="Times New Roman" w:hAnsi="Times New Roman" w:cs="Times New Roman"/>
        </w:rPr>
      </w:pPr>
    </w:p>
    <w:p w14:paraId="17B73C5B" w14:textId="08B3F360" w:rsidR="00FF6107" w:rsidRPr="0021159F" w:rsidDel="000A1BCB" w:rsidRDefault="00FF6107" w:rsidP="00FF6107">
      <w:pPr>
        <w:spacing w:line="360" w:lineRule="auto"/>
        <w:ind w:firstLine="400"/>
        <w:rPr>
          <w:del w:id="307" w:author="Jung Youn Min" w:date="2025-11-08T10:26:00Z" w16du:dateUtc="2025-11-08T18:26:00Z"/>
          <w:rFonts w:ascii="Times New Roman" w:hAnsi="Times New Roman" w:cs="Times New Roman"/>
        </w:rPr>
      </w:pPr>
    </w:p>
    <w:p w14:paraId="6B93289A" w14:textId="746AA86F" w:rsidR="00FF6107" w:rsidRPr="008813FB" w:rsidDel="000A1BCB" w:rsidRDefault="00FF6107" w:rsidP="00FF6107">
      <w:pPr>
        <w:spacing w:line="360" w:lineRule="auto"/>
        <w:rPr>
          <w:del w:id="308" w:author="Jung Youn Min" w:date="2025-11-08T10:26:00Z" w16du:dateUtc="2025-11-08T18:26:00Z"/>
          <w:rFonts w:ascii="Times New Roman" w:hAnsi="Times New Roman" w:cs="Times New Roman"/>
          <w:b/>
          <w:bCs/>
        </w:rPr>
      </w:pPr>
      <w:del w:id="309" w:author="Jung Youn Min" w:date="2025-11-08T10:26:00Z" w16du:dateUtc="2025-11-08T18:26:00Z">
        <w:r w:rsidRPr="00FC1D1A" w:rsidDel="000A1BCB">
          <w:rPr>
            <w:rFonts w:ascii="Times New Roman" w:hAnsi="Times New Roman" w:cs="Times New Roman"/>
            <w:b/>
            <w:bCs/>
          </w:rPr>
          <w:lastRenderedPageBreak/>
          <w:delText xml:space="preserve">Demographic and Behavioral Variables </w:delText>
        </w:r>
      </w:del>
    </w:p>
    <w:p w14:paraId="078988F8" w14:textId="59B3C368" w:rsidR="00FF6107" w:rsidRPr="00277078" w:rsidDel="000A1BCB" w:rsidRDefault="00FF6107" w:rsidP="00FF6107">
      <w:pPr>
        <w:spacing w:line="360" w:lineRule="auto"/>
        <w:rPr>
          <w:del w:id="310" w:author="Jung Youn Min" w:date="2025-11-08T10:26:00Z" w16du:dateUtc="2025-11-08T18:26:00Z"/>
          <w:rFonts w:ascii="Times New Roman" w:hAnsi="Times New Roman" w:cs="Times New Roman"/>
          <w:i/>
          <w:iCs/>
        </w:rPr>
      </w:pPr>
      <w:del w:id="311" w:author="Jung Youn Min" w:date="2025-11-08T10:26:00Z" w16du:dateUtc="2025-11-08T18:26:00Z">
        <w:r w:rsidRPr="00277078" w:rsidDel="000A1BCB">
          <w:rPr>
            <w:rFonts w:ascii="Times New Roman" w:hAnsi="Times New Roman" w:cs="Times New Roman"/>
            <w:i/>
            <w:iCs/>
          </w:rPr>
          <w:delText>Psychiatric Variables of ABCD Cohort</w:delText>
        </w:r>
      </w:del>
    </w:p>
    <w:p w14:paraId="425850A9" w14:textId="6C685E49" w:rsidR="00FF6107" w:rsidRPr="00FC1D1A" w:rsidDel="000A1BCB" w:rsidRDefault="00FF6107" w:rsidP="00FF6107">
      <w:pPr>
        <w:spacing w:line="360" w:lineRule="auto"/>
        <w:ind w:firstLine="400"/>
        <w:rPr>
          <w:del w:id="312" w:author="Jung Youn Min" w:date="2025-11-08T10:26:00Z" w16du:dateUtc="2025-11-08T18:26:00Z"/>
          <w:rFonts w:ascii="Times New Roman" w:hAnsi="Times New Roman" w:cs="Times New Roman"/>
        </w:rPr>
      </w:pPr>
      <w:del w:id="313" w:author="Jung Youn Min" w:date="2025-11-08T10:26:00Z" w16du:dateUtc="2025-11-08T18:26:00Z">
        <w:r w:rsidRPr="00FC1D1A" w:rsidDel="000A1BCB">
          <w:rPr>
            <w:rFonts w:ascii="Times New Roman" w:eastAsia="Times New Roman" w:hAnsi="Times New Roman" w:cs="Times New Roman"/>
          </w:rPr>
          <w:delText xml:space="preserve">For assessing the children’s lifetime </w:delText>
        </w:r>
        <w:r w:rsidDel="000A1BCB">
          <w:rPr>
            <w:rFonts w:ascii="Times New Roman" w:eastAsia="Times New Roman" w:hAnsi="Times New Roman" w:cs="Times New Roman"/>
          </w:rPr>
          <w:delText>MDD</w:delText>
        </w:r>
        <w:r w:rsidRPr="00FC1D1A" w:rsidDel="000A1BCB">
          <w:rPr>
            <w:rFonts w:ascii="Times New Roman" w:eastAsia="Times New Roman" w:hAnsi="Times New Roman" w:cs="Times New Roman"/>
          </w:rPr>
          <w:delText xml:space="preserve"> and depressive symptoms, our analysis employed</w:delText>
        </w:r>
        <w:r w:rsidDel="000A1BCB">
          <w:rPr>
            <w:rFonts w:ascii="Times New Roman" w:eastAsia="맑은 고딕" w:hAnsi="Times New Roman" w:cs="Times New Roman"/>
          </w:rPr>
          <w:delText xml:space="preserve"> the computerized version of the </w:delText>
        </w:r>
        <w:r w:rsidRPr="00FC1D1A" w:rsidDel="000A1BCB">
          <w:rPr>
            <w:rFonts w:ascii="Times New Roman" w:eastAsia="Times New Roman" w:hAnsi="Times New Roman" w:cs="Times New Roman"/>
          </w:rPr>
          <w:delText>Kiddie-Structured Assessment for Affective Disorders and Schizophrenia</w:delText>
        </w:r>
        <w:r w:rsidRPr="00FC1D1A" w:rsidDel="000A1BCB">
          <w:rPr>
            <w:rFonts w:ascii="Times New Roman" w:eastAsia="맑은 고딕" w:hAnsi="Times New Roman" w:cs="Times New Roman"/>
          </w:rPr>
          <w:delText xml:space="preserve"> </w:delText>
        </w:r>
        <w:r w:rsidRPr="00FC1D1A" w:rsidDel="000A1BCB">
          <w:rPr>
            <w:rFonts w:ascii="Times New Roman" w:eastAsia="Times New Roman" w:hAnsi="Times New Roman" w:cs="Times New Roman"/>
          </w:rPr>
          <w:delText>(</w:delText>
        </w:r>
        <w:r w:rsidDel="000A1BCB">
          <w:rPr>
            <w:rFonts w:ascii="Times New Roman" w:hAnsi="Times New Roman" w:cs="Times New Roman"/>
          </w:rPr>
          <w:delText>KSADS-COMP</w:delText>
        </w:r>
        <w:r w:rsidRPr="00FC1D1A" w:rsidDel="000A1BCB">
          <w:rPr>
            <w:rFonts w:ascii="Times New Roman" w:eastAsia="Times New Roman" w:hAnsi="Times New Roman" w:cs="Times New Roman"/>
          </w:rPr>
          <w:delText xml:space="preserve">) </w:delText>
        </w:r>
        <w:r w:rsidDel="000A1BCB">
          <w:rPr>
            <w:rFonts w:ascii="Times New Roman" w:hAnsi="Times New Roman" w:cs="Times New Roman"/>
          </w:rPr>
          <w:delText xml:space="preserve">based on child and parent reports </w:delText>
        </w:r>
        <w:r w:rsidRPr="00FC1D1A" w:rsidDel="000A1BCB">
          <w:rPr>
            <w:rFonts w:ascii="Times New Roman" w:eastAsia="Times New Roman" w:hAnsi="Times New Roman" w:cs="Times New Roman"/>
          </w:rPr>
          <w:delText>and Child Behavioral Checklist (CBCL)</w:delText>
        </w:r>
        <w:r w:rsidR="00895A3A" w:rsidDel="000A1BCB">
          <w:rPr>
            <w:rFonts w:ascii="Times New Roman" w:eastAsia="Times New Roman" w:hAnsi="Times New Roman" w:cs="Times New Roman"/>
          </w:rPr>
          <w:delText xml:space="preserve"> </w:delText>
        </w:r>
        <w:r w:rsidDel="000A1BCB">
          <w:rPr>
            <w:rFonts w:ascii="Times New Roman" w:eastAsia="Times New Roman" w:hAnsi="Times New Roman" w:cs="Times New Roman"/>
          </w:rPr>
          <w:fldChar w:fldCharType="begin"/>
        </w:r>
      </w:del>
      <w:r w:rsidR="004E00D1">
        <w:rPr>
          <w:rFonts w:ascii="Times New Roman" w:eastAsia="Times New Roman" w:hAnsi="Times New Roman" w:cs="Times New Roman"/>
        </w:rPr>
        <w:instrText xml:space="preserve"> ADDIN EN.CITE &lt;EndNote&gt;&lt;Cite&gt;&lt;Author&gt;Achenbach&lt;/Author&gt;&lt;Year&gt;2001&lt;/Year&gt;&lt;RecNum&gt;181&lt;/RecNum&gt;&lt;DisplayText&gt;[41]&lt;/DisplayText&gt;&lt;record&gt;&lt;rec-number&gt;181&lt;/rec-number&gt;&lt;foreign-keys&gt;&lt;key app="EN" db-id="xvraxf2sk09twpedwrrxs0v15x5vwtss9xzp" timestamp="1742451272"&gt;181&lt;/key&gt;&lt;/foreign-keys&gt;&lt;ref-type name="Journal Article"&gt;17&lt;/ref-type&gt;&lt;contributors&gt;&lt;authors&gt;&lt;author&gt;Achenbach, Thomas M&lt;/author&gt;&lt;/authors&gt;&lt;/contributors&gt;&lt;titles&gt;&lt;title&gt;Manual for ASEBA school-age forms &amp;amp; profiles&lt;/title&gt;&lt;secondary-title&gt;University of Vermont, Research Center for Children, Youth &amp;amp; Families&lt;/secondary-title&gt;&lt;/titles&gt;&lt;periodical&gt;&lt;full-title&gt;University of Vermont, Research Center for Children, Youth &amp;amp; Families&lt;/full-title&gt;&lt;/periodical&gt;&lt;dates&gt;&lt;year&gt;2001&lt;/year&gt;&lt;/dates&gt;&lt;urls&gt;&lt;/urls&gt;&lt;/record&gt;&lt;/Cite&gt;&lt;/EndNote&gt;</w:instrText>
      </w:r>
      <w:del w:id="314" w:author="Jung Youn Min" w:date="2025-11-08T10:26:00Z" w16du:dateUtc="2025-11-08T18:26:00Z">
        <w:r w:rsidDel="000A1BCB">
          <w:rPr>
            <w:rFonts w:ascii="Times New Roman" w:eastAsia="Times New Roman" w:hAnsi="Times New Roman" w:cs="Times New Roman"/>
          </w:rPr>
          <w:fldChar w:fldCharType="separate"/>
        </w:r>
      </w:del>
      <w:r w:rsidR="004E00D1">
        <w:rPr>
          <w:rFonts w:ascii="Times New Roman" w:eastAsia="Times New Roman" w:hAnsi="Times New Roman" w:cs="Times New Roman"/>
          <w:noProof/>
        </w:rPr>
        <w:t>[41]</w:t>
      </w:r>
      <w:del w:id="315" w:author="Jung Youn Min" w:date="2025-11-08T10:26:00Z" w16du:dateUtc="2025-11-08T18:26:00Z">
        <w:r w:rsidDel="000A1BCB">
          <w:rPr>
            <w:rFonts w:ascii="Times New Roman" w:eastAsia="Times New Roman" w:hAnsi="Times New Roman" w:cs="Times New Roman"/>
          </w:rPr>
          <w:fldChar w:fldCharType="end"/>
        </w:r>
        <w:r w:rsidRPr="00FC1D1A" w:rsidDel="000A1BCB">
          <w:rPr>
            <w:rFonts w:ascii="Times New Roman" w:eastAsia="Times New Roman" w:hAnsi="Times New Roman" w:cs="Times New Roman"/>
          </w:rPr>
          <w:delText>,</w:delText>
        </w:r>
        <w:r w:rsidDel="000A1BCB">
          <w:rPr>
            <w:rFonts w:ascii="Times New Roman" w:hAnsi="Times New Roman" w:cs="Times New Roman"/>
          </w:rPr>
          <w:delText xml:space="preserve"> which relies on parent reports.</w:delText>
        </w:r>
        <w:r w:rsidRPr="00FC1D1A" w:rsidDel="000A1BCB">
          <w:rPr>
            <w:rFonts w:ascii="Times New Roman" w:eastAsia="Times New Roman" w:hAnsi="Times New Roman" w:cs="Times New Roman"/>
          </w:rPr>
          <w:delText xml:space="preserve"> </w:delText>
        </w:r>
        <w:r w:rsidDel="000A1BCB">
          <w:rPr>
            <w:rFonts w:ascii="Times New Roman" w:hAnsi="Times New Roman" w:cs="Times New Roman"/>
          </w:rPr>
          <w:delText>KSADS-COMP</w:delText>
        </w:r>
        <w:r w:rsidRPr="00FC1D1A" w:rsidDel="000A1BCB">
          <w:rPr>
            <w:rFonts w:ascii="Times New Roman" w:eastAsia="Times New Roman" w:hAnsi="Times New Roman" w:cs="Times New Roman"/>
          </w:rPr>
          <w:delText xml:space="preserve"> </w:delText>
        </w:r>
        <w:r w:rsidR="3191C73C" w:rsidRPr="00FC1D1A" w:rsidDel="000A1BCB">
          <w:rPr>
            <w:rFonts w:ascii="Times New Roman" w:eastAsia="Times New Roman" w:hAnsi="Times New Roman" w:cs="Times New Roman"/>
          </w:rPr>
          <w:delText>has</w:delText>
        </w:r>
        <w:r w:rsidRPr="00FC1D1A" w:rsidDel="000A1BCB">
          <w:rPr>
            <w:rFonts w:ascii="Times New Roman" w:eastAsia="Times New Roman" w:hAnsi="Times New Roman" w:cs="Times New Roman"/>
          </w:rPr>
          <w:delText xml:space="preserve"> been well validated from previous study showing good to high reliability (AUC 0.89-1.0) </w:delText>
        </w:r>
        <w:r w:rsidR="341A0E0A" w:rsidRPr="00FC1D1A" w:rsidDel="000A1BCB">
          <w:rPr>
            <w:rFonts w:ascii="Times New Roman" w:eastAsia="Times New Roman" w:hAnsi="Times New Roman" w:cs="Times New Roman"/>
          </w:rPr>
          <w:delText>compared</w:delText>
        </w:r>
        <w:r w:rsidRPr="00FC1D1A" w:rsidDel="000A1BCB">
          <w:rPr>
            <w:rFonts w:ascii="Times New Roman" w:eastAsia="Times New Roman" w:hAnsi="Times New Roman" w:cs="Times New Roman"/>
          </w:rPr>
          <w:delText xml:space="preserve"> against clinician administered</w:delText>
        </w:r>
        <w:r w:rsidRPr="00FC1D1A" w:rsidDel="000A1BCB">
          <w:rPr>
            <w:rFonts w:ascii="Times New Roman" w:eastAsia="맑은 고딕" w:hAnsi="Times New Roman" w:cs="Times New Roman"/>
          </w:rPr>
          <w:delText xml:space="preserve"> </w:delText>
        </w:r>
        <w:r w:rsidRPr="00FC1D1A" w:rsidDel="000A1BCB">
          <w:rPr>
            <w:rFonts w:ascii="Times New Roman" w:eastAsia="맑은 고딕" w:hAnsi="Times New Roman" w:cs="Times New Roman"/>
          </w:rPr>
          <w:fldChar w:fldCharType="begin"/>
        </w:r>
      </w:del>
      <w:r w:rsidR="004E00D1">
        <w:rPr>
          <w:rFonts w:ascii="Times New Roman" w:eastAsia="맑은 고딕" w:hAnsi="Times New Roman" w:cs="Times New Roman"/>
        </w:rPr>
        <w:instrText xml:space="preserve"> ADDIN EN.CITE &lt;EndNote&gt;&lt;Cite&gt;&lt;Author&gt;Townsend&lt;/Author&gt;&lt;Year&gt;2020&lt;/Year&gt;&lt;RecNum&gt;77&lt;/RecNum&gt;&lt;DisplayText&gt;[42]&lt;/DisplayText&gt;&lt;record&gt;&lt;rec-number&gt;77&lt;/rec-number&gt;&lt;foreign-keys&gt;&lt;key app="EN" db-id="xvraxf2sk09twpedwrrxs0v15x5vwtss9xzp" timestamp="1737635560"&gt;77&lt;/key&gt;&lt;/foreign-keys&gt;&lt;ref-type name="Journal Article"&gt;17&lt;/ref-type&gt;&lt;contributors&gt;&lt;authors&gt;&lt;author&gt;Townsend, Lisa&lt;/author&gt;&lt;author&gt;Kobak, Kenneth&lt;/author&gt;&lt;author&gt;Kearney, Catherine&lt;/author&gt;&lt;author&gt;Milham, Michael&lt;/author&gt;&lt;author&gt;Andreotti, Charissa&lt;/author&gt;&lt;author&gt;Escalera, Jasmine&lt;/author&gt;&lt;author&gt;Alexander, Lindsay&lt;/author&gt;&lt;author&gt;Gill, Mary Kay&lt;/author&gt;&lt;author&gt;Birmaher, Boris&lt;/author&gt;&lt;author&gt;Sylvester, Raeanne&lt;/author&gt;&lt;/authors&gt;&lt;/contributors&gt;&lt;titles&gt;&lt;title&gt;Development of three web-based computerized versions of the kiddie schedule for affective disorders and schizophrenia child psychiatric diagnostic interview: preliminary validity data&lt;/title&gt;&lt;secondary-title&gt;Journal of the American Academy of Child &amp;amp; Adolescent Psychiatry&lt;/secondary-title&gt;&lt;/titles&gt;&lt;periodical&gt;&lt;full-title&gt;Journal of the American Academy of Child &amp;amp; Adolescent Psychiatry&lt;/full-title&gt;&lt;/periodical&gt;&lt;pages&gt;309-325&lt;/pages&gt;&lt;volume&gt;59&lt;/volume&gt;&lt;number&gt;2&lt;/number&gt;&lt;dates&gt;&lt;year&gt;2020&lt;/year&gt;&lt;/dates&gt;&lt;isbn&gt;0890-8567&lt;/isbn&gt;&lt;urls&gt;&lt;/urls&gt;&lt;/record&gt;&lt;/Cite&gt;&lt;/EndNote&gt;</w:instrText>
      </w:r>
      <w:del w:id="316" w:author="Jung Youn Min" w:date="2025-11-08T10:26:00Z" w16du:dateUtc="2025-11-08T18:26:00Z">
        <w:r w:rsidRPr="00FC1D1A" w:rsidDel="000A1BCB">
          <w:rPr>
            <w:rFonts w:ascii="Times New Roman" w:eastAsia="맑은 고딕" w:hAnsi="Times New Roman" w:cs="Times New Roman"/>
          </w:rPr>
          <w:fldChar w:fldCharType="separate"/>
        </w:r>
      </w:del>
      <w:r w:rsidR="004E00D1">
        <w:rPr>
          <w:rFonts w:ascii="Times New Roman" w:eastAsia="맑은 고딕" w:hAnsi="Times New Roman" w:cs="Times New Roman"/>
          <w:noProof/>
        </w:rPr>
        <w:t>[42]</w:t>
      </w:r>
      <w:del w:id="317" w:author="Jung Youn Min" w:date="2025-11-08T10:26:00Z" w16du:dateUtc="2025-11-08T18:26:00Z">
        <w:r w:rsidRPr="00FC1D1A" w:rsidDel="000A1BCB">
          <w:rPr>
            <w:rFonts w:ascii="Times New Roman" w:eastAsia="맑은 고딕" w:hAnsi="Times New Roman" w:cs="Times New Roman"/>
          </w:rPr>
          <w:fldChar w:fldCharType="end"/>
        </w:r>
        <w:r w:rsidRPr="00FC1D1A" w:rsidDel="000A1BCB">
          <w:rPr>
            <w:rFonts w:ascii="Times New Roman" w:eastAsia="맑은 고딕" w:hAnsi="Times New Roman" w:cs="Times New Roman"/>
          </w:rPr>
          <w:delText>.</w:delText>
        </w:r>
        <w:r w:rsidRPr="00FC1D1A" w:rsidDel="000A1BCB">
          <w:rPr>
            <w:rFonts w:ascii="Times New Roman" w:eastAsia="Times New Roman" w:hAnsi="Times New Roman" w:cs="Times New Roman"/>
          </w:rPr>
          <w:delText xml:space="preserve"> </w:delText>
        </w:r>
        <w:r w:rsidDel="000A1BCB">
          <w:rPr>
            <w:rFonts w:ascii="Times New Roman" w:hAnsi="Times New Roman" w:cs="Times New Roman"/>
          </w:rPr>
          <w:delText xml:space="preserve">For the current analysis, we used a lifetime MDD diagnosis variable encompassing past, present and remitted MDD diagnoses, based on summary ratings from the KSADS-COMP, which considers both child and parent reports. </w:delText>
        </w:r>
        <w:r w:rsidRPr="00FC1D1A" w:rsidDel="000A1BCB">
          <w:rPr>
            <w:rFonts w:ascii="Times New Roman" w:eastAsia="Times New Roman" w:hAnsi="Times New Roman" w:cs="Times New Roman"/>
          </w:rPr>
          <w:delText>We excluded participants who were taking anti-depressant medication and who met</w:delText>
        </w:r>
        <w:r w:rsidRPr="00FC1D1A" w:rsidDel="000A1BCB">
          <w:rPr>
            <w:rFonts w:ascii="Times New Roman" w:hAnsi="Times New Roman" w:cs="Times New Roman"/>
          </w:rPr>
          <w:delText xml:space="preserve"> lifetime</w:delText>
        </w:r>
        <w:r w:rsidRPr="00FC1D1A" w:rsidDel="000A1BCB">
          <w:rPr>
            <w:rFonts w:ascii="Times New Roman" w:eastAsia="Times New Roman" w:hAnsi="Times New Roman" w:cs="Times New Roman"/>
          </w:rPr>
          <w:delText xml:space="preserve"> psychotic</w:delText>
        </w:r>
        <w:r w:rsidDel="000A1BCB">
          <w:rPr>
            <w:rFonts w:ascii="Times New Roman" w:hAnsi="Times New Roman" w:cs="Times New Roman"/>
          </w:rPr>
          <w:delText xml:space="preserve"> (e.g. schizophrenia)</w:delText>
        </w:r>
        <w:r w:rsidRPr="00FC1D1A" w:rsidDel="000A1BCB">
          <w:rPr>
            <w:rFonts w:ascii="Times New Roman" w:eastAsia="Times New Roman" w:hAnsi="Times New Roman" w:cs="Times New Roman"/>
          </w:rPr>
          <w:delText xml:space="preserve"> or neurodevelopmental disorder</w:delText>
        </w:r>
        <w:r w:rsidRPr="00FC1D1A" w:rsidDel="000A1BCB">
          <w:rPr>
            <w:rFonts w:ascii="Times New Roman" w:hAnsi="Times New Roman" w:cs="Times New Roman"/>
          </w:rPr>
          <w:delText xml:space="preserve"> (e.g. autism spectrum disorder)</w:delText>
        </w:r>
        <w:r w:rsidRPr="00FC1D1A" w:rsidDel="000A1BCB">
          <w:rPr>
            <w:rFonts w:ascii="Times New Roman" w:eastAsia="Times New Roman" w:hAnsi="Times New Roman" w:cs="Times New Roman"/>
          </w:rPr>
          <w:delText xml:space="preserve"> diagnos</w:delText>
        </w:r>
        <w:r w:rsidDel="000A1BCB">
          <w:rPr>
            <w:rFonts w:ascii="Times New Roman" w:hAnsi="Times New Roman" w:cs="Times New Roman"/>
          </w:rPr>
          <w:delText>e</w:delText>
        </w:r>
        <w:r w:rsidRPr="00FC1D1A" w:rsidDel="000A1BCB">
          <w:rPr>
            <w:rFonts w:ascii="Times New Roman" w:eastAsia="Times New Roman" w:hAnsi="Times New Roman" w:cs="Times New Roman"/>
          </w:rPr>
          <w:delText>s</w:delText>
        </w:r>
        <w:r w:rsidRPr="00FC1D1A" w:rsidDel="000A1BCB">
          <w:rPr>
            <w:rFonts w:ascii="Times New Roman" w:eastAsia="맑은 고딕" w:hAnsi="Times New Roman" w:cs="Times New Roman"/>
          </w:rPr>
          <w:delText xml:space="preserve"> </w:delText>
        </w:r>
        <w:r w:rsidRPr="00FC1D1A" w:rsidDel="000A1BCB">
          <w:rPr>
            <w:rFonts w:ascii="Times New Roman" w:eastAsia="Times New Roman" w:hAnsi="Times New Roman" w:cs="Times New Roman"/>
          </w:rPr>
          <w:fldChar w:fldCharType="begin">
            <w:fldData xml:space="preserve">PEVuZE5vdGU+PENpdGU+PEF1dGhvcj5Sb21lcjwvQXV0aG9yPjxZZWFyPjIwMjM8L1llYXI+PFJl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</w:fldData>
          </w:fldChar>
        </w:r>
      </w:del>
      <w:r w:rsidR="004E00D1">
        <w:rPr>
          <w:rFonts w:ascii="Times New Roman" w:eastAsia="Times New Roman" w:hAnsi="Times New Roman" w:cs="Times New Roman"/>
        </w:rPr>
        <w:instrText xml:space="preserve"> ADDIN EN.CITE </w:instrText>
      </w:r>
      <w:r w:rsidR="004E00D1">
        <w:rPr>
          <w:rFonts w:ascii="Times New Roman" w:eastAsia="Times New Roman" w:hAnsi="Times New Roman" w:cs="Times New Roman"/>
        </w:rPr>
        <w:fldChar w:fldCharType="begin">
          <w:fldData xml:space="preserve">PEVuZE5vdGU+PENpdGU+PEF1dGhvcj5Sb21lcjwvQXV0aG9yPjxZZWFyPjIwMjM8L1llYXI+PFJl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</w:fldData>
        </w:fldChar>
      </w:r>
      <w:r w:rsidR="004E00D1">
        <w:rPr>
          <w:rFonts w:ascii="Times New Roman" w:eastAsia="Times New Roman" w:hAnsi="Times New Roman" w:cs="Times New Roman"/>
        </w:rPr>
        <w:instrText xml:space="preserve"> ADDIN EN.CITE.DATA </w:instrText>
      </w:r>
      <w:r w:rsidR="004E00D1">
        <w:rPr>
          <w:rFonts w:ascii="Times New Roman" w:eastAsia="Times New Roman" w:hAnsi="Times New Roman" w:cs="Times New Roman"/>
        </w:rPr>
      </w:r>
      <w:r w:rsidR="004E00D1">
        <w:rPr>
          <w:rFonts w:ascii="Times New Roman" w:eastAsia="Times New Roman" w:hAnsi="Times New Roman" w:cs="Times New Roman"/>
        </w:rPr>
        <w:fldChar w:fldCharType="end"/>
      </w:r>
      <w:del w:id="318" w:author="Jung Youn Min" w:date="2025-11-08T10:26:00Z" w16du:dateUtc="2025-11-08T18:26:00Z">
        <w:r w:rsidRPr="00FC1D1A" w:rsidDel="000A1BCB">
          <w:rPr>
            <w:rFonts w:ascii="Times New Roman" w:eastAsia="Times New Roman" w:hAnsi="Times New Roman" w:cs="Times New Roman"/>
          </w:rPr>
          <w:fldChar w:fldCharType="separate"/>
        </w:r>
      </w:del>
      <w:r w:rsidR="004E00D1">
        <w:rPr>
          <w:rFonts w:ascii="Times New Roman" w:eastAsia="Times New Roman" w:hAnsi="Times New Roman" w:cs="Times New Roman"/>
          <w:noProof/>
        </w:rPr>
        <w:t>[43, 44]</w:t>
      </w:r>
      <w:del w:id="319" w:author="Jung Youn Min" w:date="2025-11-08T10:26:00Z" w16du:dateUtc="2025-11-08T18:26:00Z">
        <w:r w:rsidRPr="00FC1D1A" w:rsidDel="000A1BCB">
          <w:rPr>
            <w:rFonts w:ascii="Times New Roman" w:eastAsia="Times New Roman" w:hAnsi="Times New Roman" w:cs="Times New Roman"/>
          </w:rPr>
          <w:fldChar w:fldCharType="end"/>
        </w:r>
        <w:r w:rsidRPr="00FC1D1A" w:rsidDel="000A1BCB">
          <w:rPr>
            <w:rFonts w:ascii="Times New Roman" w:eastAsia="맑은 고딕" w:hAnsi="Times New Roman" w:cs="Times New Roman"/>
          </w:rPr>
          <w:delText>.</w:delText>
        </w:r>
        <w:r w:rsidRPr="00FC1D1A" w:rsidDel="000A1BCB">
          <w:rPr>
            <w:rFonts w:ascii="Times New Roman" w:hAnsi="Times New Roman" w:cs="Times New Roman"/>
          </w:rPr>
          <w:delText xml:space="preserve"> </w:delText>
        </w:r>
        <w:r w:rsidRPr="00FC1D1A" w:rsidDel="000A1BCB">
          <w:rPr>
            <w:rFonts w:ascii="Times New Roman" w:eastAsia="Times New Roman" w:hAnsi="Times New Roman" w:cs="Times New Roman"/>
          </w:rPr>
          <w:delText>For</w:delText>
        </w:r>
        <w:r w:rsidDel="000A1BCB">
          <w:rPr>
            <w:rFonts w:ascii="Times New Roman" w:eastAsia="Times New Roman" w:hAnsi="Times New Roman" w:cs="Times New Roman"/>
          </w:rPr>
          <w:delText xml:space="preserve"> a</w:delText>
        </w:r>
        <w:r w:rsidRPr="00FC1D1A" w:rsidDel="000A1BCB">
          <w:rPr>
            <w:rFonts w:ascii="Times New Roman" w:eastAsia="Times New Roman" w:hAnsi="Times New Roman" w:cs="Times New Roman"/>
          </w:rPr>
          <w:delText xml:space="preserve"> control</w:delText>
        </w:r>
        <w:r w:rsidDel="000A1BCB">
          <w:rPr>
            <w:rFonts w:ascii="Times New Roman" w:eastAsia="Times New Roman" w:hAnsi="Times New Roman" w:cs="Times New Roman"/>
          </w:rPr>
          <w:delText xml:space="preserve"> group</w:delText>
        </w:r>
        <w:r w:rsidRPr="00FC1D1A" w:rsidDel="000A1BCB">
          <w:rPr>
            <w:rFonts w:ascii="Times New Roman" w:eastAsia="Times New Roman" w:hAnsi="Times New Roman" w:cs="Times New Roman"/>
          </w:rPr>
          <w:delText>, we included participants who met none of the diagnosis criteria in child nor parent report past or current time point and met healthy control criteria of CBCL (</w:delText>
        </w:r>
        <w:r w:rsidDel="000A1BCB">
          <w:rPr>
            <w:rFonts w:ascii="Times New Roman" w:eastAsia="맑은 고딕" w:hAnsi="Times New Roman" w:cs="Times New Roman"/>
          </w:rPr>
          <w:delText>total problems T-score</w:delText>
        </w:r>
        <w:r w:rsidRPr="00FC1D1A" w:rsidDel="000A1BCB">
          <w:rPr>
            <w:rFonts w:ascii="Times New Roman" w:eastAsia="Times New Roman" w:hAnsi="Times New Roman" w:cs="Times New Roman"/>
          </w:rPr>
          <w:delText>&lt;60)</w:delText>
        </w:r>
        <w:r w:rsidRPr="00FC1D1A" w:rsidDel="000A1BCB">
          <w:rPr>
            <w:rFonts w:ascii="Times New Roman" w:hAnsi="Times New Roman" w:cs="Times New Roman"/>
          </w:rPr>
          <w:delText xml:space="preserve"> from the baseline to 2-year follow-up</w:delText>
        </w:r>
        <w:r w:rsidRPr="00FC1D1A" w:rsidDel="000A1BCB">
          <w:rPr>
            <w:rFonts w:ascii="Times New Roman" w:eastAsia="Times New Roman" w:hAnsi="Times New Roman" w:cs="Times New Roman"/>
          </w:rPr>
          <w:delText xml:space="preserve">. </w:delText>
        </w:r>
        <w:r w:rsidRPr="00FC1D1A" w:rsidDel="000A1BCB">
          <w:rPr>
            <w:rFonts w:ascii="Times New Roman" w:hAnsi="Times New Roman" w:cs="Times New Roman"/>
          </w:rPr>
          <w:delText xml:space="preserve">We utilized lifetime indicators of </w:delText>
        </w:r>
        <w:r w:rsidDel="000A1BCB">
          <w:rPr>
            <w:rFonts w:ascii="Times New Roman" w:hAnsi="Times New Roman" w:cs="Times New Roman"/>
          </w:rPr>
          <w:delText xml:space="preserve">suicidality </w:delText>
        </w:r>
        <w:r w:rsidRPr="00FC1D1A" w:rsidDel="000A1BCB">
          <w:rPr>
            <w:rFonts w:ascii="Times New Roman" w:hAnsi="Times New Roman" w:cs="Times New Roman"/>
          </w:rPr>
          <w:delText xml:space="preserve">(including </w:delText>
        </w:r>
        <w:r w:rsidR="00E20F47" w:rsidRPr="00FC1D1A" w:rsidDel="000A1BCB">
          <w:rPr>
            <w:rFonts w:ascii="Times New Roman" w:hAnsi="Times New Roman" w:cs="Times New Roman"/>
          </w:rPr>
          <w:delText>suicidal ideation</w:delText>
        </w:r>
        <w:r w:rsidRPr="00FC1D1A" w:rsidDel="000A1BCB">
          <w:rPr>
            <w:rFonts w:ascii="Times New Roman" w:hAnsi="Times New Roman" w:cs="Times New Roman"/>
          </w:rPr>
          <w:delText xml:space="preserve"> and suicide attempts) based on KSADS</w:delText>
        </w:r>
        <w:r w:rsidDel="000A1BCB">
          <w:rPr>
            <w:rFonts w:ascii="Times New Roman" w:hAnsi="Times New Roman" w:cs="Times New Roman"/>
          </w:rPr>
          <w:delText>-COMP</w:delText>
        </w:r>
        <w:r w:rsidRPr="00FC1D1A" w:rsidDel="000A1BCB">
          <w:rPr>
            <w:rFonts w:ascii="Times New Roman" w:hAnsi="Times New Roman" w:cs="Times New Roman"/>
          </w:rPr>
          <w:delText xml:space="preserve"> diagnoses, derived from child </w:delText>
        </w:r>
        <w:r w:rsidDel="000A1BCB">
          <w:rPr>
            <w:rFonts w:ascii="Times New Roman" w:hAnsi="Times New Roman" w:cs="Times New Roman"/>
          </w:rPr>
          <w:delText>and</w:delText>
        </w:r>
        <w:r w:rsidRPr="00FC1D1A" w:rsidDel="000A1BCB">
          <w:rPr>
            <w:rFonts w:ascii="Times New Roman" w:hAnsi="Times New Roman" w:cs="Times New Roman"/>
          </w:rPr>
          <w:delText xml:space="preserve"> parent reports. The criteria for </w:delText>
        </w:r>
        <w:r w:rsidDel="000A1BCB">
          <w:rPr>
            <w:rFonts w:ascii="Times New Roman" w:hAnsi="Times New Roman" w:cs="Times New Roman"/>
          </w:rPr>
          <w:delText>the control group</w:delText>
        </w:r>
        <w:r w:rsidR="00E20F47" w:rsidDel="000A1BCB">
          <w:rPr>
            <w:rFonts w:ascii="Times New Roman" w:hAnsi="Times New Roman" w:cs="Times New Roman"/>
          </w:rPr>
          <w:delText xml:space="preserve"> </w:delText>
        </w:r>
        <w:r w:rsidDel="000A1BCB">
          <w:rPr>
            <w:rFonts w:ascii="Times New Roman" w:hAnsi="Times New Roman" w:cs="Times New Roman"/>
          </w:rPr>
          <w:delText>were</w:delText>
        </w:r>
        <w:r w:rsidRPr="00FC1D1A" w:rsidDel="000A1BCB">
          <w:rPr>
            <w:rFonts w:ascii="Times New Roman" w:hAnsi="Times New Roman" w:cs="Times New Roman"/>
          </w:rPr>
          <w:delText xml:space="preserve"> consistent with those described earlier. </w:delText>
        </w:r>
      </w:del>
    </w:p>
    <w:p w14:paraId="511B3092" w14:textId="1741F15E" w:rsidR="00FF6107" w:rsidRPr="00FC1D1A" w:rsidDel="000A1BCB" w:rsidRDefault="00FF6107" w:rsidP="00FF6107">
      <w:pPr>
        <w:spacing w:line="360" w:lineRule="auto"/>
        <w:ind w:firstLine="400"/>
        <w:rPr>
          <w:del w:id="320" w:author="Jung Youn Min" w:date="2025-11-08T10:26:00Z" w16du:dateUtc="2025-11-08T18:26:00Z"/>
          <w:rFonts w:ascii="Times New Roman" w:hAnsi="Times New Roman" w:cs="Times New Roman"/>
        </w:rPr>
      </w:pPr>
      <w:del w:id="321" w:author="Jung Youn Min" w:date="2025-11-08T10:26:00Z" w16du:dateUtc="2025-11-08T18:26:00Z">
        <w:r w:rsidDel="000A1BCB">
          <w:rPr>
            <w:rFonts w:ascii="Times New Roman" w:hAnsi="Times New Roman" w:cs="Times New Roman" w:hint="eastAsia"/>
          </w:rPr>
          <w:delText>Since we excluded all the MDD diagnosed participants from pretraining set to maximize the sample size of the finetune set, depressive symptoms score was used exclusively within the pretraining set to estimate the composite polygenic scores. We generated a depressive symptoms score based on a previous study</w:delText>
        </w:r>
        <w:r w:rsidR="00A8441B" w:rsidDel="000A1BCB">
          <w:rPr>
            <w:rFonts w:ascii="Times New Roman" w:hAnsi="Times New Roman" w:cs="Times New Roman"/>
          </w:rPr>
          <w:delText xml:space="preserve"> </w:delText>
        </w:r>
        <w:r w:rsidDel="000A1BCB">
          <w:rPr>
            <w:rFonts w:ascii="Times New Roman" w:hAnsi="Times New Roman" w:cs="Times New Roman"/>
          </w:rPr>
          <w:fldChar w:fldCharType="begin"/>
        </w:r>
      </w:del>
      <w:r w:rsidR="004E00D1">
        <w:rPr>
          <w:rFonts w:ascii="Times New Roman" w:hAnsi="Times New Roman" w:cs="Times New Roman"/>
        </w:rPr>
        <w:instrText xml:space="preserve"> ADDIN EN.CITE &lt;EndNote&gt;&lt;Cite&gt;&lt;Author&gt;Loughnan&lt;/Author&gt;&lt;Year&gt;2022&lt;/Year&gt;&lt;RecNum&gt;80&lt;/RecNum&gt;&lt;DisplayText&gt;[45]&lt;/DisplayText&gt;&lt;record&gt;&lt;rec-number&gt;80&lt;/rec-number&gt;&lt;foreign-keys&gt;&lt;key app="EN" db-id="xvraxf2sk09twpedwrrxs0v15x5vwtss9xzp" timestamp="1737635560"&gt;80&lt;/key&gt;&lt;/foreign-keys&gt;&lt;ref-type name="Journal Article"&gt;17&lt;/ref-type&gt;&lt;contributors&gt;&lt;authors&gt;&lt;author&gt;Loughnan, Robert J.&lt;/author&gt;&lt;author&gt;Palmer, Clare E.&lt;/author&gt;&lt;author&gt;Makowski, Carolina&lt;/author&gt;&lt;author&gt;Thompson, Wesley K.&lt;/author&gt;&lt;author&gt;Barch, Deanna M.&lt;/author&gt;&lt;author&gt;Jernigan, Terry L.&lt;/author&gt;&lt;author&gt;Dale, Anders M.&lt;/author&gt;&lt;author&gt;Fan, Chun Chieh&lt;/author&gt;&lt;/authors&gt;&lt;/contributors&gt;&lt;titles&gt;&lt;title&gt;Unique prediction of developmental psychopathology from genetic and familial risk&lt;/title&gt;&lt;secondary-title&gt;Journal of Child Psychology and Psychiatry&lt;/secondary-title&gt;&lt;/titles&gt;&lt;periodical&gt;&lt;full-title&gt;Journal of Child Psychology and Psychiatry&lt;/full-title&gt;&lt;/periodical&gt;&lt;pages&gt;1631-1643&lt;/pages&gt;&lt;volume&gt;63&lt;/volume&gt;&lt;number&gt;12&lt;/number&gt;&lt;section&gt;1631&lt;/section&gt;&lt;dates&gt;&lt;year&gt;2022&lt;/year&gt;&lt;/dates&gt;&lt;isbn&gt;0021-9630&amp;#xD;1469-7610&lt;/isbn&gt;&lt;urls&gt;&lt;/urls&gt;&lt;electronic-resource-num&gt;10.1111/jcpp.13649&lt;/electronic-resource-num&gt;&lt;/record&gt;&lt;/Cite&gt;&lt;/EndNote&gt;</w:instrText>
      </w:r>
      <w:del w:id="322" w:author="Jung Youn Min" w:date="2025-11-08T10:26:00Z" w16du:dateUtc="2025-11-08T18:26:00Z">
        <w:r w:rsidDel="000A1BCB">
          <w:rPr>
            <w:rFonts w:ascii="Times New Roman" w:hAnsi="Times New Roman" w:cs="Times New Roman"/>
          </w:rPr>
          <w:fldChar w:fldCharType="separate"/>
        </w:r>
      </w:del>
      <w:r w:rsidR="004E00D1">
        <w:rPr>
          <w:rFonts w:ascii="Times New Roman" w:hAnsi="Times New Roman" w:cs="Times New Roman"/>
          <w:noProof/>
        </w:rPr>
        <w:t>[45]</w:t>
      </w:r>
      <w:del w:id="323" w:author="Jung Youn Min" w:date="2025-11-08T10:26:00Z" w16du:dateUtc="2025-11-08T18:26:00Z">
        <w:r w:rsidDel="000A1BCB">
          <w:rPr>
            <w:rFonts w:ascii="Times New Roman" w:hAnsi="Times New Roman" w:cs="Times New Roman"/>
          </w:rPr>
          <w:fldChar w:fldCharType="end"/>
        </w:r>
        <w:r w:rsidDel="000A1BCB">
          <w:rPr>
            <w:rFonts w:ascii="Times New Roman" w:hAnsi="Times New Roman" w:cs="Times New Roman" w:hint="eastAsia"/>
          </w:rPr>
          <w:delText xml:space="preserve">, using </w:delText>
        </w:r>
        <w:r w:rsidRPr="00FD6845" w:rsidDel="000A1BCB">
          <w:rPr>
            <w:rFonts w:ascii="Times New Roman" w:hAnsi="Times New Roman" w:cs="Times New Roman"/>
            <w:i/>
            <w:iCs/>
          </w:rPr>
          <w:delText>module 1</w:delText>
        </w:r>
        <w:r w:rsidDel="000A1BCB">
          <w:rPr>
            <w:rFonts w:ascii="Times New Roman" w:hAnsi="Times New Roman" w:cs="Times New Roman" w:hint="eastAsia"/>
          </w:rPr>
          <w:delText xml:space="preserve"> of the KSADS-COMP symptoms assessment, based on summation of the child and parent reports.</w:delText>
        </w:r>
        <w:r w:rsidRPr="00507DDB" w:rsidDel="000A1BCB">
          <w:delText xml:space="preserve"> </w:delText>
        </w:r>
        <w:r w:rsidRPr="00507DDB" w:rsidDel="000A1BCB">
          <w:rPr>
            <w:rFonts w:ascii="Times New Roman" w:hAnsi="Times New Roman" w:cs="Times New Roman"/>
          </w:rPr>
          <w:delText xml:space="preserve">Detailed methods for composite PGS calculations are described in the Methods section of </w:delText>
        </w:r>
        <w:r w:rsidRPr="00FD6845" w:rsidDel="000A1BCB">
          <w:rPr>
            <w:rFonts w:ascii="Times New Roman" w:hAnsi="Times New Roman" w:cs="Times New Roman"/>
            <w:i/>
            <w:iCs/>
          </w:rPr>
          <w:delText>Genetic Data Preprocessing</w:delText>
        </w:r>
        <w:r w:rsidRPr="00507DDB" w:rsidDel="000A1BCB">
          <w:rPr>
            <w:rFonts w:ascii="Times New Roman" w:hAnsi="Times New Roman" w:cs="Times New Roman"/>
          </w:rPr>
          <w:delText>.</w:delText>
        </w:r>
      </w:del>
    </w:p>
    <w:p w14:paraId="1B232E54" w14:textId="78DBD2A8" w:rsidR="00FF6107" w:rsidRPr="006C1D1C" w:rsidDel="000A1BCB" w:rsidRDefault="00FF6107" w:rsidP="00FF6107">
      <w:pPr>
        <w:spacing w:line="360" w:lineRule="auto"/>
        <w:ind w:firstLine="400"/>
        <w:rPr>
          <w:del w:id="324" w:author="Jung Youn Min" w:date="2025-11-08T10:26:00Z" w16du:dateUtc="2025-11-08T18:26:00Z"/>
          <w:rFonts w:ascii="Times New Roman" w:eastAsia="Times New Roman" w:hAnsi="Times New Roman" w:cs="Times New Roman"/>
          <w:color w:val="000000" w:themeColor="text1"/>
        </w:rPr>
      </w:pPr>
      <w:del w:id="325" w:author="Jung Youn Min" w:date="2025-11-08T10:26:00Z" w16du:dateUtc="2025-11-08T18:26:00Z">
        <w:r w:rsidRPr="00FC1D1A" w:rsidDel="000A1BCB">
          <w:rPr>
            <w:rFonts w:ascii="Times New Roman" w:eastAsia="Times New Roman" w:hAnsi="Times New Roman" w:cs="Times New Roman"/>
          </w:rPr>
          <w:delText>In conclusion, 4</w:delText>
        </w:r>
        <w:r w:rsidRPr="00FC1D1A" w:rsidDel="000A1BCB">
          <w:rPr>
            <w:rFonts w:ascii="Times New Roman" w:eastAsia="맑은 고딕" w:hAnsi="Times New Roman" w:cs="Times New Roman"/>
          </w:rPr>
          <w:delText>741</w:delText>
        </w:r>
        <w:r w:rsidRPr="00FC1D1A" w:rsidDel="000A1BCB">
          <w:rPr>
            <w:rFonts w:ascii="Times New Roman" w:eastAsia="Times New Roman" w:hAnsi="Times New Roman" w:cs="Times New Roman"/>
          </w:rPr>
          <w:delText xml:space="preserve"> participants </w:delText>
        </w:r>
        <w:r w:rsidDel="000A1BCB">
          <w:rPr>
            <w:rFonts w:ascii="Times New Roman" w:eastAsia="Times New Roman" w:hAnsi="Times New Roman" w:cs="Times New Roman"/>
          </w:rPr>
          <w:delText xml:space="preserve">were included in the </w:delText>
        </w:r>
        <w:r w:rsidRPr="00FC1D1A" w:rsidDel="000A1BCB">
          <w:rPr>
            <w:rFonts w:ascii="Times New Roman" w:eastAsia="Times New Roman" w:hAnsi="Times New Roman" w:cs="Times New Roman"/>
          </w:rPr>
          <w:delText xml:space="preserve">pretraining </w:delText>
        </w:r>
        <w:r w:rsidDel="000A1BCB">
          <w:rPr>
            <w:rFonts w:ascii="Times New Roman" w:eastAsia="Times New Roman" w:hAnsi="Times New Roman" w:cs="Times New Roman"/>
          </w:rPr>
          <w:delText>data</w:delText>
        </w:r>
        <w:r w:rsidRPr="00FC1D1A" w:rsidDel="000A1BCB">
          <w:rPr>
            <w:rFonts w:ascii="Times New Roman" w:eastAsia="Times New Roman" w:hAnsi="Times New Roman" w:cs="Times New Roman"/>
          </w:rPr>
          <w:delText>set,</w:delText>
        </w:r>
        <w:r w:rsidDel="000A1BCB">
          <w:rPr>
            <w:rFonts w:ascii="Times New Roman" w:eastAsia="Times New Roman" w:hAnsi="Times New Roman" w:cs="Times New Roman"/>
          </w:rPr>
          <w:delText xml:space="preserve"> and</w:delText>
        </w:r>
        <w:r w:rsidRPr="00FC1D1A" w:rsidDel="000A1BCB">
          <w:rPr>
            <w:rFonts w:ascii="Times New Roman" w:eastAsia="Times New Roman" w:hAnsi="Times New Roman" w:cs="Times New Roman"/>
          </w:rPr>
          <w:delText xml:space="preserve"> 266</w:delText>
        </w:r>
        <w:r w:rsidDel="000A1BCB">
          <w:rPr>
            <w:rFonts w:ascii="Times New Roman" w:eastAsia="Times New Roman" w:hAnsi="Times New Roman" w:cs="Times New Roman"/>
          </w:rPr>
          <w:delText xml:space="preserve"> </w:delText>
        </w:r>
        <w:r w:rsidDel="000A1BCB">
          <w:rPr>
            <w:rFonts w:ascii="Times New Roman" w:hAnsi="Times New Roman" w:cs="Times New Roman" w:hint="eastAsia"/>
          </w:rPr>
          <w:delText xml:space="preserve">participants </w:delText>
        </w:r>
        <w:r w:rsidDel="000A1BCB">
          <w:rPr>
            <w:rFonts w:ascii="Times New Roman" w:eastAsia="Times New Roman" w:hAnsi="Times New Roman" w:cs="Times New Roman"/>
          </w:rPr>
          <w:delText>(control:133)</w:delText>
        </w:r>
        <w:r w:rsidRPr="00FC1D1A" w:rsidDel="000A1BCB">
          <w:rPr>
            <w:rFonts w:ascii="Times New Roman" w:eastAsia="Times New Roman" w:hAnsi="Times New Roman" w:cs="Times New Roman"/>
          </w:rPr>
          <w:delText xml:space="preserve"> </w:delText>
        </w:r>
        <w:r w:rsidDel="000A1BCB">
          <w:rPr>
            <w:rFonts w:ascii="Times New Roman" w:hAnsi="Times New Roman" w:cs="Times New Roman" w:hint="eastAsia"/>
          </w:rPr>
          <w:delText xml:space="preserve">whose </w:delText>
        </w:r>
        <w:r w:rsidRPr="00FC1D1A" w:rsidDel="000A1BCB">
          <w:rPr>
            <w:rFonts w:ascii="Times New Roman" w:hAnsi="Times New Roman" w:cs="Times New Roman"/>
          </w:rPr>
          <w:delText>propensity score</w:delText>
        </w:r>
        <w:r w:rsidDel="000A1BCB">
          <w:rPr>
            <w:rFonts w:ascii="Times New Roman" w:hAnsi="Times New Roman" w:cs="Times New Roman" w:hint="eastAsia"/>
          </w:rPr>
          <w:delText>s were</w:delText>
        </w:r>
        <w:r w:rsidRPr="00FC1D1A" w:rsidDel="000A1BCB">
          <w:rPr>
            <w:rFonts w:ascii="Times New Roman" w:hAnsi="Times New Roman" w:cs="Times New Roman"/>
          </w:rPr>
          <w:delText xml:space="preserve"> </w:delText>
        </w:r>
        <w:r w:rsidRPr="00FC1D1A" w:rsidDel="000A1BCB">
          <w:rPr>
            <w:rFonts w:ascii="Times New Roman" w:eastAsia="Times New Roman" w:hAnsi="Times New Roman" w:cs="Times New Roman"/>
          </w:rPr>
          <w:delText>matched</w:delText>
        </w:r>
        <w:r w:rsidRPr="00FC1D1A" w:rsidDel="000A1BCB">
          <w:rPr>
            <w:rFonts w:ascii="Times New Roman" w:hAnsi="Times New Roman" w:cs="Times New Roman"/>
          </w:rPr>
          <w:delText xml:space="preserve"> </w:delText>
        </w:r>
        <w:r w:rsidR="009475D3" w:rsidDel="000A1BCB">
          <w:rPr>
            <w:rFonts w:ascii="Times New Roman" w:hAnsi="Times New Roman" w:cs="Times New Roman"/>
          </w:rPr>
          <w:delText xml:space="preserve">for </w:delText>
        </w:r>
        <w:r w:rsidR="009475D3" w:rsidRPr="00FC1D1A" w:rsidDel="000A1BCB">
          <w:rPr>
            <w:rFonts w:ascii="Times New Roman" w:hAnsi="Times New Roman" w:cs="Times New Roman"/>
          </w:rPr>
          <w:delText>age</w:delText>
        </w:r>
        <w:r w:rsidRPr="00FC1D1A" w:rsidDel="000A1BCB">
          <w:rPr>
            <w:rFonts w:ascii="Times New Roman" w:eastAsia="Times New Roman" w:hAnsi="Times New Roman" w:cs="Times New Roman"/>
          </w:rPr>
          <w:delText xml:space="preserve">, </w:delText>
        </w:r>
        <w:r w:rsidDel="000A1BCB">
          <w:rPr>
            <w:rFonts w:ascii="Times New Roman" w:hAnsi="Times New Roman" w:cs="Times New Roman" w:hint="eastAsia"/>
          </w:rPr>
          <w:delText xml:space="preserve">biological </w:delText>
        </w:r>
        <w:r w:rsidRPr="00FC1D1A" w:rsidDel="000A1BCB">
          <w:rPr>
            <w:rFonts w:ascii="Times New Roman" w:eastAsia="Times New Roman" w:hAnsi="Times New Roman" w:cs="Times New Roman"/>
          </w:rPr>
          <w:delText>sex,</w:delText>
        </w:r>
        <w:r w:rsidDel="000A1BCB">
          <w:rPr>
            <w:rFonts w:ascii="Times New Roman" w:hAnsi="Times New Roman" w:cs="Times New Roman" w:hint="eastAsia"/>
          </w:rPr>
          <w:delText xml:space="preserve"> and</w:delText>
        </w:r>
        <w:r w:rsidRPr="00FC1D1A" w:rsidDel="000A1BCB">
          <w:rPr>
            <w:rFonts w:ascii="Times New Roman" w:eastAsia="Times New Roman" w:hAnsi="Times New Roman" w:cs="Times New Roman"/>
          </w:rPr>
          <w:delText xml:space="preserve"> study site were used for </w:delText>
        </w:r>
        <w:r w:rsidDel="000A1BCB">
          <w:rPr>
            <w:rFonts w:ascii="Times New Roman" w:eastAsia="Times New Roman" w:hAnsi="Times New Roman" w:cs="Times New Roman"/>
          </w:rPr>
          <w:delText>cross-sectional MDD classification in</w:delText>
        </w:r>
        <w:r w:rsidRPr="00FC1D1A" w:rsidDel="000A1BCB">
          <w:rPr>
            <w:rFonts w:ascii="Times New Roman" w:eastAsia="Times New Roman" w:hAnsi="Times New Roman" w:cs="Times New Roman"/>
          </w:rPr>
          <w:delText xml:space="preserve"> fine-tune set</w:delText>
        </w:r>
        <w:r w:rsidRPr="00FC1D1A" w:rsidDel="000A1BCB">
          <w:rPr>
            <w:rFonts w:ascii="Times New Roman" w:hAnsi="Times New Roman" w:cs="Times New Roman"/>
          </w:rPr>
          <w:delText>.</w:delText>
        </w:r>
        <w:r w:rsidRPr="00FC1D1A" w:rsidDel="000A1BCB">
          <w:rPr>
            <w:rFonts w:ascii="Times New Roman" w:eastAsia="Times New Roman" w:hAnsi="Times New Roman" w:cs="Times New Roman"/>
          </w:rPr>
          <w:delText xml:space="preserve"> </w:delText>
        </w:r>
        <w:r w:rsidDel="000A1BCB">
          <w:rPr>
            <w:rFonts w:ascii="Times New Roman" w:eastAsia="Times New Roman" w:hAnsi="Times New Roman" w:cs="Times New Roman"/>
          </w:rPr>
          <w:delText xml:space="preserve">In </w:delText>
        </w:r>
        <w:r w:rsidR="00B607C9" w:rsidDel="000A1BCB">
          <w:rPr>
            <w:rFonts w:ascii="Times New Roman" w:eastAsia="Times New Roman" w:hAnsi="Times New Roman" w:cs="Times New Roman"/>
          </w:rPr>
          <w:delText>addition,</w:delText>
        </w:r>
        <w:r w:rsidR="00B607C9" w:rsidDel="000A1BCB">
          <w:rPr>
            <w:rFonts w:ascii="Times New Roman" w:hAnsi="Times New Roman" w:cs="Times New Roman"/>
          </w:rPr>
          <w:delText xml:space="preserve"> </w:delText>
        </w:r>
        <w:r w:rsidR="00B607C9" w:rsidRPr="00FC1D1A" w:rsidDel="000A1BCB">
          <w:rPr>
            <w:rFonts w:ascii="Times New Roman" w:hAnsi="Times New Roman" w:cs="Times New Roman"/>
          </w:rPr>
          <w:delText>to</w:delText>
        </w:r>
        <w:r w:rsidRPr="00FC1D1A" w:rsidDel="000A1BCB">
          <w:rPr>
            <w:rFonts w:ascii="Times New Roman" w:hAnsi="Times New Roman" w:cs="Times New Roman"/>
          </w:rPr>
          <w:delText xml:space="preserve"> statistically evaluate the 2-year follow-up zero-shot prediction performance, we utilized</w:delText>
        </w:r>
        <w:r w:rsidR="00B607C9" w:rsidDel="000A1BCB">
          <w:rPr>
            <w:rFonts w:ascii="Times New Roman" w:hAnsi="Times New Roman" w:cs="Times New Roman"/>
          </w:rPr>
          <w:delText xml:space="preserve"> </w:delText>
        </w:r>
        <w:r w:rsidRPr="00FC1D1A" w:rsidDel="000A1BCB">
          <w:rPr>
            <w:rFonts w:ascii="Times New Roman" w:hAnsi="Times New Roman" w:cs="Times New Roman"/>
          </w:rPr>
          <w:delText>individuals with MDD</w:delText>
        </w:r>
        <w:r w:rsidDel="000A1BCB">
          <w:rPr>
            <w:rFonts w:ascii="Times New Roman" w:hAnsi="Times New Roman" w:cs="Times New Roman" w:hint="eastAsia"/>
          </w:rPr>
          <w:delText xml:space="preserve"> diagnosis</w:delText>
        </w:r>
        <w:r w:rsidRPr="00FC1D1A" w:rsidDel="000A1BCB">
          <w:rPr>
            <w:rFonts w:ascii="Times New Roman" w:hAnsi="Times New Roman" w:cs="Times New Roman"/>
          </w:rPr>
          <w:delText xml:space="preserve"> at the 2-year follow-up and matched them with</w:delText>
        </w:r>
        <w:r w:rsidDel="000A1BCB">
          <w:rPr>
            <w:rFonts w:ascii="Times New Roman" w:hAnsi="Times New Roman" w:cs="Times New Roman"/>
          </w:rPr>
          <w:delText xml:space="preserve"> </w:delText>
        </w:r>
        <w:r w:rsidRPr="00FC1D1A" w:rsidDel="000A1BCB">
          <w:rPr>
            <w:rFonts w:ascii="Times New Roman" w:hAnsi="Times New Roman" w:cs="Times New Roman"/>
          </w:rPr>
          <w:delText>randomly sampled from participants not included in either the pretrained or finetune sets</w:delText>
        </w:r>
        <w:r w:rsidR="00DA3E07" w:rsidDel="000A1BCB">
          <w:rPr>
            <w:rFonts w:ascii="Times New Roman" w:hAnsi="Times New Roman" w:cs="Times New Roman"/>
          </w:rPr>
          <w:delText xml:space="preserve"> </w:delText>
        </w:r>
        <w:r w:rsidDel="000A1BCB">
          <w:rPr>
            <w:rFonts w:ascii="Times New Roman" w:hAnsi="Times New Roman" w:cs="Times New Roman"/>
          </w:rPr>
          <w:delText>(control: 118)</w:delText>
        </w:r>
        <w:r w:rsidRPr="00FC1D1A" w:rsidDel="000A1BCB">
          <w:rPr>
            <w:rFonts w:ascii="Times New Roman" w:hAnsi="Times New Roman" w:cs="Times New Roman"/>
          </w:rPr>
          <w:delText xml:space="preserve">. </w:delText>
        </w:r>
        <w:r w:rsidRPr="00FC1D1A" w:rsidDel="000A1BCB">
          <w:rPr>
            <w:rFonts w:ascii="Times New Roman" w:hAnsi="Times New Roman" w:cs="Times New Roman"/>
          </w:rPr>
          <w:lastRenderedPageBreak/>
          <w:delText>This matching process was repeated 10 times to ensure robustness through different samples, which leads to 10 datasets of 236 participants. For suicida</w:delText>
        </w:r>
        <w:r w:rsidDel="000A1BCB">
          <w:rPr>
            <w:rFonts w:ascii="Times New Roman" w:hAnsi="Times New Roman" w:cs="Times New Roman" w:hint="eastAsia"/>
          </w:rPr>
          <w:delText>lity</w:delText>
        </w:r>
        <w:r w:rsidRPr="00FC1D1A" w:rsidDel="000A1BCB">
          <w:rPr>
            <w:rFonts w:ascii="Times New Roman" w:hAnsi="Times New Roman" w:cs="Times New Roman"/>
          </w:rPr>
          <w:delText xml:space="preserve"> we used the same strategy, resulting in 10 datasets of 116</w:delText>
        </w:r>
        <w:r w:rsidDel="000A1BCB">
          <w:rPr>
            <w:rFonts w:ascii="Times New Roman" w:hAnsi="Times New Roman" w:cs="Times New Roman"/>
          </w:rPr>
          <w:delText xml:space="preserve"> (control:</w:delText>
        </w:r>
        <w:r w:rsidR="00B414B5" w:rsidDel="000A1BCB">
          <w:rPr>
            <w:rFonts w:ascii="Times New Roman" w:hAnsi="Times New Roman" w:cs="Times New Roman"/>
          </w:rPr>
          <w:delText xml:space="preserve"> </w:delText>
        </w:r>
        <w:r w:rsidDel="000A1BCB">
          <w:rPr>
            <w:rFonts w:ascii="Times New Roman" w:hAnsi="Times New Roman" w:cs="Times New Roman"/>
          </w:rPr>
          <w:delText>58)</w:delText>
        </w:r>
        <w:r w:rsidRPr="00FC1D1A" w:rsidDel="000A1BCB">
          <w:rPr>
            <w:rFonts w:ascii="Times New Roman" w:hAnsi="Times New Roman" w:cs="Times New Roman"/>
          </w:rPr>
          <w:delText xml:space="preserve"> participants with MDD and </w:delText>
        </w:r>
        <w:r w:rsidR="00EE70E9" w:rsidDel="000A1BCB">
          <w:rPr>
            <w:rFonts w:ascii="Times New Roman" w:hAnsi="Times New Roman" w:cs="Times New Roman"/>
          </w:rPr>
          <w:delText>s</w:delText>
        </w:r>
        <w:r w:rsidRPr="00FC1D1A" w:rsidDel="000A1BCB">
          <w:rPr>
            <w:rFonts w:ascii="Times New Roman" w:hAnsi="Times New Roman" w:cs="Times New Roman"/>
          </w:rPr>
          <w:delText>uicidal active ideation</w:delText>
        </w:r>
        <w:r w:rsidDel="000A1BCB">
          <w:rPr>
            <w:rFonts w:ascii="Times New Roman" w:hAnsi="Times New Roman" w:cs="Times New Roman"/>
          </w:rPr>
          <w:delText xml:space="preserve"> prediction</w:delText>
        </w:r>
        <w:r w:rsidRPr="00FC1D1A" w:rsidDel="000A1BCB">
          <w:rPr>
            <w:rFonts w:ascii="Times New Roman" w:hAnsi="Times New Roman" w:cs="Times New Roman"/>
          </w:rPr>
          <w:delText xml:space="preserve"> at the 2-year follow-up and 30</w:delText>
        </w:r>
        <w:r w:rsidDel="000A1BCB">
          <w:rPr>
            <w:rFonts w:ascii="Times New Roman" w:hAnsi="Times New Roman" w:cs="Times New Roman"/>
          </w:rPr>
          <w:delText xml:space="preserve"> (control:</w:delText>
        </w:r>
        <w:r w:rsidR="00B414B5" w:rsidDel="000A1BCB">
          <w:rPr>
            <w:rFonts w:ascii="Times New Roman" w:hAnsi="Times New Roman" w:cs="Times New Roman"/>
          </w:rPr>
          <w:delText xml:space="preserve"> </w:delText>
        </w:r>
        <w:r w:rsidDel="000A1BCB">
          <w:rPr>
            <w:rFonts w:ascii="Times New Roman" w:hAnsi="Times New Roman" w:cs="Times New Roman"/>
          </w:rPr>
          <w:delText>15)</w:delText>
        </w:r>
        <w:r w:rsidRPr="00FC1D1A" w:rsidDel="000A1BCB">
          <w:rPr>
            <w:rFonts w:ascii="Times New Roman" w:hAnsi="Times New Roman" w:cs="Times New Roman"/>
          </w:rPr>
          <w:delText xml:space="preserve"> participants with MDD and </w:delText>
        </w:r>
        <w:r w:rsidR="00DE2328" w:rsidDel="000A1BCB">
          <w:rPr>
            <w:rFonts w:ascii="Times New Roman" w:hAnsi="Times New Roman" w:cs="Times New Roman"/>
          </w:rPr>
          <w:delText>s</w:delText>
        </w:r>
        <w:r w:rsidRPr="00FC1D1A" w:rsidDel="000A1BCB">
          <w:rPr>
            <w:rFonts w:ascii="Times New Roman" w:hAnsi="Times New Roman" w:cs="Times New Roman"/>
          </w:rPr>
          <w:delText xml:space="preserve">uicidal </w:delText>
        </w:r>
        <w:r w:rsidR="00DE2328" w:rsidDel="000A1BCB">
          <w:rPr>
            <w:rFonts w:ascii="Times New Roman" w:hAnsi="Times New Roman" w:cs="Times New Roman"/>
          </w:rPr>
          <w:delText>a</w:delText>
        </w:r>
        <w:r w:rsidRPr="00FC1D1A" w:rsidDel="000A1BCB">
          <w:rPr>
            <w:rFonts w:ascii="Times New Roman" w:hAnsi="Times New Roman" w:cs="Times New Roman"/>
          </w:rPr>
          <w:delText>ttempt</w:delText>
        </w:r>
        <w:r w:rsidDel="000A1BCB">
          <w:rPr>
            <w:rFonts w:ascii="Times New Roman" w:hAnsi="Times New Roman" w:cs="Times New Roman"/>
          </w:rPr>
          <w:delText xml:space="preserve"> prediction</w:delText>
        </w:r>
        <w:r w:rsidRPr="00FC1D1A" w:rsidDel="000A1BCB">
          <w:rPr>
            <w:rFonts w:ascii="Times New Roman" w:hAnsi="Times New Roman" w:cs="Times New Roman"/>
          </w:rPr>
          <w:delText>. However, we ensured that n</w:delText>
        </w:r>
        <w:r w:rsidRPr="00FC1D1A" w:rsidDel="000A1BCB">
          <w:rPr>
            <w:rFonts w:ascii="Times New Roman" w:eastAsia="Times New Roman" w:hAnsi="Times New Roman" w:cs="Times New Roman"/>
          </w:rPr>
          <w:delText xml:space="preserve">one of the participants overlapped </w:delText>
        </w:r>
        <w:r w:rsidRPr="00FC1D1A" w:rsidDel="000A1BCB">
          <w:rPr>
            <w:rFonts w:ascii="Times New Roman" w:hAnsi="Times New Roman" w:cs="Times New Roman"/>
          </w:rPr>
          <w:delText>with pretraining nor finetune sets</w:delText>
        </w:r>
        <w:r w:rsidRPr="00FC1D1A" w:rsidDel="000A1BCB">
          <w:rPr>
            <w:rFonts w:ascii="Times New Roman" w:eastAsia="Times New Roman" w:hAnsi="Times New Roman" w:cs="Times New Roman"/>
          </w:rPr>
          <w:delText>.</w:delText>
        </w:r>
        <w:r w:rsidRPr="00927B2F" w:rsidDel="000A1BCB">
          <w:rPr>
            <w:rFonts w:ascii="Times New Roman" w:eastAsia="Times New Roman" w:hAnsi="Times New Roman" w:cs="Times New Roman"/>
            <w:color w:val="000000" w:themeColor="text1"/>
          </w:rPr>
          <w:delText xml:space="preserve"> </w:delText>
        </w:r>
        <w:r w:rsidRPr="00A87367" w:rsidDel="000A1BCB">
          <w:rPr>
            <w:rFonts w:ascii="Times New Roman" w:eastAsia="Times New Roman" w:hAnsi="Times New Roman" w:cs="Times New Roman"/>
            <w:color w:val="000000" w:themeColor="text1"/>
          </w:rPr>
          <w:delText>Detailed demographics statistics are provided in Supplementary Materials (Table</w:delText>
        </w:r>
        <w:r w:rsidR="003E3FB4" w:rsidDel="000A1BCB">
          <w:rPr>
            <w:rFonts w:ascii="Times New Roman" w:eastAsia="Times New Roman" w:hAnsi="Times New Roman" w:cs="Times New Roman"/>
            <w:color w:val="000000" w:themeColor="text1"/>
          </w:rPr>
          <w:delText>.</w:delText>
        </w:r>
        <w:r w:rsidRPr="00A87367" w:rsidDel="000A1BCB">
          <w:rPr>
            <w:rFonts w:ascii="Times New Roman" w:eastAsia="Times New Roman" w:hAnsi="Times New Roman" w:cs="Times New Roman"/>
            <w:color w:val="000000" w:themeColor="text1"/>
          </w:rPr>
          <w:delText xml:space="preserve"> S1).</w:delText>
        </w:r>
      </w:del>
    </w:p>
    <w:p w14:paraId="2FB50576" w14:textId="242D6900" w:rsidR="00FF6107" w:rsidRPr="00927B2F" w:rsidDel="000A1BCB" w:rsidRDefault="00FF6107" w:rsidP="00FF6107">
      <w:pPr>
        <w:spacing w:line="360" w:lineRule="auto"/>
        <w:ind w:firstLine="400"/>
        <w:rPr>
          <w:del w:id="326" w:author="Jung Youn Min" w:date="2025-11-08T10:26:00Z" w16du:dateUtc="2025-11-08T18:26:00Z"/>
          <w:rFonts w:ascii="Times New Roman" w:hAnsi="Times New Roman" w:cs="Times New Roman"/>
        </w:rPr>
      </w:pPr>
    </w:p>
    <w:p w14:paraId="4E9F5B81" w14:textId="31D842C7" w:rsidR="00FF6107" w:rsidRPr="0021159F" w:rsidDel="000A1BCB" w:rsidRDefault="00FF6107" w:rsidP="00FF6107">
      <w:pPr>
        <w:spacing w:line="360" w:lineRule="auto"/>
        <w:rPr>
          <w:del w:id="327" w:author="Jung Youn Min" w:date="2025-11-08T10:26:00Z" w16du:dateUtc="2025-11-08T18:26:00Z"/>
          <w:rFonts w:ascii="Times New Roman" w:hAnsi="Times New Roman" w:cs="Times New Roman"/>
          <w:i/>
          <w:iCs/>
        </w:rPr>
      </w:pPr>
      <w:del w:id="328" w:author="Jung Youn Min" w:date="2025-11-08T10:26:00Z" w16du:dateUtc="2025-11-08T18:26:00Z">
        <w:r w:rsidRPr="0021159F" w:rsidDel="000A1BCB">
          <w:rPr>
            <w:rFonts w:ascii="Times New Roman" w:hAnsi="Times New Roman" w:cs="Times New Roman"/>
            <w:i/>
            <w:iCs/>
          </w:rPr>
          <w:delText>Psychiatric Variables of</w:delText>
        </w:r>
        <w:r w:rsidDel="000A1BCB">
          <w:rPr>
            <w:rFonts w:ascii="Times New Roman" w:hAnsi="Times New Roman" w:cs="Times New Roman" w:hint="eastAsia"/>
            <w:i/>
            <w:iCs/>
          </w:rPr>
          <w:delText xml:space="preserve"> Korean</w:delText>
        </w:r>
        <w:r w:rsidRPr="0021159F" w:rsidDel="000A1BCB">
          <w:rPr>
            <w:rFonts w:ascii="Times New Roman" w:hAnsi="Times New Roman" w:cs="Times New Roman"/>
            <w:i/>
            <w:iCs/>
          </w:rPr>
          <w:delText xml:space="preserve"> Cohort</w:delText>
        </w:r>
      </w:del>
    </w:p>
    <w:p w14:paraId="52864352" w14:textId="2096592E" w:rsidR="00FF6107" w:rsidDel="000A1BCB" w:rsidRDefault="00FF6107" w:rsidP="00FF6107">
      <w:pPr>
        <w:spacing w:line="360" w:lineRule="auto"/>
        <w:rPr>
          <w:del w:id="329" w:author="Jung Youn Min" w:date="2025-11-08T10:26:00Z" w16du:dateUtc="2025-11-08T18:26:00Z"/>
          <w:rFonts w:ascii="Times New Roman" w:hAnsi="Times New Roman" w:cs="Times New Roman"/>
        </w:rPr>
      </w:pPr>
      <w:del w:id="330" w:author="Jung Youn Min" w:date="2025-11-08T10:26:00Z" w16du:dateUtc="2025-11-08T18:26:00Z">
        <w:r w:rsidRPr="00FC1D1A" w:rsidDel="000A1BCB">
          <w:rPr>
            <w:rFonts w:ascii="Times New Roman" w:hAnsi="Times New Roman" w:cs="Times New Roman"/>
          </w:rPr>
          <w:tab/>
          <w:delText xml:space="preserve">Validated Korean translations of depression measures were used to </w:delText>
        </w:r>
        <w:r w:rsidDel="000A1BCB">
          <w:rPr>
            <w:rFonts w:ascii="Times New Roman" w:hAnsi="Times New Roman" w:cs="Times New Roman" w:hint="eastAsia"/>
          </w:rPr>
          <w:delText xml:space="preserve">classify participants </w:delText>
        </w:r>
        <w:r w:rsidRPr="00FC1D1A" w:rsidDel="000A1BCB">
          <w:rPr>
            <w:rFonts w:ascii="Times New Roman" w:hAnsi="Times New Roman" w:cs="Times New Roman"/>
          </w:rPr>
          <w:fldChar w:fldCharType="begin"/>
        </w:r>
      </w:del>
      <w:r w:rsidR="00C108F2">
        <w:rPr>
          <w:rFonts w:ascii="Times New Roman" w:hAnsi="Times New Roman" w:cs="Times New Roman"/>
        </w:rPr>
        <w:instrText xml:space="preserve"> ADDIN EN.CITE &lt;EndNote&gt;&lt;Cite&gt;&lt;Author&gt;Heo&lt;/Author&gt;&lt;Year&gt;2017&lt;/Year&gt;&lt;RecNum&gt;81&lt;/RecNum&gt;&lt;DisplayText&gt;[84]&lt;/DisplayText&gt;&lt;record&gt;&lt;rec-number&gt;81&lt;/rec-number&gt;&lt;foreign-keys&gt;&lt;key app="EN" db-id="xvraxf2sk09twpedwrrxs0v15x5vwtss9xzp" timestamp="1737635560"&gt;81&lt;/key&gt;&lt;/foreign-keys&gt;&lt;ref-type name="Journal Article"&gt;17&lt;/ref-type&gt;&lt;contributors&gt;&lt;authors&gt;&lt;author&gt;Heo, Eun-Hye&lt;/author&gt;&lt;author&gt;Choi, Kyeong-Sook&lt;/author&gt;&lt;author&gt;Yu, Je-Chun&lt;/author&gt;&lt;author&gt;Nam, Ji-Ae&lt;/author&gt;&lt;/authors&gt;&lt;/contributors&gt;&lt;titles&gt;&lt;title&gt;Validation of the center for epidemiological studies depression scale among Korean adolescents&lt;/title&gt;&lt;secondary-title&gt;Psychiatry investigation&lt;/secondary-title&gt;&lt;/titles&gt;&lt;periodical&gt;&lt;full-title&gt;Psychiatry investigation&lt;/full-title&gt;&lt;/periodical&gt;&lt;pages&gt;124&lt;/pages&gt;&lt;volume&gt;15&lt;/volume&gt;&lt;number&gt;2&lt;/number&gt;&lt;dates&gt;&lt;year&gt;2017&lt;/year&gt;&lt;/dates&gt;&lt;urls&gt;&lt;/urls&gt;&lt;/record&gt;&lt;/Cite&gt;&lt;/EndNote&gt;</w:instrText>
      </w:r>
      <w:del w:id="331" w:author="Jung Youn Min" w:date="2025-11-08T10:26:00Z" w16du:dateUtc="2025-11-08T18:26:00Z">
        <w:r w:rsidRPr="00FC1D1A" w:rsidDel="000A1BCB">
          <w:rPr>
            <w:rFonts w:ascii="Times New Roman" w:hAnsi="Times New Roman" w:cs="Times New Roman"/>
          </w:rPr>
          <w:fldChar w:fldCharType="separate"/>
        </w:r>
      </w:del>
      <w:r w:rsidR="00C108F2">
        <w:rPr>
          <w:rFonts w:ascii="Times New Roman" w:hAnsi="Times New Roman" w:cs="Times New Roman"/>
          <w:noProof/>
        </w:rPr>
        <w:t>[84]</w:t>
      </w:r>
      <w:del w:id="332" w:author="Jung Youn Min" w:date="2025-11-08T10:26:00Z" w16du:dateUtc="2025-11-08T18:26:00Z">
        <w:r w:rsidRPr="00FC1D1A" w:rsidDel="000A1BCB">
          <w:rPr>
            <w:rFonts w:ascii="Times New Roman" w:hAnsi="Times New Roman" w:cs="Times New Roman"/>
          </w:rPr>
          <w:fldChar w:fldCharType="end"/>
        </w:r>
        <w:r w:rsidRPr="00FC1D1A" w:rsidDel="000A1BCB">
          <w:rPr>
            <w:rFonts w:ascii="Times New Roman" w:hAnsi="Times New Roman" w:cs="Times New Roman"/>
          </w:rPr>
          <w:delText xml:space="preserve">. </w:delText>
        </w:r>
        <w:r w:rsidRPr="001A2C99" w:rsidDel="000A1BCB">
          <w:rPr>
            <w:rFonts w:ascii="Times New Roman" w:hAnsi="Times New Roman" w:cs="Times New Roman"/>
          </w:rPr>
          <w:delText xml:space="preserve">Depression was assessed using the child-reported </w:delText>
        </w:r>
        <w:r w:rsidDel="000A1BCB">
          <w:rPr>
            <w:rFonts w:ascii="Times New Roman" w:hAnsi="Times New Roman" w:cs="Times New Roman" w:hint="eastAsia"/>
          </w:rPr>
          <w:delText xml:space="preserve">Center for </w:delText>
        </w:r>
        <w:r w:rsidDel="000A1BCB">
          <w:rPr>
            <w:rFonts w:ascii="Times New Roman" w:hAnsi="Times New Roman" w:cs="Times New Roman"/>
          </w:rPr>
          <w:delText>Epidemiological</w:delText>
        </w:r>
        <w:r w:rsidDel="000A1BCB">
          <w:rPr>
            <w:rFonts w:ascii="Times New Roman" w:hAnsi="Times New Roman" w:cs="Times New Roman" w:hint="eastAsia"/>
          </w:rPr>
          <w:delText xml:space="preserve"> Studies-Depression S</w:delText>
        </w:r>
        <w:r w:rsidDel="000A1BCB">
          <w:rPr>
            <w:rFonts w:ascii="Times New Roman" w:hAnsi="Times New Roman" w:cs="Times New Roman"/>
          </w:rPr>
          <w:delText>c</w:delText>
        </w:r>
        <w:r w:rsidDel="000A1BCB">
          <w:rPr>
            <w:rFonts w:ascii="Times New Roman" w:hAnsi="Times New Roman" w:cs="Times New Roman" w:hint="eastAsia"/>
          </w:rPr>
          <w:delText>ale (</w:delText>
        </w:r>
        <w:r w:rsidRPr="001A2C99" w:rsidDel="000A1BCB">
          <w:rPr>
            <w:rFonts w:ascii="Times New Roman" w:hAnsi="Times New Roman" w:cs="Times New Roman"/>
          </w:rPr>
          <w:delText>CES-D</w:delText>
        </w:r>
        <w:r w:rsidDel="000A1BCB">
          <w:rPr>
            <w:rFonts w:ascii="Times New Roman" w:hAnsi="Times New Roman" w:cs="Times New Roman" w:hint="eastAsia"/>
          </w:rPr>
          <w:delText>)</w:delText>
        </w:r>
        <w:r w:rsidR="00E176B9" w:rsidDel="000A1BCB">
          <w:rPr>
            <w:rFonts w:ascii="Times New Roman" w:hAnsi="Times New Roman" w:cs="Times New Roman"/>
          </w:rPr>
          <w:delText xml:space="preserve"> </w:delText>
        </w:r>
        <w:r w:rsidDel="000A1BCB">
          <w:rPr>
            <w:rFonts w:ascii="Times New Roman" w:hAnsi="Times New Roman" w:cs="Times New Roman"/>
          </w:rPr>
          <w:fldChar w:fldCharType="begin"/>
        </w:r>
      </w:del>
      <w:r w:rsidR="004E00D1">
        <w:rPr>
          <w:rFonts w:ascii="Times New Roman" w:hAnsi="Times New Roman" w:cs="Times New Roman"/>
        </w:rPr>
        <w:instrText xml:space="preserve"> ADDIN EN.CITE &lt;EndNote&gt;&lt;Cite&gt;&lt;Author&gt;Radloff&lt;/Author&gt;&lt;Year&gt;1991&lt;/Year&gt;&lt;RecNum&gt;179&lt;/RecNum&gt;&lt;DisplayText&gt;[46, 47]&lt;/DisplayText&gt;&lt;record&gt;&lt;rec-number&gt;179&lt;/rec-number&gt;&lt;foreign-keys&gt;&lt;key app="EN" db-id="xvraxf2sk09twpedwrrxs0v15x5vwtss9xzp" timestamp="1742450765"&gt;179&lt;/key&gt;&lt;/foreign-keys&gt;&lt;ref-type name="Journal Article"&gt;17&lt;/ref-type&gt;&lt;contributors&gt;&lt;authors&gt;&lt;author&gt;Radloff, Lenore Sawyer&lt;/author&gt;&lt;/authors&gt;&lt;/contributors&gt;&lt;titles&gt;&lt;title&gt;The use of the Center for Epidemiologic Studies Depression Scale in adolescents and young adults&lt;/title&gt;&lt;secondary-title&gt;Journal of youth and adolescence&lt;/secondary-title&gt;&lt;/titles&gt;&lt;periodical&gt;&lt;full-title&gt;Journal of youth and adolescence&lt;/full-title&gt;&lt;/periodical&gt;&lt;pages&gt;149-166&lt;/pages&gt;&lt;volume&gt;20&lt;/volume&gt;&lt;number&gt;2&lt;/number&gt;&lt;dates&gt;&lt;year&gt;1</w:instrText>
      </w:r>
      <w:r w:rsidR="004E00D1">
        <w:rPr>
          <w:rFonts w:ascii="Times New Roman" w:hAnsi="Times New Roman" w:cs="Times New Roman" w:hint="eastAsia"/>
        </w:rPr>
        <w:instrText>991&lt;/year&gt;&lt;/dates&gt;&lt;isbn&gt;0047-2891&lt;/isbn&gt;&lt;urls&gt;&lt;/urls&gt;&lt;/record&gt;&lt;/Cite&gt;&lt;Cite&gt;&lt;Author&gt;</w:instrText>
      </w:r>
      <w:r w:rsidR="004E00D1">
        <w:rPr>
          <w:rFonts w:ascii="Times New Roman" w:hAnsi="Times New Roman" w:cs="Times New Roman" w:hint="eastAsia"/>
        </w:rPr>
        <w:instrText>이미숙</w:instrText>
      </w:r>
      <w:r w:rsidR="004E00D1">
        <w:rPr>
          <w:rFonts w:ascii="Times New Roman" w:hAnsi="Times New Roman" w:cs="Times New Roman" w:hint="eastAsia"/>
        </w:rPr>
        <w:instrText>&lt;/Author&gt;&lt;Year&gt;2002&lt;/Year&gt;&lt;RecNum&gt;178&lt;/RecNum&gt;&lt;record&gt;&lt;rec-number&gt;178&lt;/rec-number&gt;&lt;foreign-keys&gt;&lt;key app="EN" db-id="xvraxf2sk09twpedwrrxs0v15x5vwtss9xzp" timestamp="1742450712"&gt;178&lt;/key&gt;&lt;/foreign-keys&gt;&lt;ref-type name="Journal Article"&gt;17&lt;/ref-type&gt;&lt;contributors&gt;&lt;authors&gt;&lt;author&gt;</w:instrText>
      </w:r>
      <w:r w:rsidR="004E00D1">
        <w:rPr>
          <w:rFonts w:ascii="Times New Roman" w:hAnsi="Times New Roman" w:cs="Times New Roman" w:hint="eastAsia"/>
        </w:rPr>
        <w:instrText>이미숙</w:instrText>
      </w:r>
      <w:r w:rsidR="004E00D1">
        <w:rPr>
          <w:rFonts w:ascii="Times New Roman" w:hAnsi="Times New Roman" w:cs="Times New Roman" w:hint="eastAsia"/>
        </w:rPr>
        <w:instrText>&lt;/author&gt;&lt;/authors&gt;&lt;/contributors&gt;&lt;titles&gt;&lt;title&gt;</w:instrText>
      </w:r>
      <w:r w:rsidR="004E00D1">
        <w:rPr>
          <w:rFonts w:ascii="Times New Roman" w:hAnsi="Times New Roman" w:cs="Times New Roman" w:hint="eastAsia"/>
        </w:rPr>
        <w:instrText>한국판</w:instrText>
      </w:r>
      <w:r w:rsidR="004E00D1">
        <w:rPr>
          <w:rFonts w:ascii="Times New Roman" w:hAnsi="Times New Roman" w:cs="Times New Roman" w:hint="eastAsia"/>
        </w:rPr>
        <w:instrText xml:space="preserve"> CES-D </w:instrText>
      </w:r>
      <w:r w:rsidR="004E00D1">
        <w:rPr>
          <w:rFonts w:ascii="Times New Roman" w:hAnsi="Times New Roman" w:cs="Times New Roman" w:hint="eastAsia"/>
        </w:rPr>
        <w:instrText>척도</w:instrText>
      </w:r>
      <w:r w:rsidR="004E00D1">
        <w:rPr>
          <w:rFonts w:ascii="Times New Roman" w:hAnsi="Times New Roman" w:cs="Times New Roman" w:hint="eastAsia"/>
        </w:rPr>
        <w:instrText xml:space="preserve"> (The Center for Epidemiologic Studies-Depression Scale) </w:instrText>
      </w:r>
      <w:r w:rsidR="004E00D1">
        <w:rPr>
          <w:rFonts w:ascii="Times New Roman" w:hAnsi="Times New Roman" w:cs="Times New Roman" w:hint="eastAsia"/>
        </w:rPr>
        <w:instrText>의</w:instrText>
      </w:r>
      <w:r w:rsidR="004E00D1">
        <w:rPr>
          <w:rFonts w:ascii="Times New Roman" w:hAnsi="Times New Roman" w:cs="Times New Roman" w:hint="eastAsia"/>
        </w:rPr>
        <w:instrText xml:space="preserve"> </w:instrText>
      </w:r>
      <w:r w:rsidR="004E00D1">
        <w:rPr>
          <w:rFonts w:ascii="Times New Roman" w:hAnsi="Times New Roman" w:cs="Times New Roman" w:hint="eastAsia"/>
        </w:rPr>
        <w:instrText>요인구조분석에</w:instrText>
      </w:r>
      <w:r w:rsidR="004E00D1">
        <w:rPr>
          <w:rFonts w:ascii="Times New Roman" w:hAnsi="Times New Roman" w:cs="Times New Roman" w:hint="eastAsia"/>
        </w:rPr>
        <w:instrText xml:space="preserve"> </w:instrText>
      </w:r>
      <w:r w:rsidR="004E00D1">
        <w:rPr>
          <w:rFonts w:ascii="Times New Roman" w:hAnsi="Times New Roman" w:cs="Times New Roman" w:hint="eastAsia"/>
        </w:rPr>
        <w:instrText>대한</w:instrText>
      </w:r>
      <w:r w:rsidR="004E00D1">
        <w:rPr>
          <w:rFonts w:ascii="Times New Roman" w:hAnsi="Times New Roman" w:cs="Times New Roman" w:hint="eastAsia"/>
        </w:rPr>
        <w:instrText xml:space="preserve"> </w:instrText>
      </w:r>
      <w:r w:rsidR="004E00D1">
        <w:rPr>
          <w:rFonts w:ascii="Times New Roman" w:hAnsi="Times New Roman" w:cs="Times New Roman" w:hint="eastAsia"/>
        </w:rPr>
        <w:instrText>재검토</w:instrText>
      </w:r>
      <w:r w:rsidR="004E00D1">
        <w:rPr>
          <w:rFonts w:ascii="Times New Roman" w:hAnsi="Times New Roman" w:cs="Times New Roman" w:hint="eastAsia"/>
        </w:rPr>
        <w:instrText>&lt;/title&gt;&lt;secondary-title&gt;</w:instrText>
      </w:r>
      <w:r w:rsidR="004E00D1">
        <w:rPr>
          <w:rFonts w:ascii="Times New Roman" w:hAnsi="Times New Roman" w:cs="Times New Roman" w:hint="eastAsia"/>
        </w:rPr>
        <w:instrText>보건과</w:instrText>
      </w:r>
      <w:r w:rsidR="004E00D1">
        <w:rPr>
          <w:rFonts w:ascii="Times New Roman" w:hAnsi="Times New Roman" w:cs="Times New Roman" w:hint="eastAsia"/>
        </w:rPr>
        <w:instrText xml:space="preserve"> </w:instrText>
      </w:r>
      <w:r w:rsidR="004E00D1">
        <w:rPr>
          <w:rFonts w:ascii="Times New Roman" w:hAnsi="Times New Roman" w:cs="Times New Roman" w:hint="eastAsia"/>
        </w:rPr>
        <w:instrText>사회과학</w:instrText>
      </w:r>
      <w:r w:rsidR="004E00D1">
        <w:rPr>
          <w:rFonts w:ascii="Times New Roman" w:hAnsi="Times New Roman" w:cs="Times New Roman" w:hint="eastAsia"/>
        </w:rPr>
        <w:instrText>&lt;/secondary-title&gt;&lt;/titles&gt;&lt;periodical&gt;&lt;full-title&gt;</w:instrText>
      </w:r>
      <w:r w:rsidR="004E00D1">
        <w:rPr>
          <w:rFonts w:ascii="Times New Roman" w:hAnsi="Times New Roman" w:cs="Times New Roman" w:hint="eastAsia"/>
        </w:rPr>
        <w:instrText>보건과</w:instrText>
      </w:r>
      <w:r w:rsidR="004E00D1">
        <w:rPr>
          <w:rFonts w:ascii="Times New Roman" w:hAnsi="Times New Roman" w:cs="Times New Roman" w:hint="eastAsia"/>
        </w:rPr>
        <w:instrText xml:space="preserve"> </w:instrText>
      </w:r>
      <w:r w:rsidR="004E00D1">
        <w:rPr>
          <w:rFonts w:ascii="Times New Roman" w:hAnsi="Times New Roman" w:cs="Times New Roman" w:hint="eastAsia"/>
        </w:rPr>
        <w:instrText>사회과학</w:instrText>
      </w:r>
      <w:r w:rsidR="004E00D1">
        <w:rPr>
          <w:rFonts w:ascii="Times New Roman" w:hAnsi="Times New Roman" w:cs="Times New Roman" w:hint="eastAsia"/>
        </w:rPr>
        <w:instrText>&lt;/full-title&gt;&lt;/periodical&gt;&lt;pages&gt;43-62&lt;/pages&gt;&lt;volume&gt;12&lt;/volume&gt;&lt;dates&gt;&lt;year&gt;2002&lt;/year&gt;&lt;/dates&gt;&lt;isbn&gt;1229-1633&lt;/isbn&gt;&lt;urls&gt;&lt;/urls&gt;&lt;/record&gt;&lt;/Cite&gt;&lt;/EndNote&gt;</w:instrText>
      </w:r>
      <w:del w:id="333" w:author="Jung Youn Min" w:date="2025-11-08T10:26:00Z" w16du:dateUtc="2025-11-08T18:26:00Z">
        <w:r w:rsidDel="000A1BCB">
          <w:rPr>
            <w:rFonts w:ascii="Times New Roman" w:hAnsi="Times New Roman" w:cs="Times New Roman"/>
          </w:rPr>
          <w:fldChar w:fldCharType="separate"/>
        </w:r>
      </w:del>
      <w:r w:rsidR="004E00D1">
        <w:rPr>
          <w:rFonts w:ascii="Times New Roman" w:hAnsi="Times New Roman" w:cs="Times New Roman"/>
          <w:noProof/>
        </w:rPr>
        <w:t>[46, 47]</w:t>
      </w:r>
      <w:del w:id="334" w:author="Jung Youn Min" w:date="2025-11-08T10:26:00Z" w16du:dateUtc="2025-11-08T18:26:00Z">
        <w:r w:rsidDel="000A1BCB">
          <w:rPr>
            <w:rFonts w:ascii="Times New Roman" w:hAnsi="Times New Roman" w:cs="Times New Roman"/>
          </w:rPr>
          <w:fldChar w:fldCharType="end"/>
        </w:r>
        <w:r w:rsidRPr="00FC1D1A" w:rsidDel="000A1BCB">
          <w:rPr>
            <w:rFonts w:ascii="Times New Roman" w:hAnsi="Times New Roman" w:cs="Times New Roman"/>
          </w:rPr>
          <w:delText xml:space="preserve"> and parent-reported CBCL </w:delText>
        </w:r>
        <w:r w:rsidRPr="00FC1D1A" w:rsidDel="000A1BCB">
          <w:rPr>
            <w:rFonts w:ascii="Times New Roman" w:hAnsi="Times New Roman" w:cs="Times New Roman"/>
          </w:rPr>
          <w:fldChar w:fldCharType="begin"/>
        </w:r>
      </w:del>
      <w:r w:rsidR="004E00D1">
        <w:rPr>
          <w:rFonts w:ascii="Times New Roman" w:hAnsi="Times New Roman" w:cs="Times New Roman"/>
        </w:rPr>
        <w:instrText xml:space="preserve"> ADDIN EN.CITE &lt;EndNote&gt;&lt;Cite&gt;&lt;Author&gt;Oh&lt;/Author&gt;&lt;Year&gt;2010&lt;/Year&gt;&lt;RecNum&gt;82&lt;/RecNum&gt;&lt;DisplayText&gt;[48]&lt;/DisplayText&gt;&lt;record&gt;&lt;rec-number&gt;82&lt;/rec-number&gt;&lt;foreign-keys&gt;&lt;key app="EN" db-id="xvraxf2sk09twpedwrrxs0v15x5vwtss9xzp" timestamp="1737635560"&gt;82&lt;/key&gt;&lt;/foreign-keys&gt;&lt;ref-type name="Journal Article"&gt;17&lt;/ref-type&gt;&lt;contributors&gt;&lt;authors&gt;&lt;author&gt;Oh, Kyung-Ja&lt;/author&gt;&lt;author&gt;Kim, Young-Ah&lt;/author&gt;&lt;/authors&gt;&lt;/contributors&gt;&lt;titles&gt;&lt;title&gt;Manual for the ASEBA school-age forms&lt;/title&gt;&lt;secondary-title&gt;Seoul: Huno&lt;/secondary-title&gt;&lt;/titles&gt;&lt;periodical&gt;&lt;full-title&gt;Seoul: Huno&lt;/full-title&gt;&lt;/periodical&gt;&lt;dates&gt;&lt;year&gt;2010&lt;/year&gt;&lt;/dates&gt;&lt;urls&gt;&lt;/urls&gt;&lt;/record&gt;&lt;/Cite&gt;&lt;/EndNote&gt;</w:instrText>
      </w:r>
      <w:del w:id="335" w:author="Jung Youn Min" w:date="2025-11-08T10:26:00Z" w16du:dateUtc="2025-11-08T18:26:00Z">
        <w:r w:rsidRPr="00FC1D1A" w:rsidDel="000A1BCB">
          <w:rPr>
            <w:rFonts w:ascii="Times New Roman" w:hAnsi="Times New Roman" w:cs="Times New Roman"/>
          </w:rPr>
          <w:fldChar w:fldCharType="separate"/>
        </w:r>
      </w:del>
      <w:r w:rsidR="004E00D1">
        <w:rPr>
          <w:rFonts w:ascii="Times New Roman" w:hAnsi="Times New Roman" w:cs="Times New Roman"/>
          <w:noProof/>
        </w:rPr>
        <w:t>[48]</w:t>
      </w:r>
      <w:del w:id="336" w:author="Jung Youn Min" w:date="2025-11-08T10:26:00Z" w16du:dateUtc="2025-11-08T18:26:00Z">
        <w:r w:rsidRPr="00FC1D1A" w:rsidDel="000A1BCB">
          <w:rPr>
            <w:rFonts w:ascii="Times New Roman" w:hAnsi="Times New Roman" w:cs="Times New Roman"/>
          </w:rPr>
          <w:fldChar w:fldCharType="end"/>
        </w:r>
        <w:r w:rsidRPr="00FC1D1A" w:rsidDel="000A1BCB">
          <w:rPr>
            <w:rFonts w:ascii="Times New Roman" w:hAnsi="Times New Roman" w:cs="Times New Roman"/>
          </w:rPr>
          <w:delText xml:space="preserve">. </w:delText>
        </w:r>
        <w:r w:rsidRPr="00555A45" w:rsidDel="000A1BCB">
          <w:rPr>
            <w:rFonts w:ascii="Times New Roman" w:hAnsi="Times New Roman" w:cs="Times New Roman"/>
          </w:rPr>
          <w:delText>Based on prior meta-analyses, a CES-D cut-off of ≥21, which accounts for gender and racial variations</w:delText>
        </w:r>
        <w:r w:rsidDel="000A1BCB">
          <w:rPr>
            <w:rFonts w:ascii="Times New Roman" w:hAnsi="Times New Roman" w:cs="Times New Roman" w:hint="eastAsia"/>
          </w:rPr>
          <w:delText xml:space="preserve"> </w:delText>
        </w:r>
        <w:r w:rsidRPr="00FC1D1A" w:rsidDel="000A1BCB">
          <w:rPr>
            <w:rFonts w:ascii="Times New Roman" w:hAnsi="Times New Roman" w:cs="Times New Roman"/>
          </w:rPr>
          <w:fldChar w:fldCharType="begin"/>
        </w:r>
      </w:del>
      <w:r w:rsidR="004E00D1">
        <w:rPr>
          <w:rFonts w:ascii="Times New Roman" w:hAnsi="Times New Roman" w:cs="Times New Roman"/>
        </w:rPr>
        <w:instrText xml:space="preserve"> ADDIN EN.CITE &lt;EndNote&gt;&lt;Cite&gt;&lt;Author&gt;Vilagut&lt;/Author&gt;&lt;Year&gt;2016&lt;/Year&gt;&lt;RecNum&gt;83&lt;/RecNum&gt;&lt;DisplayText&gt;[49, 50]&lt;/DisplayText&gt;&lt;record&gt;&lt;rec-number&gt;83&lt;/rec-number&gt;&lt;foreign-keys&gt;&lt;key app="EN" db-id="xvraxf2sk09twpedwrrxs0v15x5vwtss9xzp" timestamp="1737635560"&gt;83&lt;/key&gt;&lt;/foreign-keys&gt;&lt;ref-type name="Journal Article"&gt;17&lt;/ref-type&gt;&lt;contributors&gt;&lt;authors&gt;&lt;author&gt;Vilagut, Gemma&lt;/author&gt;&lt;author&gt;Forero, Carlos G&lt;/author&gt;&lt;author&gt;Barbaglia, Gabriela&lt;/author&gt;&lt;author&gt;Alonso, Jordi&lt;/author&gt;&lt;/authors&gt;&lt;/contributors&gt;&lt;titles&gt;&lt;title&gt;Screening for depression in the general population with the Center for Epidemiologic Studies Depression (CES-D): a systematic review with meta-analysis&lt;/title&gt;&lt;secondary-title&gt;PloS one&lt;/secondary-title&gt;&lt;/titles&gt;&lt;periodical&gt;&lt;full-title&gt;PLoS One&lt;/full-title&gt;&lt;/periodical&gt;&lt;pages&gt;e0155431&lt;/pages&gt;&lt;volume&gt;11&lt;/volume&gt;&lt;number&gt;5&lt;/number&gt;&lt;dates&gt;&lt;year&gt;2016&lt;/year&gt;&lt;/dates&gt;&lt;isbn&gt;1932-6203&lt;/isbn&gt;&lt;urls&gt;&lt;/urls&gt;&lt;/record&gt;&lt;/Cite&gt;&lt;Cite&gt;&lt;Author&gt;Henry&lt;/Author&gt;&lt;Year&gt;2018&lt;/Year&gt;&lt;RecNum&gt;84&lt;/RecNum&gt;&lt;record&gt;&lt;rec-number&gt;84&lt;/rec-number&gt;&lt;foreign-keys&gt;&lt;key app="EN" db-id="xvraxf2sk09twpedwrrxs0v15x5vwtss9xzp" timestamp="1737635560"&gt;84&lt;/key&gt;&lt;/foreign-keys&gt;&lt;ref-type name="Journal Article"&gt;17&lt;/ref-type&gt;&lt;contributors&gt;&lt;authors&gt;&lt;author&gt;Henry, Samantha K&lt;/author&gt;&lt;author&gt;Grant, Merida M&lt;/author&gt;&lt;author&gt;Cropsey, Karen L&lt;/author&gt;&lt;/authors&gt;&lt;/contributors&gt;&lt;titles&gt;&lt;title&gt;Determining the optimal clinical cutoff on the CES-D for depression in a community corrections sample&lt;/title&gt;&lt;secondary-title&gt;Journal of affective disorders&lt;/secondary-title&gt;&lt;/titles&gt;&lt;periodical&gt;&lt;full-title&gt;Journal of Affective Disorders&lt;/full-title&gt;&lt;/periodical&gt;&lt;pages&gt;270-275&lt;/pages&gt;&lt;volume&gt;234&lt;/volume&gt;&lt;dates&gt;&lt;year&gt;2018&lt;/year&gt;&lt;/dates&gt;&lt;isbn&gt;0165-0327&lt;/isbn&gt;&lt;urls&gt;&lt;/urls&gt;&lt;/record&gt;&lt;/Cite&gt;&lt;/EndNote&gt;</w:instrText>
      </w:r>
      <w:del w:id="337" w:author="Jung Youn Min" w:date="2025-11-08T10:26:00Z" w16du:dateUtc="2025-11-08T18:26:00Z">
        <w:r w:rsidRPr="00FC1D1A" w:rsidDel="000A1BCB">
          <w:rPr>
            <w:rFonts w:ascii="Times New Roman" w:hAnsi="Times New Roman" w:cs="Times New Roman"/>
          </w:rPr>
          <w:fldChar w:fldCharType="separate"/>
        </w:r>
      </w:del>
      <w:r w:rsidR="004E00D1">
        <w:rPr>
          <w:rFonts w:ascii="Times New Roman" w:hAnsi="Times New Roman" w:cs="Times New Roman"/>
          <w:noProof/>
        </w:rPr>
        <w:t>[49, 50]</w:t>
      </w:r>
      <w:del w:id="338" w:author="Jung Youn Min" w:date="2025-11-08T10:26:00Z" w16du:dateUtc="2025-11-08T18:26:00Z">
        <w:r w:rsidRPr="00FC1D1A" w:rsidDel="000A1BCB">
          <w:rPr>
            <w:rFonts w:ascii="Times New Roman" w:hAnsi="Times New Roman" w:cs="Times New Roman"/>
          </w:rPr>
          <w:fldChar w:fldCharType="end"/>
        </w:r>
        <w:r w:rsidDel="000A1BCB">
          <w:rPr>
            <w:rFonts w:ascii="Times New Roman" w:hAnsi="Times New Roman" w:cs="Times New Roman" w:hint="eastAsia"/>
          </w:rPr>
          <w:delText>, was chosen to align with ABCD study criteria</w:delText>
        </w:r>
        <w:r w:rsidRPr="00FC1D1A" w:rsidDel="000A1BCB">
          <w:rPr>
            <w:rFonts w:ascii="Times New Roman" w:hAnsi="Times New Roman" w:cs="Times New Roman"/>
          </w:rPr>
          <w:delText xml:space="preserve">. </w:delText>
        </w:r>
        <w:r w:rsidRPr="0016582F" w:rsidDel="000A1BCB">
          <w:rPr>
            <w:rFonts w:ascii="Times New Roman" w:hAnsi="Times New Roman" w:cs="Times New Roman"/>
          </w:rPr>
          <w:delText>The depressed group included individuals with CES-D ≥21, while the</w:delText>
        </w:r>
        <w:r w:rsidDel="000A1BCB">
          <w:rPr>
            <w:rFonts w:ascii="Times New Roman" w:hAnsi="Times New Roman" w:cs="Times New Roman"/>
          </w:rPr>
          <w:delText xml:space="preserve"> control</w:delText>
        </w:r>
        <w:r w:rsidRPr="0016582F" w:rsidDel="000A1BCB">
          <w:rPr>
            <w:rFonts w:ascii="Times New Roman" w:hAnsi="Times New Roman" w:cs="Times New Roman"/>
          </w:rPr>
          <w:delText xml:space="preserve"> group had CES-D &lt;16 and CBCL </w:delText>
        </w:r>
        <w:r w:rsidDel="000A1BCB">
          <w:rPr>
            <w:rFonts w:ascii="Times New Roman" w:hAnsi="Times New Roman" w:cs="Times New Roman"/>
          </w:rPr>
          <w:delText>total</w:delText>
        </w:r>
        <w:r w:rsidDel="000A1BCB">
          <w:rPr>
            <w:rFonts w:ascii="Times New Roman" w:hAnsi="Times New Roman" w:cs="Times New Roman" w:hint="eastAsia"/>
          </w:rPr>
          <w:delText xml:space="preserve"> problems </w:delText>
        </w:r>
        <w:r w:rsidRPr="0016582F" w:rsidDel="000A1BCB">
          <w:rPr>
            <w:rFonts w:ascii="Times New Roman" w:hAnsi="Times New Roman" w:cs="Times New Roman"/>
          </w:rPr>
          <w:delText>T-scores &lt;60.</w:delText>
        </w:r>
        <w:r w:rsidDel="000A1BCB">
          <w:rPr>
            <w:rFonts w:ascii="Times New Roman" w:hAnsi="Times New Roman" w:cs="Times New Roman" w:hint="eastAsia"/>
          </w:rPr>
          <w:delText xml:space="preserve"> T</w:delText>
        </w:r>
        <w:r w:rsidRPr="00B00BED" w:rsidDel="000A1BCB">
          <w:rPr>
            <w:rFonts w:ascii="Times New Roman" w:hAnsi="Times New Roman" w:cs="Times New Roman"/>
          </w:rPr>
          <w:delText xml:space="preserve">he final sample consisted of 108 participants (41 depressed, 67 </w:delText>
        </w:r>
        <w:r w:rsidDel="000A1BCB">
          <w:rPr>
            <w:rFonts w:ascii="Times New Roman" w:hAnsi="Times New Roman" w:cs="Times New Roman"/>
          </w:rPr>
          <w:delText>control</w:delText>
        </w:r>
        <w:r w:rsidRPr="00B00BED" w:rsidDel="000A1BCB">
          <w:rPr>
            <w:rFonts w:ascii="Times New Roman" w:hAnsi="Times New Roman" w:cs="Times New Roman"/>
          </w:rPr>
          <w:delText>). For deep learning, data were split into 10-folds using iterative stratification by age, sex, and CES-D score, followed by propensity score matching for validation and test sets.</w:delText>
        </w:r>
      </w:del>
    </w:p>
    <w:p w14:paraId="03D18A5E" w14:textId="5E630949" w:rsidR="00FF6107" w:rsidRPr="00625F22" w:rsidDel="000A1BCB" w:rsidRDefault="00FF6107" w:rsidP="00FF6107">
      <w:pPr>
        <w:spacing w:line="360" w:lineRule="auto"/>
        <w:rPr>
          <w:del w:id="339" w:author="Jung Youn Min" w:date="2025-11-08T10:26:00Z" w16du:dateUtc="2025-11-08T18:26:00Z"/>
          <w:rFonts w:ascii="Times New Roman" w:hAnsi="Times New Roman" w:cs="Times New Roman"/>
        </w:rPr>
      </w:pPr>
    </w:p>
    <w:p w14:paraId="18B5E901" w14:textId="6F0A6116" w:rsidR="00FF6107" w:rsidRPr="004C285F" w:rsidDel="000A1BCB" w:rsidRDefault="00FF6107" w:rsidP="00FF6107">
      <w:pPr>
        <w:spacing w:line="360" w:lineRule="auto"/>
        <w:rPr>
          <w:del w:id="340" w:author="Jung Youn Min" w:date="2025-11-08T10:26:00Z" w16du:dateUtc="2025-11-08T18:26:00Z"/>
          <w:rFonts w:ascii="Times New Roman" w:hAnsi="Times New Roman" w:cs="Times New Roman"/>
          <w:b/>
          <w:bCs/>
        </w:rPr>
      </w:pPr>
      <w:del w:id="341" w:author="Jung Youn Min" w:date="2025-11-08T10:26:00Z" w16du:dateUtc="2025-11-08T18:26:00Z">
        <w:r w:rsidRPr="004C285F" w:rsidDel="000A1BCB">
          <w:rPr>
            <w:rFonts w:ascii="Times New Roman" w:hAnsi="Times New Roman" w:cs="Times New Roman"/>
            <w:b/>
            <w:bCs/>
          </w:rPr>
          <w:delText xml:space="preserve">Genetic Data Preprocessing </w:delText>
        </w:r>
      </w:del>
    </w:p>
    <w:p w14:paraId="15B88F53" w14:textId="11374284" w:rsidR="00FF6107" w:rsidRPr="00FC1D1A" w:rsidDel="000A1BCB" w:rsidRDefault="00FF6107" w:rsidP="00FF6107">
      <w:pPr>
        <w:spacing w:line="360" w:lineRule="auto"/>
        <w:ind w:firstLine="720"/>
        <w:rPr>
          <w:del w:id="342" w:author="Jung Youn Min" w:date="2025-11-08T10:26:00Z" w16du:dateUtc="2025-11-08T18:26:00Z"/>
          <w:rFonts w:ascii="Times New Roman" w:hAnsi="Times New Roman" w:cs="Times New Roman"/>
        </w:rPr>
      </w:pPr>
      <w:del w:id="343" w:author="Jung Youn Min" w:date="2025-11-08T10:26:00Z" w16du:dateUtc="2025-11-08T18:26:00Z">
        <w:r w:rsidRPr="00FC1D1A" w:rsidDel="000A1BCB">
          <w:rPr>
            <w:rFonts w:ascii="Times New Roman" w:hAnsi="Times New Roman" w:cs="Times New Roman"/>
          </w:rPr>
          <w:delText xml:space="preserve"> </w:delText>
        </w:r>
        <w:r w:rsidDel="000A1BCB">
          <w:rPr>
            <w:rFonts w:ascii="Times New Roman" w:hAnsi="Times New Roman" w:cs="Times New Roman"/>
          </w:rPr>
          <w:delText xml:space="preserve">In this study, we used polygenic scores (PGS) to estimate individual-specific genetic propensities, which were previously calculated and validated in </w:delText>
        </w:r>
        <w:r w:rsidRPr="00FC1D1A" w:rsidDel="000A1BCB">
          <w:rPr>
            <w:rFonts w:ascii="Times New Roman" w:hAnsi="Times New Roman" w:cs="Times New Roman"/>
          </w:rPr>
          <w:fldChar w:fldCharType="begin"/>
        </w:r>
      </w:del>
      <w:r w:rsidR="004E00D1">
        <w:rPr>
          <w:rFonts w:ascii="Times New Roman" w:hAnsi="Times New Roman" w:cs="Times New Roman"/>
        </w:rPr>
        <w:instrText xml:space="preserve"> ADDIN EN.CITE &lt;EndNote&gt;&lt;Cite&gt;&lt;Author&gt;Joo&lt;/Author&gt;&lt;Year&gt;2024&lt;/Year&gt;&lt;RecNum&gt;85&lt;/RecNum&gt;&lt;DisplayText&gt;[51]&lt;/DisplayText&gt;&lt;record&gt;&lt;rec-number&gt;85&lt;/rec-number&gt;&lt;foreign-keys&gt;&lt;key app="EN" db-id="xvraxf2sk09twpedwrrxs0v15x5vwtss9xzp" timestamp="1737635560"&gt;85&lt;/key&gt;&lt;/foreign-keys&gt;&lt;ref-type name="Journal Article"&gt;17&lt;/ref-type&gt;&lt;contributors&gt;&lt;authors&gt;&lt;author&gt;Joo, Yoonjung Yoonie&lt;/author&gt;&lt;author&gt;Lee, Eunji&lt;/author&gt;&lt;author&gt;Kim, Bo-Gyeom&lt;/author&gt;&lt;author&gt;Kim, Gakyung&lt;/author&gt;&lt;author&gt;Seo, Jungwoo&lt;/author&gt;&lt;author&gt;Cha, Jiook&lt;/author&gt;&lt;/authors&gt;&lt;/contributors&gt;&lt;titles&gt;&lt;title&gt;Polygenic architecture of brain structure and function, behaviors, and psychopathologies in children&lt;/title&gt;&lt;secondary-title&gt;bioRxiv&lt;/secondary-title&gt;&lt;/titles&gt;&lt;periodical&gt;&lt;full-title&gt;bioRxiv&lt;/full-title&gt;&lt;/periodical&gt;&lt;pages&gt;2024.05.22.595444&lt;/pages&gt;&lt;dates&gt;&lt;year&gt;2024&lt;/year&gt;&lt;/dates&gt;&lt;urls&gt;&lt;related-urls&gt;&lt;url&gt;https://www.biorxiv.org/content/biorxiv/early/2024/05/23/2024.05.22.595444.full.pdf&lt;/url&gt;&lt;/related-urls&gt;&lt;/urls&gt;&lt;electronic-resource-num&gt;10.1101/2024.05.22.595444&lt;/electronic-resource-num&gt;&lt;/record&gt;&lt;/Cite&gt;&lt;/EndNote&gt;</w:instrText>
      </w:r>
      <w:del w:id="344" w:author="Jung Youn Min" w:date="2025-11-08T10:26:00Z" w16du:dateUtc="2025-11-08T18:26:00Z">
        <w:r w:rsidRPr="00FC1D1A" w:rsidDel="000A1BCB">
          <w:rPr>
            <w:rFonts w:ascii="Times New Roman" w:hAnsi="Times New Roman" w:cs="Times New Roman"/>
          </w:rPr>
          <w:fldChar w:fldCharType="separate"/>
        </w:r>
      </w:del>
      <w:r w:rsidR="004E00D1">
        <w:rPr>
          <w:rFonts w:ascii="Times New Roman" w:hAnsi="Times New Roman" w:cs="Times New Roman"/>
          <w:noProof/>
        </w:rPr>
        <w:t>[51]</w:t>
      </w:r>
      <w:del w:id="345" w:author="Jung Youn Min" w:date="2025-11-08T10:26:00Z" w16du:dateUtc="2025-11-08T18:26:00Z">
        <w:r w:rsidRPr="00FC1D1A" w:rsidDel="000A1BCB">
          <w:rPr>
            <w:rFonts w:ascii="Times New Roman" w:hAnsi="Times New Roman" w:cs="Times New Roman"/>
          </w:rPr>
          <w:fldChar w:fldCharType="end"/>
        </w:r>
        <w:r w:rsidDel="000A1BCB">
          <w:rPr>
            <w:rFonts w:ascii="Times New Roman" w:hAnsi="Times New Roman" w:cs="Times New Roman"/>
          </w:rPr>
          <w:delText>, where a detailed description of the methodology is provided</w:delText>
        </w:r>
        <w:r w:rsidRPr="00FC1D1A" w:rsidDel="000A1BCB">
          <w:rPr>
            <w:rFonts w:ascii="Times New Roman" w:hAnsi="Times New Roman" w:cs="Times New Roman"/>
          </w:rPr>
          <w:delText xml:space="preserve">. </w:delText>
        </w:r>
        <w:r w:rsidRPr="00EE3A69" w:rsidDel="000A1BCB">
          <w:rPr>
            <w:rFonts w:ascii="Times New Roman" w:hAnsi="Times New Roman" w:cs="Times New Roman" w:hint="eastAsia"/>
          </w:rPr>
          <w:delText xml:space="preserve">For further </w:delText>
        </w:r>
        <w:r w:rsidRPr="00EE3A69" w:rsidDel="000A1BCB">
          <w:rPr>
            <w:rFonts w:ascii="Times New Roman" w:hAnsi="Times New Roman" w:cs="Times New Roman"/>
          </w:rPr>
          <w:delText>details</w:delText>
        </w:r>
        <w:r w:rsidRPr="00EE3A69" w:rsidDel="000A1BCB">
          <w:rPr>
            <w:rFonts w:ascii="Times New Roman" w:hAnsi="Times New Roman" w:cs="Times New Roman" w:hint="eastAsia"/>
          </w:rPr>
          <w:delText xml:space="preserve"> on genotype preprocessing, see Supplementary Materials. </w:delText>
        </w:r>
        <w:r w:rsidRPr="00EE3A69" w:rsidDel="000A1BCB">
          <w:rPr>
            <w:rFonts w:ascii="Times New Roman" w:hAnsi="Times New Roman" w:cs="Times New Roman"/>
          </w:rPr>
          <w:delText xml:space="preserve">Here, we briefly summarize the key aspects </w:delText>
        </w:r>
        <w:r w:rsidRPr="00EE3A69" w:rsidDel="000A1BCB">
          <w:rPr>
            <w:rFonts w:ascii="Times New Roman" w:hAnsi="Times New Roman" w:cs="Times New Roman" w:hint="eastAsia"/>
          </w:rPr>
          <w:delText>of the PGS calculation</w:delText>
        </w:r>
        <w:r w:rsidRPr="00EE3A69" w:rsidDel="000A1BCB">
          <w:rPr>
            <w:rFonts w:ascii="Times New Roman" w:hAnsi="Times New Roman" w:cs="Times New Roman"/>
          </w:rPr>
          <w:delText xml:space="preserve">. </w:delText>
        </w:r>
        <w:r w:rsidRPr="00FC1D1A" w:rsidDel="000A1BCB">
          <w:rPr>
            <w:rFonts w:ascii="Times New Roman" w:hAnsi="Times New Roman" w:cs="Times New Roman"/>
          </w:rPr>
          <w:delText xml:space="preserve">The </w:delText>
        </w:r>
        <w:r w:rsidDel="000A1BCB">
          <w:rPr>
            <w:rFonts w:ascii="Times New Roman" w:hAnsi="Times New Roman" w:cs="Times New Roman"/>
          </w:rPr>
          <w:delText>PGS</w:delText>
        </w:r>
        <w:r w:rsidRPr="00FC1D1A" w:rsidDel="000A1BCB">
          <w:rPr>
            <w:rFonts w:ascii="Times New Roman" w:hAnsi="Times New Roman" w:cs="Times New Roman"/>
          </w:rPr>
          <w:delText xml:space="preserve"> were calculated using PLINK version 1.9 and the parameters were optimized in PRS-CSx</w:delText>
        </w:r>
        <w:r w:rsidDel="000A1BCB">
          <w:rPr>
            <w:rFonts w:ascii="Times New Roman" w:hAnsi="Times New Roman" w:cs="Times New Roman"/>
          </w:rPr>
          <w:delText xml:space="preserve"> with Bayesian approach</w:delText>
        </w:r>
        <w:r w:rsidDel="000A1BCB">
          <w:rPr>
            <w:rFonts w:ascii="Times New Roman" w:hAnsi="Times New Roman" w:cs="Times New Roman" w:hint="eastAsia"/>
          </w:rPr>
          <w:delText xml:space="preserve"> </w:delText>
        </w:r>
        <w:r w:rsidDel="000A1BCB">
          <w:rPr>
            <w:rFonts w:ascii="Times New Roman" w:hAnsi="Times New Roman" w:cs="Times New Roman"/>
          </w:rPr>
          <w:fldChar w:fldCharType="begin"/>
        </w:r>
      </w:del>
      <w:r w:rsidR="004E00D1">
        <w:rPr>
          <w:rFonts w:ascii="Times New Roman" w:hAnsi="Times New Roman" w:cs="Times New Roman"/>
        </w:rPr>
        <w:instrText xml:space="preserve"> ADDIN EN.CITE &lt;EndNote&gt;&lt;Cite&gt;&lt;Author&gt;Ruan&lt;/Author&gt;&lt;Year&gt;2022&lt;/Year&gt;&lt;RecNum&gt;171&lt;/RecNum&gt;&lt;DisplayText&gt;[52]&lt;/DisplayText&gt;&lt;record&gt;&lt;rec-number&gt;171&lt;/rec-number&gt;&lt;foreign-keys&gt;&lt;key app="EN" db-id="xvraxf2sk09twpedwrrxs0v15x5vwtss9xzp" timestamp="1741586010"&gt;171&lt;/key&gt;&lt;/foreign-keys&gt;&lt;ref-type name="Journal Article"&gt;17&lt;/ref-type&gt;&lt;contributors&gt;&lt;authors&gt;&lt;author&gt;Ruan, Yunfeng&lt;/author&gt;&lt;author&gt;Lin, Yen-Feng&lt;/author&gt;&lt;author&gt;Feng, Yen-Chen Anne&lt;/author&gt;&lt;author&gt;Chen, Chia-Yen&lt;/author&gt;&lt;author&gt;Lam, Max&lt;/author&gt;&lt;author&gt;Guo, Zhenglin&lt;/author&gt;&lt;author&gt;He, Lin&lt;/author&gt;&lt;author&gt;Sawa, Akira&lt;/author&gt;&lt;author&gt;Martin, Alicia R&lt;/author&gt;&lt;/authors&gt;&lt;/contributors&gt;&lt;titles&gt;&lt;title&gt;Improving polygenic prediction in ancestrally diverse populations&lt;/title&gt;&lt;secondary-title&gt;Nature genetics&lt;/secondary-title&gt;&lt;/titles&gt;&lt;periodical&gt;&lt;full-title&gt;Nature genetics&lt;/full-title&gt;&lt;/periodical&gt;&lt;pages&gt;573-580&lt;/pages&gt;&lt;volume&gt;54&lt;/volume&gt;&lt;number&gt;5&lt;/number&gt;&lt;dates&gt;&lt;year&gt;2022&lt;/year&gt;&lt;/dates&gt;&lt;isbn&gt;1061-4036&lt;/isbn&gt;&lt;urls&gt;&lt;/urls&gt;&lt;/record&gt;&lt;/Cite&gt;&lt;/EndNote&gt;</w:instrText>
      </w:r>
      <w:del w:id="346" w:author="Jung Youn Min" w:date="2025-11-08T10:26:00Z" w16du:dateUtc="2025-11-08T18:26:00Z">
        <w:r w:rsidDel="000A1BCB">
          <w:rPr>
            <w:rFonts w:ascii="Times New Roman" w:hAnsi="Times New Roman" w:cs="Times New Roman"/>
          </w:rPr>
          <w:fldChar w:fldCharType="separate"/>
        </w:r>
      </w:del>
      <w:r w:rsidR="004E00D1">
        <w:rPr>
          <w:rFonts w:ascii="Times New Roman" w:hAnsi="Times New Roman" w:cs="Times New Roman"/>
          <w:noProof/>
        </w:rPr>
        <w:t>[52]</w:t>
      </w:r>
      <w:del w:id="347" w:author="Jung Youn Min" w:date="2025-11-08T10:26:00Z" w16du:dateUtc="2025-11-08T18:26:00Z">
        <w:r w:rsidDel="000A1BCB">
          <w:rPr>
            <w:rFonts w:ascii="Times New Roman" w:hAnsi="Times New Roman" w:cs="Times New Roman"/>
          </w:rPr>
          <w:fldChar w:fldCharType="end"/>
        </w:r>
        <w:r w:rsidRPr="00FC1D1A" w:rsidDel="000A1BCB">
          <w:rPr>
            <w:rFonts w:ascii="Times New Roman" w:hAnsi="Times New Roman" w:cs="Times New Roman"/>
          </w:rPr>
          <w:delText xml:space="preserve">. Since our study focused on </w:delText>
        </w:r>
        <w:r w:rsidDel="000A1BCB">
          <w:rPr>
            <w:rFonts w:ascii="Times New Roman" w:hAnsi="Times New Roman" w:cs="Times New Roman" w:hint="eastAsia"/>
          </w:rPr>
          <w:delText xml:space="preserve">youth </w:delText>
        </w:r>
        <w:r w:rsidRPr="00FC1D1A" w:rsidDel="000A1BCB">
          <w:rPr>
            <w:rFonts w:ascii="Times New Roman" w:hAnsi="Times New Roman" w:cs="Times New Roman"/>
          </w:rPr>
          <w:delText>depression in the</w:delText>
        </w:r>
        <w:r w:rsidDel="000A1BCB">
          <w:rPr>
            <w:rFonts w:ascii="Times New Roman" w:hAnsi="Times New Roman" w:cs="Times New Roman"/>
          </w:rPr>
          <w:delText xml:space="preserve"> American population of multi-ancestry, </w:delText>
        </w:r>
        <w:r w:rsidDel="000A1BCB">
          <w:rPr>
            <w:rFonts w:ascii="Times New Roman" w:hAnsi="Times New Roman" w:cs="Times New Roman" w:hint="eastAsia"/>
          </w:rPr>
          <w:delText xml:space="preserve">we utilized PGS scores derived from publicly available multi-ancestry Genome-Wide Association Study (GWAS) summary statistics with robust statistical </w:delText>
        </w:r>
        <w:r w:rsidDel="000A1BCB">
          <w:rPr>
            <w:rFonts w:ascii="Times New Roman" w:hAnsi="Times New Roman" w:cs="Times New Roman" w:hint="eastAsia"/>
          </w:rPr>
          <w:lastRenderedPageBreak/>
          <w:delText>power</w:delText>
        </w:r>
        <w:r w:rsidRPr="00FC1D1A" w:rsidDel="000A1BCB">
          <w:rPr>
            <w:rFonts w:ascii="Times New Roman" w:hAnsi="Times New Roman" w:cs="Times New Roman"/>
          </w:rPr>
          <w:delText>. PGS related to depression,</w:delText>
        </w:r>
        <w:r w:rsidDel="000A1BCB">
          <w:rPr>
            <w:rFonts w:ascii="Times New Roman" w:hAnsi="Times New Roman" w:cs="Times New Roman"/>
          </w:rPr>
          <w:delText xml:space="preserve"> body mass </w:delText>
        </w:r>
        <w:r w:rsidR="00FA32FF" w:rsidDel="000A1BCB">
          <w:rPr>
            <w:rFonts w:ascii="Times New Roman" w:hAnsi="Times New Roman" w:cs="Times New Roman"/>
          </w:rPr>
          <w:delText>index</w:delText>
        </w:r>
        <w:r w:rsidR="00FA32FF" w:rsidRPr="00FC1D1A" w:rsidDel="000A1BCB">
          <w:rPr>
            <w:rFonts w:ascii="Times New Roman" w:hAnsi="Times New Roman" w:cs="Times New Roman"/>
          </w:rPr>
          <w:delText>,</w:delText>
        </w:r>
        <w:r w:rsidRPr="00FC1D1A" w:rsidDel="000A1BCB">
          <w:rPr>
            <w:rFonts w:ascii="Times New Roman" w:hAnsi="Times New Roman" w:cs="Times New Roman"/>
          </w:rPr>
          <w:delText xml:space="preserve"> post-traumatic stress disorder, </w:delText>
        </w:r>
        <w:r w:rsidDel="000A1BCB">
          <w:rPr>
            <w:rFonts w:ascii="Times New Roman" w:hAnsi="Times New Roman" w:cs="Times New Roman"/>
          </w:rPr>
          <w:delText>a</w:delText>
        </w:r>
        <w:r w:rsidRPr="00FC1D1A" w:rsidDel="000A1BCB">
          <w:rPr>
            <w:rFonts w:ascii="Times New Roman" w:hAnsi="Times New Roman" w:cs="Times New Roman"/>
          </w:rPr>
          <w:delText xml:space="preserve">lcohol </w:delText>
        </w:r>
        <w:r w:rsidDel="000A1BCB">
          <w:rPr>
            <w:rFonts w:ascii="Times New Roman" w:hAnsi="Times New Roman" w:cs="Times New Roman"/>
          </w:rPr>
          <w:delText>d</w:delText>
        </w:r>
        <w:r w:rsidRPr="00FC1D1A" w:rsidDel="000A1BCB">
          <w:rPr>
            <w:rFonts w:ascii="Times New Roman" w:hAnsi="Times New Roman" w:cs="Times New Roman"/>
          </w:rPr>
          <w:delText xml:space="preserve">ependency and </w:delText>
        </w:r>
        <w:r w:rsidDel="000A1BCB">
          <w:rPr>
            <w:rFonts w:ascii="Times New Roman" w:hAnsi="Times New Roman" w:cs="Times New Roman"/>
          </w:rPr>
          <w:delText>s</w:delText>
        </w:r>
        <w:r w:rsidRPr="00FC1D1A" w:rsidDel="000A1BCB">
          <w:rPr>
            <w:rFonts w:ascii="Times New Roman" w:hAnsi="Times New Roman" w:cs="Times New Roman"/>
          </w:rPr>
          <w:delText>chizophrenia were included</w:delText>
        </w:r>
        <w:r w:rsidDel="000A1BCB">
          <w:rPr>
            <w:rFonts w:ascii="Times New Roman" w:hAnsi="Times New Roman" w:cs="Times New Roman"/>
          </w:rPr>
          <w:delText>,</w:delText>
        </w:r>
        <w:r w:rsidRPr="00965C2D" w:rsidDel="000A1BCB">
          <w:delText xml:space="preserve"> </w:delText>
        </w:r>
        <w:r w:rsidRPr="00965C2D" w:rsidDel="000A1BCB">
          <w:rPr>
            <w:rFonts w:ascii="Times New Roman" w:hAnsi="Times New Roman" w:cs="Times New Roman"/>
          </w:rPr>
          <w:delText>as these were constructed using multi-ancestry GWAS summary statistics to ensure applicability across diverse populations</w:delText>
        </w:r>
        <w:r w:rsidRPr="00FC1D1A" w:rsidDel="000A1BCB">
          <w:rPr>
            <w:rFonts w:ascii="Times New Roman" w:hAnsi="Times New Roman" w:cs="Times New Roman"/>
          </w:rPr>
          <w:delText xml:space="preserve">. </w:delText>
        </w:r>
      </w:del>
    </w:p>
    <w:p w14:paraId="645F3353" w14:textId="3EB6DA19" w:rsidR="00FF6107" w:rsidDel="000A1BCB" w:rsidRDefault="00FF6107" w:rsidP="00FF6107">
      <w:pPr>
        <w:spacing w:line="360" w:lineRule="auto"/>
        <w:rPr>
          <w:del w:id="348" w:author="Jung Youn Min" w:date="2025-11-08T10:26:00Z" w16du:dateUtc="2025-11-08T18:26:00Z"/>
          <w:rFonts w:ascii="Times New Roman" w:hAnsi="Times New Roman" w:cs="Times New Roman"/>
        </w:rPr>
      </w:pPr>
      <w:del w:id="349" w:author="Jung Youn Min" w:date="2025-11-08T10:26:00Z" w16du:dateUtc="2025-11-08T18:26:00Z">
        <w:r w:rsidRPr="00FC1D1A" w:rsidDel="000A1BCB">
          <w:rPr>
            <w:rFonts w:ascii="Times New Roman" w:hAnsi="Times New Roman" w:cs="Times New Roman"/>
          </w:rPr>
          <w:tab/>
          <w:delText>We included composite PGS in our analysis, guided by prior research</w:delText>
        </w:r>
        <w:r w:rsidDel="000A1BCB">
          <w:rPr>
            <w:rFonts w:ascii="Times New Roman" w:hAnsi="Times New Roman" w:cs="Times New Roman"/>
          </w:rPr>
          <w:delText>,</w:delText>
        </w:r>
        <w:r w:rsidRPr="00FC1D1A" w:rsidDel="000A1BCB">
          <w:rPr>
            <w:rFonts w:ascii="Times New Roman" w:hAnsi="Times New Roman" w:cs="Times New Roman"/>
          </w:rPr>
          <w:delText xml:space="preserve"> </w:delText>
        </w:r>
        <w:r w:rsidDel="000A1BCB">
          <w:rPr>
            <w:rFonts w:ascii="Times New Roman" w:hAnsi="Times New Roman" w:cs="Times New Roman"/>
          </w:rPr>
          <w:delText xml:space="preserve">that </w:delText>
        </w:r>
        <w:r w:rsidRPr="00FC1D1A" w:rsidDel="000A1BCB">
          <w:rPr>
            <w:rFonts w:ascii="Times New Roman" w:hAnsi="Times New Roman" w:cs="Times New Roman"/>
          </w:rPr>
          <w:delText xml:space="preserve">demonstrated the </w:delText>
        </w:r>
        <w:r w:rsidDel="000A1BCB">
          <w:rPr>
            <w:rFonts w:ascii="Times New Roman" w:hAnsi="Times New Roman" w:cs="Times New Roman"/>
          </w:rPr>
          <w:delText xml:space="preserve">increased predictive power of </w:delText>
        </w:r>
        <w:r w:rsidRPr="00FC1D1A" w:rsidDel="000A1BCB">
          <w:rPr>
            <w:rFonts w:ascii="Times New Roman" w:hAnsi="Times New Roman" w:cs="Times New Roman"/>
          </w:rPr>
          <w:delText xml:space="preserve">composite </w:delText>
        </w:r>
        <w:r w:rsidDel="000A1BCB">
          <w:rPr>
            <w:rFonts w:ascii="Times New Roman" w:hAnsi="Times New Roman" w:cs="Times New Roman"/>
          </w:rPr>
          <w:delText>PGS</w:delText>
        </w:r>
        <w:r w:rsidR="00D36A54" w:rsidDel="000A1BCB">
          <w:rPr>
            <w:rFonts w:ascii="Times New Roman" w:hAnsi="Times New Roman" w:cs="Times New Roman"/>
          </w:rPr>
          <w:delText xml:space="preserve"> </w:delText>
        </w:r>
        <w:r w:rsidRPr="00FC1D1A" w:rsidDel="000A1BCB">
          <w:rPr>
            <w:rFonts w:ascii="Times New Roman" w:hAnsi="Times New Roman" w:cs="Times New Roman"/>
          </w:rPr>
          <w:delText xml:space="preserve">in enhancing risk stratification </w:delText>
        </w:r>
        <w:r w:rsidRPr="00FC1D1A" w:rsidDel="000A1BCB">
          <w:rPr>
            <w:rFonts w:ascii="Times New Roman" w:hAnsi="Times New Roman" w:cs="Times New Roman"/>
          </w:rPr>
          <w:fldChar w:fldCharType="begin">
            <w:fldData xml:space="preserve">PEVuZE5vdGU+PENpdGU+PEF1dGhvcj5NZWlzbmVyPC9BdXRob3I+PFllYXI+MjAyMDwvWWVhcj48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</w:fldData>
          </w:fldChar>
        </w:r>
      </w:del>
      <w:r w:rsidR="004E00D1">
        <w:rPr>
          <w:rFonts w:ascii="Times New Roman" w:hAnsi="Times New Roman" w:cs="Times New Roman"/>
        </w:rPr>
        <w:instrText xml:space="preserve"> ADDIN EN.CITE </w:instrText>
      </w:r>
      <w:r w:rsidR="004E00D1">
        <w:rPr>
          <w:rFonts w:ascii="Times New Roman" w:hAnsi="Times New Roman" w:cs="Times New Roman"/>
        </w:rPr>
        <w:fldChar w:fldCharType="begin">
          <w:fldData xml:space="preserve">PEVuZE5vdGU+PENpdGU+PEF1dGhvcj5NZWlzbmVyPC9BdXRob3I+PFllYXI+MjAyMDwvWWVhcj48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</w:fldData>
        </w:fldChar>
      </w:r>
      <w:r w:rsidR="004E00D1">
        <w:rPr>
          <w:rFonts w:ascii="Times New Roman" w:hAnsi="Times New Roman" w:cs="Times New Roman"/>
        </w:rPr>
        <w:instrText xml:space="preserve"> ADDIN EN.CITE.DATA </w:instrText>
      </w:r>
      <w:r w:rsidR="004E00D1">
        <w:rPr>
          <w:rFonts w:ascii="Times New Roman" w:hAnsi="Times New Roman" w:cs="Times New Roman"/>
        </w:rPr>
      </w:r>
      <w:r w:rsidR="004E00D1">
        <w:rPr>
          <w:rFonts w:ascii="Times New Roman" w:hAnsi="Times New Roman" w:cs="Times New Roman"/>
        </w:rPr>
        <w:fldChar w:fldCharType="end"/>
      </w:r>
      <w:del w:id="350" w:author="Jung Youn Min" w:date="2025-11-08T10:26:00Z" w16du:dateUtc="2025-11-08T18:26:00Z">
        <w:r w:rsidRPr="00FC1D1A" w:rsidDel="000A1BCB">
          <w:rPr>
            <w:rFonts w:ascii="Times New Roman" w:hAnsi="Times New Roman" w:cs="Times New Roman"/>
          </w:rPr>
          <w:fldChar w:fldCharType="separate"/>
        </w:r>
      </w:del>
      <w:r w:rsidR="004E00D1">
        <w:rPr>
          <w:rFonts w:ascii="Times New Roman" w:hAnsi="Times New Roman" w:cs="Times New Roman"/>
          <w:noProof/>
        </w:rPr>
        <w:t>[53, 54]</w:t>
      </w:r>
      <w:del w:id="351" w:author="Jung Youn Min" w:date="2025-11-08T10:26:00Z" w16du:dateUtc="2025-11-08T18:26:00Z">
        <w:r w:rsidRPr="00FC1D1A" w:rsidDel="000A1BCB">
          <w:rPr>
            <w:rFonts w:ascii="Times New Roman" w:hAnsi="Times New Roman" w:cs="Times New Roman"/>
          </w:rPr>
          <w:fldChar w:fldCharType="end"/>
        </w:r>
        <w:r w:rsidRPr="00FC1D1A" w:rsidDel="000A1BCB">
          <w:rPr>
            <w:rFonts w:ascii="Times New Roman" w:hAnsi="Times New Roman" w:cs="Times New Roman"/>
          </w:rPr>
          <w:delText xml:space="preserve">. </w:delText>
        </w:r>
        <w:r w:rsidRPr="00361E1A" w:rsidDel="000A1BCB">
          <w:rPr>
            <w:rFonts w:ascii="Times New Roman" w:hAnsi="Times New Roman" w:cs="Times New Roman"/>
          </w:rPr>
          <w:delText xml:space="preserve">To address multicollinearity, we employed Elastic Net, a robust regularization technique, </w:delText>
        </w:r>
        <w:r w:rsidRPr="00D82506" w:rsidDel="000A1BCB">
          <w:rPr>
            <w:rFonts w:ascii="Times New Roman" w:hAnsi="Times New Roman" w:cs="Times New Roman"/>
          </w:rPr>
          <w:delText xml:space="preserve">to estimate beta coefficients for </w:delText>
        </w:r>
        <w:r w:rsidDel="000A1BCB">
          <w:rPr>
            <w:rFonts w:ascii="Times New Roman" w:hAnsi="Times New Roman" w:cs="Times New Roman"/>
          </w:rPr>
          <w:delText>each PGS</w:delText>
        </w:r>
        <w:r w:rsidRPr="00D82506" w:rsidDel="000A1BCB">
          <w:rPr>
            <w:rFonts w:ascii="Times New Roman" w:hAnsi="Times New Roman" w:cs="Times New Roman"/>
          </w:rPr>
          <w:delText xml:space="preserve"> using KSADS</w:delText>
        </w:r>
        <w:r w:rsidDel="000A1BCB">
          <w:rPr>
            <w:rFonts w:ascii="Times New Roman" w:hAnsi="Times New Roman" w:cs="Times New Roman" w:hint="eastAsia"/>
          </w:rPr>
          <w:delText>-COMP</w:delText>
        </w:r>
        <w:r w:rsidRPr="00D82506" w:rsidDel="000A1BCB">
          <w:rPr>
            <w:rFonts w:ascii="Times New Roman" w:hAnsi="Times New Roman" w:cs="Times New Roman"/>
          </w:rPr>
          <w:delText xml:space="preserve"> symptom scores as the outcome variabl</w:delText>
        </w:r>
        <w:r w:rsidDel="000A1BCB">
          <w:rPr>
            <w:rFonts w:ascii="Times New Roman" w:hAnsi="Times New Roman" w:cs="Times New Roman"/>
          </w:rPr>
          <w:delText>e</w:delText>
        </w:r>
        <w:r w:rsidRPr="00361E1A" w:rsidDel="000A1BCB">
          <w:rPr>
            <w:rFonts w:ascii="Times New Roman" w:hAnsi="Times New Roman" w:cs="Times New Roman"/>
          </w:rPr>
          <w:delText>.</w:delText>
        </w:r>
        <w:r w:rsidRPr="00F23975" w:rsidDel="000A1BCB">
          <w:delText xml:space="preserve"> </w:delText>
        </w:r>
        <w:r w:rsidRPr="00F23975" w:rsidDel="000A1BCB">
          <w:rPr>
            <w:rFonts w:ascii="Times New Roman" w:hAnsi="Times New Roman" w:cs="Times New Roman"/>
          </w:rPr>
          <w:delText>The model was fitted to maximize explained variance (</w:delText>
        </w:r>
        <w:r w:rsidRPr="00FC1D1A" w:rsidDel="000A1BCB">
          <w:rPr>
            <w:rFonts w:ascii="Times New Roman" w:hAnsi="Times New Roman" w:cs="Times New Roman"/>
          </w:rPr>
          <w:delText>R²</w:delText>
        </w:r>
        <w:r w:rsidDel="000A1BCB">
          <w:rPr>
            <w:rFonts w:ascii="Times New Roman" w:hAnsi="Times New Roman" w:cs="Times New Roman"/>
          </w:rPr>
          <w:delText xml:space="preserve">) </w:delText>
        </w:r>
        <w:r w:rsidRPr="00F23975" w:rsidDel="000A1BCB">
          <w:rPr>
            <w:rFonts w:ascii="Times New Roman" w:hAnsi="Times New Roman" w:cs="Times New Roman"/>
          </w:rPr>
          <w:delText>while minimizing the number of independent variables through a stepwise elimination process across 5,000 resampled train-validation-test splits. The final composite score was then computed by summing the selected PGS, each weighted by its corresponding beta coefficient from the best-performing model.</w:delText>
        </w:r>
        <w:r w:rsidRPr="00FC1D1A" w:rsidDel="000A1BCB">
          <w:rPr>
            <w:rFonts w:ascii="Times New Roman" w:hAnsi="Times New Roman" w:cs="Times New Roman"/>
          </w:rPr>
          <w:delText xml:space="preserve"> </w:delText>
        </w:r>
        <w:r w:rsidDel="000A1BCB">
          <w:rPr>
            <w:rFonts w:ascii="Times New Roman" w:hAnsi="Times New Roman" w:cs="Times New Roman"/>
          </w:rPr>
          <w:delText>We</w:delText>
        </w:r>
        <w:r w:rsidRPr="00FC1D1A" w:rsidDel="000A1BCB">
          <w:rPr>
            <w:rFonts w:ascii="Times New Roman" w:hAnsi="Times New Roman" w:cs="Times New Roman"/>
          </w:rPr>
          <w:delText xml:space="preserve"> ensured that n</w:delText>
        </w:r>
        <w:r w:rsidRPr="00FC1D1A" w:rsidDel="000A1BCB">
          <w:rPr>
            <w:rFonts w:ascii="Times New Roman" w:eastAsia="Times New Roman" w:hAnsi="Times New Roman" w:cs="Times New Roman"/>
          </w:rPr>
          <w:delText>one of the participants</w:delText>
        </w:r>
        <w:r w:rsidRPr="00FC1D1A" w:rsidDel="000A1BCB">
          <w:rPr>
            <w:rFonts w:ascii="Times New Roman" w:eastAsia="맑은 고딕" w:hAnsi="Times New Roman" w:cs="Times New Roman"/>
          </w:rPr>
          <w:delText xml:space="preserve"> in pretraining sets</w:delText>
        </w:r>
        <w:r w:rsidRPr="00FC1D1A" w:rsidDel="000A1BCB">
          <w:rPr>
            <w:rFonts w:ascii="Times New Roman" w:eastAsia="Times New Roman" w:hAnsi="Times New Roman" w:cs="Times New Roman"/>
          </w:rPr>
          <w:delText xml:space="preserve"> overlapped </w:delText>
        </w:r>
        <w:r w:rsidRPr="00FC1D1A" w:rsidDel="000A1BCB">
          <w:rPr>
            <w:rFonts w:ascii="Times New Roman" w:hAnsi="Times New Roman" w:cs="Times New Roman"/>
          </w:rPr>
          <w:delText>with finetune or prediction sets.</w:delText>
        </w:r>
      </w:del>
    </w:p>
    <w:p w14:paraId="3340DEA1" w14:textId="5D0E7E35" w:rsidR="00FF6107" w:rsidRPr="0021159F" w:rsidDel="000A1BCB" w:rsidRDefault="00FF6107" w:rsidP="00FF6107">
      <w:pPr>
        <w:spacing w:line="360" w:lineRule="auto"/>
        <w:rPr>
          <w:del w:id="352" w:author="Jung Youn Min" w:date="2025-11-08T10:26:00Z" w16du:dateUtc="2025-11-08T18:26:00Z"/>
          <w:rFonts w:ascii="Times New Roman" w:hAnsi="Times New Roman" w:cs="Times New Roman"/>
        </w:rPr>
      </w:pPr>
    </w:p>
    <w:p w14:paraId="5AA99A68" w14:textId="4E914718" w:rsidR="00FF6107" w:rsidRPr="00FC1D1A" w:rsidDel="000A1BCB" w:rsidRDefault="00FF6107" w:rsidP="00FF6107">
      <w:pPr>
        <w:spacing w:line="360" w:lineRule="auto"/>
        <w:rPr>
          <w:del w:id="353" w:author="Jung Youn Min" w:date="2025-11-08T10:26:00Z" w16du:dateUtc="2025-11-08T18:26:00Z"/>
          <w:rFonts w:ascii="Times New Roman" w:hAnsi="Times New Roman" w:cs="Times New Roman"/>
          <w:b/>
          <w:bCs/>
        </w:rPr>
      </w:pPr>
      <w:del w:id="354" w:author="Jung Youn Min" w:date="2025-11-08T10:26:00Z" w16du:dateUtc="2025-11-08T18:26:00Z">
        <w:r w:rsidRPr="00FC1D1A" w:rsidDel="000A1BCB">
          <w:rPr>
            <w:rFonts w:ascii="Times New Roman" w:hAnsi="Times New Roman" w:cs="Times New Roman"/>
            <w:b/>
            <w:bCs/>
          </w:rPr>
          <w:delText xml:space="preserve"> Model Optimization and Evaluation </w:delText>
        </w:r>
      </w:del>
    </w:p>
    <w:p w14:paraId="37957268" w14:textId="4E1E4A9E" w:rsidR="00FF6107" w:rsidRPr="0021159F" w:rsidDel="000A1BCB" w:rsidRDefault="00FF6107" w:rsidP="00FF6107">
      <w:pPr>
        <w:spacing w:line="360" w:lineRule="auto"/>
        <w:rPr>
          <w:del w:id="355" w:author="Jung Youn Min" w:date="2025-11-08T10:26:00Z" w16du:dateUtc="2025-11-08T18:26:00Z"/>
          <w:rFonts w:ascii="Times New Roman" w:hAnsi="Times New Roman" w:cs="Times New Roman"/>
          <w:i/>
          <w:iCs/>
        </w:rPr>
      </w:pPr>
      <w:del w:id="356" w:author="Jung Youn Min" w:date="2025-11-08T10:26:00Z" w16du:dateUtc="2025-11-08T18:26:00Z">
        <w:r w:rsidRPr="0021159F" w:rsidDel="000A1BCB">
          <w:rPr>
            <w:rFonts w:ascii="Times New Roman" w:hAnsi="Times New Roman" w:cs="Times New Roman"/>
            <w:i/>
            <w:iCs/>
          </w:rPr>
          <w:delText xml:space="preserve">Deep Neural Network Training </w:delText>
        </w:r>
      </w:del>
    </w:p>
    <w:p w14:paraId="7B52C576" w14:textId="21B0A536" w:rsidR="00FF6107" w:rsidRPr="00FC1D1A" w:rsidDel="000A1BCB" w:rsidRDefault="00FF6107" w:rsidP="00FF6107">
      <w:pPr>
        <w:spacing w:line="360" w:lineRule="auto"/>
        <w:ind w:firstLine="400"/>
        <w:rPr>
          <w:del w:id="357" w:author="Jung Youn Min" w:date="2025-11-08T10:26:00Z" w16du:dateUtc="2025-11-08T18:26:00Z"/>
          <w:rFonts w:ascii="Times New Roman" w:hAnsi="Times New Roman" w:cs="Times New Roman"/>
          <w:kern w:val="0"/>
        </w:rPr>
      </w:pPr>
      <w:del w:id="358" w:author="Jung Youn Min" w:date="2025-11-08T10:26:00Z" w16du:dateUtc="2025-11-08T18:26:00Z">
        <w:r w:rsidRPr="00FC1D1A" w:rsidDel="000A1BCB">
          <w:rPr>
            <w:rFonts w:ascii="Times New Roman" w:eastAsia="Times New Roman" w:hAnsi="Times New Roman" w:cs="Times New Roman"/>
            <w:kern w:val="0"/>
          </w:rPr>
          <w:delText xml:space="preserve">We implemented </w:delText>
        </w:r>
        <w:r w:rsidRPr="00FC1D1A" w:rsidDel="000A1BCB">
          <w:rPr>
            <w:rFonts w:ascii="Times New Roman" w:hAnsi="Times New Roman" w:cs="Times New Roman"/>
            <w:kern w:val="0"/>
          </w:rPr>
          <w:delText>a</w:delText>
        </w:r>
        <w:r w:rsidRPr="00FC1D1A" w:rsidDel="000A1BCB">
          <w:rPr>
            <w:rFonts w:ascii="Times New Roman" w:eastAsia="Times New Roman" w:hAnsi="Times New Roman" w:cs="Times New Roman"/>
            <w:kern w:val="0"/>
          </w:rPr>
          <w:delText xml:space="preserve"> </w:delText>
        </w:r>
        <w:r w:rsidDel="000A1BCB">
          <w:rPr>
            <w:rFonts w:ascii="Times New Roman" w:eastAsia="Times New Roman" w:hAnsi="Times New Roman" w:cs="Times New Roman"/>
            <w:kern w:val="0"/>
          </w:rPr>
          <w:delText>3D</w:delText>
        </w:r>
        <w:r w:rsidR="003472E7" w:rsidDel="000A1BCB">
          <w:rPr>
            <w:rFonts w:ascii="Times New Roman" w:eastAsia="Times New Roman" w:hAnsi="Times New Roman" w:cs="Times New Roman"/>
            <w:kern w:val="0"/>
          </w:rPr>
          <w:delText>-</w:delText>
        </w:r>
        <w:r w:rsidDel="000A1BCB">
          <w:rPr>
            <w:rFonts w:ascii="Times New Roman" w:eastAsia="Times New Roman" w:hAnsi="Times New Roman" w:cs="Times New Roman"/>
            <w:kern w:val="0"/>
          </w:rPr>
          <w:delText xml:space="preserve">Convolution Neural Network (3DCNN) </w:delText>
        </w:r>
        <w:r w:rsidRPr="00FC1D1A" w:rsidDel="000A1BCB">
          <w:rPr>
            <w:rFonts w:ascii="Times New Roman" w:hAnsi="Times New Roman" w:cs="Times New Roman"/>
            <w:kern w:val="0"/>
          </w:rPr>
          <w:delText xml:space="preserve">model with densenet3D121 as the backbone </w:delText>
        </w:r>
        <w:r w:rsidRPr="00FC1D1A" w:rsidDel="000A1BCB">
          <w:rPr>
            <w:rFonts w:ascii="Times New Roman" w:eastAsia="Times New Roman" w:hAnsi="Times New Roman" w:cs="Times New Roman"/>
            <w:kern w:val="0"/>
          </w:rPr>
          <w:delText>architecture across all our experiments. The model consists of an initial 3D convolutional module, four 3D dense-blocks, three 3D Transition layers and one fully connected classifier for each task.</w:delText>
        </w:r>
        <w:r w:rsidRPr="00FC1D1A" w:rsidDel="000A1BCB">
          <w:rPr>
            <w:rFonts w:ascii="Times New Roman" w:hAnsi="Times New Roman" w:cs="Times New Roman"/>
          </w:rPr>
          <w:delText xml:space="preserve"> </w:delText>
        </w:r>
        <w:r w:rsidRPr="00FC1D1A" w:rsidDel="000A1BCB">
          <w:rPr>
            <w:rFonts w:ascii="Times New Roman" w:eastAsia="Times New Roman" w:hAnsi="Times New Roman" w:cs="Times New Roman"/>
            <w:kern w:val="0"/>
          </w:rPr>
          <w:delText xml:space="preserve">In the field of medical imaging, prior studies have demonstrated the superior performance of </w:delText>
        </w:r>
        <w:r w:rsidRPr="00FC1D1A" w:rsidDel="000A1BCB">
          <w:rPr>
            <w:rFonts w:ascii="Times New Roman" w:hAnsi="Times New Roman" w:cs="Times New Roman"/>
            <w:kern w:val="0"/>
          </w:rPr>
          <w:delText>densenet3D121 model</w:delText>
        </w:r>
        <w:r w:rsidRPr="00FC1D1A" w:rsidDel="000A1BCB">
          <w:rPr>
            <w:rFonts w:ascii="Times New Roman" w:eastAsia="Times New Roman" w:hAnsi="Times New Roman" w:cs="Times New Roman"/>
            <w:kern w:val="0"/>
          </w:rPr>
          <w:delText xml:space="preserve"> compared to traditional CNNs</w:delText>
        </w:r>
        <w:r w:rsidRPr="00FC1D1A" w:rsidDel="000A1BCB">
          <w:rPr>
            <w:rFonts w:ascii="Times New Roman" w:hAnsi="Times New Roman" w:cs="Times New Roman"/>
            <w:kern w:val="0"/>
          </w:rPr>
          <w:delText xml:space="preserve"> </w:delText>
        </w:r>
        <w:r w:rsidRPr="00FC1D1A" w:rsidDel="000A1BCB">
          <w:rPr>
            <w:rFonts w:ascii="Times New Roman" w:eastAsia="Times New Roman" w:hAnsi="Times New Roman" w:cs="Times New Roman"/>
            <w:kern w:val="0"/>
          </w:rPr>
          <w:delText>in tasks such as brain tumor classification</w:delText>
        </w:r>
        <w:r w:rsidRPr="00FC1D1A" w:rsidDel="000A1BCB">
          <w:rPr>
            <w:rFonts w:ascii="Times New Roman" w:hAnsi="Times New Roman" w:cs="Times New Roman"/>
            <w:kern w:val="0"/>
          </w:rPr>
          <w:delText xml:space="preserve"> </w:delText>
        </w:r>
        <w:r w:rsidRPr="00FC1D1A" w:rsidDel="000A1BCB">
          <w:rPr>
            <w:rFonts w:ascii="Times New Roman" w:hAnsi="Times New Roman" w:cs="Times New Roman"/>
            <w:kern w:val="0"/>
          </w:rPr>
          <w:fldChar w:fldCharType="begin"/>
        </w:r>
      </w:del>
      <w:r w:rsidR="004E00D1">
        <w:rPr>
          <w:rFonts w:ascii="Times New Roman" w:hAnsi="Times New Roman" w:cs="Times New Roman"/>
          <w:kern w:val="0"/>
        </w:rPr>
        <w:instrText xml:space="preserve"> ADDIN EN.CITE &lt;EndNote&gt;&lt;Cite&gt;&lt;Author&gt;Raza&lt;/Author&gt;&lt;Year&gt;2024&lt;/Year&gt;&lt;RecNum&gt;89&lt;/RecNum&gt;&lt;DisplayText&gt;[55]&lt;/DisplayText&gt;&lt;record&gt;&lt;rec-number&gt;89&lt;/rec-number&gt;&lt;foreign-keys&gt;&lt;key app="EN" db-id="xvraxf2sk09twpedwrrxs0v15x5vwtss9xzp" timestamp="1737635560"&gt;89&lt;/key&gt;&lt;/foreign-keys&gt;&lt;ref-type name="Journal Article"&gt;17&lt;/ref-type&gt;&lt;contributors&gt;&lt;authors&gt;&lt;author&gt;Raza, Asif&lt;/author&gt;&lt;author&gt;Alshehri, Mohammed S&lt;/author&gt;&lt;author&gt;Almakdi, Sultan&lt;/author&gt;&lt;author&gt;Siddique, Ali Akbar&lt;/author&gt;&lt;author&gt;Alsulami, Mohammad&lt;/author&gt;&lt;author&gt;Alhaisoni, Majed&lt;/author&gt;&lt;/authors&gt;&lt;/contributors&gt;&lt;titles&gt;&lt;title&gt;Enhancing brain tumor classification with transfer learning: Leveraging DenseNet121 for accurate and efficient detection&lt;/title&gt;&lt;secondary-title&gt;International Journal of Imaging Systems and Technology&lt;/secondary-title&gt;&lt;/titles&gt;&lt;periodical&gt;&lt;full-title&gt;International Journal of Imaging Systems and Technology&lt;/full-title&gt;&lt;/periodical&gt;&lt;pages&gt;e22957&lt;/pages&gt;&lt;volume&gt;34&lt;/volume&gt;&lt;number&gt;1&lt;/number&gt;&lt;dates&gt;&lt;year&gt;2024&lt;/year&gt;&lt;/dates&gt;&lt;isbn&gt;0899-9457&lt;/isbn&gt;&lt;urls&gt;&lt;/urls&gt;&lt;/record&gt;&lt;/Cite&gt;&lt;/EndNote&gt;</w:instrText>
      </w:r>
      <w:del w:id="359" w:author="Jung Youn Min" w:date="2025-11-08T10:26:00Z" w16du:dateUtc="2025-11-08T18:26:00Z">
        <w:r w:rsidRPr="00FC1D1A" w:rsidDel="000A1BCB">
          <w:rPr>
            <w:rFonts w:ascii="Times New Roman" w:hAnsi="Times New Roman" w:cs="Times New Roman"/>
            <w:kern w:val="0"/>
          </w:rPr>
          <w:fldChar w:fldCharType="separate"/>
        </w:r>
      </w:del>
      <w:r w:rsidR="004E00D1">
        <w:rPr>
          <w:rFonts w:ascii="Times New Roman" w:hAnsi="Times New Roman" w:cs="Times New Roman"/>
          <w:noProof/>
          <w:kern w:val="0"/>
        </w:rPr>
        <w:t>[55]</w:t>
      </w:r>
      <w:del w:id="360" w:author="Jung Youn Min" w:date="2025-11-08T10:26:00Z" w16du:dateUtc="2025-11-08T18:26:00Z">
        <w:r w:rsidRPr="00FC1D1A" w:rsidDel="000A1BCB">
          <w:rPr>
            <w:rFonts w:ascii="Times New Roman" w:hAnsi="Times New Roman" w:cs="Times New Roman"/>
            <w:kern w:val="0"/>
          </w:rPr>
          <w:fldChar w:fldCharType="end"/>
        </w:r>
        <w:r w:rsidRPr="00FC1D1A" w:rsidDel="000A1BCB">
          <w:rPr>
            <w:rFonts w:ascii="Times New Roman" w:hAnsi="Times New Roman" w:cs="Times New Roman"/>
            <w:kern w:val="0"/>
          </w:rPr>
          <w:delText xml:space="preserve">, </w:delText>
        </w:r>
        <w:r w:rsidRPr="00FC1D1A" w:rsidDel="000A1BCB">
          <w:rPr>
            <w:rFonts w:ascii="Times New Roman" w:eastAsia="Times New Roman" w:hAnsi="Times New Roman" w:cs="Times New Roman"/>
            <w:kern w:val="0"/>
          </w:rPr>
          <w:delText>and Alzheimer’s disease diagnosis</w:delText>
        </w:r>
        <w:r w:rsidRPr="00FC1D1A" w:rsidDel="000A1BCB">
          <w:rPr>
            <w:rFonts w:ascii="Times New Roman" w:eastAsia="맑은 고딕" w:hAnsi="Times New Roman" w:cs="Times New Roman"/>
            <w:kern w:val="0"/>
          </w:rPr>
          <w:delText xml:space="preserve"> </w:delText>
        </w:r>
        <w:r w:rsidRPr="00FC1D1A" w:rsidDel="000A1BCB">
          <w:rPr>
            <w:rFonts w:ascii="Times New Roman" w:eastAsia="맑은 고딕" w:hAnsi="Times New Roman" w:cs="Times New Roman"/>
            <w:kern w:val="0"/>
          </w:rPr>
          <w:fldChar w:fldCharType="begin"/>
        </w:r>
      </w:del>
      <w:r w:rsidR="004E00D1">
        <w:rPr>
          <w:rFonts w:ascii="Times New Roman" w:eastAsia="맑은 고딕" w:hAnsi="Times New Roman" w:cs="Times New Roman"/>
          <w:kern w:val="0"/>
        </w:rPr>
        <w:instrText xml:space="preserve"> ADDIN EN.CITE &lt;EndNote&gt;&lt;Cite&gt;&lt;Author&gt;Geng&lt;/Author&gt;&lt;Year&gt;2023&lt;/Year&gt;&lt;RecNum&gt;91&lt;/RecNum&gt;&lt;DisplayText&gt;[56]&lt;/DisplayText&gt;&lt;record&gt;&lt;rec-number&gt;91&lt;/rec-number&gt;&lt;foreign-keys&gt;&lt;key app="EN" db-id="xvraxf2sk09twpedwrrxs0v15x5vwtss9xzp" timestamp="1737635560"&gt;91&lt;/key&gt;&lt;/foreign-keys&gt;&lt;ref-type name="Conference Proceedings"&gt;10&lt;/ref-type&gt;&lt;contributors&gt;&lt;authors&gt;&lt;author&gt;Geng, Longling&lt;/author&gt;&lt;/authors&gt;&lt;/contributors&gt;&lt;titles&gt;&lt;title&gt;Multi-classification on the diagnosis of four early stages of Alzheimer’s disease by transfer learning models&lt;/title&gt;&lt;secondary-title&gt;Third International Conference on Artificial Intelligence and Computer Engineering (ICAICE 2022)&lt;/secondary-title&gt;&lt;/titles&gt;&lt;pages&gt;1384-1390&lt;/pages&gt;&lt;volume&gt;12610&lt;/volume&gt;&lt;dates&gt;&lt;year&gt;2023&lt;/year&gt;&lt;/dates&gt;&lt;publisher&gt;SPIE&lt;/publisher&gt;&lt;urls&gt;&lt;/urls&gt;&lt;/record&gt;&lt;/Cite&gt;&lt;/EndNote&gt;</w:instrText>
      </w:r>
      <w:del w:id="361" w:author="Jung Youn Min" w:date="2025-11-08T10:26:00Z" w16du:dateUtc="2025-11-08T18:26:00Z">
        <w:r w:rsidRPr="00FC1D1A" w:rsidDel="000A1BCB">
          <w:rPr>
            <w:rFonts w:ascii="Times New Roman" w:eastAsia="맑은 고딕" w:hAnsi="Times New Roman" w:cs="Times New Roman"/>
            <w:kern w:val="0"/>
          </w:rPr>
          <w:fldChar w:fldCharType="separate"/>
        </w:r>
      </w:del>
      <w:r w:rsidR="004E00D1">
        <w:rPr>
          <w:rFonts w:ascii="Times New Roman" w:eastAsia="맑은 고딕" w:hAnsi="Times New Roman" w:cs="Times New Roman"/>
          <w:noProof/>
          <w:kern w:val="0"/>
        </w:rPr>
        <w:t>[56]</w:t>
      </w:r>
      <w:del w:id="362" w:author="Jung Youn Min" w:date="2025-11-08T10:26:00Z" w16du:dateUtc="2025-11-08T18:26:00Z">
        <w:r w:rsidRPr="00FC1D1A" w:rsidDel="000A1BCB">
          <w:rPr>
            <w:rFonts w:ascii="Times New Roman" w:eastAsia="맑은 고딕" w:hAnsi="Times New Roman" w:cs="Times New Roman"/>
            <w:kern w:val="0"/>
          </w:rPr>
          <w:fldChar w:fldCharType="end"/>
        </w:r>
        <w:r w:rsidRPr="00FC1D1A" w:rsidDel="000A1BCB">
          <w:rPr>
            <w:rFonts w:ascii="Times New Roman" w:hAnsi="Times New Roman" w:cs="Times New Roman"/>
            <w:kern w:val="0"/>
          </w:rPr>
          <w:delText xml:space="preserve">. </w:delText>
        </w:r>
        <w:r w:rsidDel="000A1BCB">
          <w:rPr>
            <w:rFonts w:ascii="Times New Roman" w:hAnsi="Times New Roman" w:cs="Times New Roman" w:hint="eastAsia"/>
            <w:kern w:val="0"/>
          </w:rPr>
          <w:delText xml:space="preserve">Additionally, we conducted </w:delText>
        </w:r>
        <w:r w:rsidDel="000A1BCB">
          <w:rPr>
            <w:rFonts w:ascii="Times New Roman" w:hAnsi="Times New Roman" w:cs="Times New Roman"/>
            <w:kern w:val="0"/>
          </w:rPr>
          <w:delText>experiment</w:delText>
        </w:r>
        <w:r w:rsidDel="000A1BCB">
          <w:rPr>
            <w:rFonts w:ascii="Times New Roman" w:hAnsi="Times New Roman" w:cs="Times New Roman" w:hint="eastAsia"/>
            <w:kern w:val="0"/>
          </w:rPr>
          <w:delText>s using a model that incorporated both each participant</w:delText>
        </w:r>
        <w:r w:rsidDel="000A1BCB">
          <w:rPr>
            <w:rFonts w:ascii="Times New Roman" w:hAnsi="Times New Roman" w:cs="Times New Roman"/>
            <w:kern w:val="0"/>
          </w:rPr>
          <w:delText>’</w:delText>
        </w:r>
        <w:r w:rsidDel="000A1BCB">
          <w:rPr>
            <w:rFonts w:ascii="Times New Roman" w:hAnsi="Times New Roman" w:cs="Times New Roman" w:hint="eastAsia"/>
            <w:kern w:val="0"/>
          </w:rPr>
          <w:delText>s PGS and brain imaging data as input features. T</w:delText>
        </w:r>
        <w:r w:rsidRPr="00FC1D1A" w:rsidDel="000A1BCB">
          <w:rPr>
            <w:rFonts w:ascii="Times New Roman" w:eastAsia="Times New Roman" w:hAnsi="Times New Roman" w:cs="Times New Roman"/>
            <w:kern w:val="0"/>
          </w:rPr>
          <w:delText xml:space="preserve">his was done by adding the PGS before passing through the fully connected layer of the 3DCNN model, followed by processing through a </w:delText>
        </w:r>
        <w:r w:rsidR="00EA102E" w:rsidDel="000A1BCB">
          <w:rPr>
            <w:rFonts w:ascii="Times New Roman" w:eastAsia="Times New Roman" w:hAnsi="Times New Roman" w:cs="Times New Roman"/>
            <w:kern w:val="0"/>
          </w:rPr>
          <w:delText xml:space="preserve">MLP </w:delText>
        </w:r>
        <w:r w:rsidRPr="00FC1D1A" w:rsidDel="000A1BCB">
          <w:rPr>
            <w:rFonts w:ascii="Times New Roman" w:eastAsia="Times New Roman" w:hAnsi="Times New Roman" w:cs="Times New Roman"/>
            <w:kern w:val="0"/>
          </w:rPr>
          <w:delText xml:space="preserve">(3DCNN+MLP). We optimized </w:delText>
        </w:r>
        <w:r w:rsidDel="000A1BCB">
          <w:rPr>
            <w:rFonts w:ascii="Times New Roman" w:hAnsi="Times New Roman" w:cs="Times New Roman" w:hint="eastAsia"/>
            <w:kern w:val="0"/>
          </w:rPr>
          <w:delText xml:space="preserve">the model with </w:delText>
        </w:r>
        <w:r w:rsidRPr="00FC1D1A" w:rsidDel="000A1BCB">
          <w:rPr>
            <w:rFonts w:ascii="Times New Roman" w:eastAsia="Times New Roman" w:hAnsi="Times New Roman" w:cs="Times New Roman"/>
            <w:kern w:val="0"/>
          </w:rPr>
          <w:delText xml:space="preserve">Mean Squared Error loss </w:delText>
        </w:r>
        <w:r w:rsidDel="000A1BCB">
          <w:rPr>
            <w:rFonts w:ascii="Times New Roman" w:hAnsi="Times New Roman" w:cs="Times New Roman" w:hint="eastAsia"/>
            <w:kern w:val="0"/>
          </w:rPr>
          <w:delText>f</w:delText>
        </w:r>
        <w:r w:rsidRPr="00FC1D1A" w:rsidDel="000A1BCB">
          <w:rPr>
            <w:rFonts w:ascii="Times New Roman" w:eastAsia="Times New Roman" w:hAnsi="Times New Roman" w:cs="Times New Roman"/>
            <w:kern w:val="0"/>
          </w:rPr>
          <w:delText xml:space="preserve">or regression tasks and Cross Entropy for the classification tasks. Minimal augmentation was applied, including resizing images to 128x128x128, Random Rotation by 90 degrees (probability=0.5), Random Axis Flip (probability=0.5), and Random Affine Transform (probability=0.5). The deep neural networks </w:delText>
        </w:r>
        <w:r w:rsidRPr="00FC1D1A" w:rsidDel="000A1BCB">
          <w:rPr>
            <w:rFonts w:ascii="Times New Roman" w:eastAsia="Times New Roman" w:hAnsi="Times New Roman" w:cs="Times New Roman"/>
            <w:kern w:val="0"/>
          </w:rPr>
          <w:lastRenderedPageBreak/>
          <w:delText xml:space="preserve">were optimized using the AdamW optimizer with a cosine learning rate decay scheduler and a linear warm-up. Additionally, we implemented early stopping with a patience window of 30 epochs to prevent overfitting on the training data. </w:delText>
        </w:r>
      </w:del>
    </w:p>
    <w:p w14:paraId="316E3D39" w14:textId="1F32B9EB" w:rsidR="00FF6107" w:rsidRPr="00F87A41" w:rsidDel="000A1BCB" w:rsidRDefault="00FF6107" w:rsidP="00FF6107">
      <w:pPr>
        <w:spacing w:before="240" w:line="360" w:lineRule="auto"/>
        <w:ind w:firstLine="400"/>
        <w:rPr>
          <w:del w:id="363" w:author="Jung Youn Min" w:date="2025-11-08T10:26:00Z" w16du:dateUtc="2025-11-08T18:26:00Z"/>
          <w:rFonts w:ascii="Times New Roman" w:eastAsia="Pretendard" w:hAnsi="Times New Roman" w:cs="Times New Roman"/>
        </w:rPr>
      </w:pPr>
      <w:del w:id="364" w:author="Jung Youn Min" w:date="2025-11-08T10:26:00Z" w16du:dateUtc="2025-11-08T18:26:00Z">
        <w:r w:rsidRPr="00FC1D1A" w:rsidDel="000A1BCB">
          <w:rPr>
            <w:rFonts w:ascii="Times New Roman" w:eastAsia="Pretendard" w:hAnsi="Times New Roman" w:cs="Times New Roman"/>
          </w:rPr>
          <w:delText>We employed two types of comparison models to evaluate our approach. The first set of comparison models focused on modality</w:delText>
        </w:r>
        <w:r w:rsidDel="000A1BCB">
          <w:rPr>
            <w:rFonts w:ascii="Times New Roman" w:eastAsia="Pretendard" w:hAnsi="Times New Roman" w:cs="Times New Roman" w:hint="eastAsia"/>
          </w:rPr>
          <w:delText xml:space="preserve">, including unimodal approaches that used either genetic or neuroimaging data alone and a multi-modal model that </w:delText>
        </w:r>
        <w:r w:rsidDel="000A1BCB">
          <w:rPr>
            <w:rFonts w:ascii="Times New Roman" w:eastAsia="Pretendard" w:hAnsi="Times New Roman" w:cs="Times New Roman"/>
          </w:rPr>
          <w:delText>incorporated</w:delText>
        </w:r>
        <w:r w:rsidDel="000A1BCB">
          <w:rPr>
            <w:rFonts w:ascii="Times New Roman" w:eastAsia="Pretendard" w:hAnsi="Times New Roman" w:cs="Times New Roman" w:hint="eastAsia"/>
          </w:rPr>
          <w:delText xml:space="preserve"> both but without pretraining. This comparison aimed to assess </w:delText>
        </w:r>
        <w:r w:rsidDel="000A1BCB">
          <w:rPr>
            <w:rFonts w:ascii="Times New Roman" w:eastAsia="Pretendard" w:hAnsi="Times New Roman" w:cs="Times New Roman"/>
          </w:rPr>
          <w:delText>whethe</w:delText>
        </w:r>
        <w:r w:rsidDel="000A1BCB">
          <w:rPr>
            <w:rFonts w:ascii="Times New Roman" w:eastAsia="Pretendard" w:hAnsi="Times New Roman" w:cs="Times New Roman" w:hint="eastAsia"/>
          </w:rPr>
          <w:delText xml:space="preserve">r both genetic and neuroimaging information are essential for detecting children with MDD and to evaluate the benefit of PGS-based pretraining. </w:delText>
        </w:r>
        <w:r w:rsidRPr="002C7A87" w:rsidDel="000A1BCB">
          <w:rPr>
            <w:rFonts w:ascii="Times New Roman" w:eastAsia="Pretendard" w:hAnsi="Times New Roman" w:cs="Times New Roman"/>
          </w:rPr>
          <w:delText>Specifically, we implemented an MLP model using only PGS as input, a 3DCNN model using only TW-FA, and a from-scratch 3DCNN+MLP model that integrated both PGS and TW-FA as inputs without employing a pretraining strategy</w:delText>
        </w:r>
        <w:r w:rsidDel="000A1BCB">
          <w:rPr>
            <w:rFonts w:ascii="Times New Roman" w:eastAsia="Pretendard" w:hAnsi="Times New Roman" w:cs="Times New Roman" w:hint="eastAsia"/>
          </w:rPr>
          <w:delText>.</w:delText>
        </w:r>
        <w:r w:rsidRPr="00FC1D1A" w:rsidDel="000A1BCB">
          <w:rPr>
            <w:rFonts w:ascii="Times New Roman" w:eastAsia="Pretendard" w:hAnsi="Times New Roman" w:cs="Times New Roman"/>
          </w:rPr>
          <w:delText xml:space="preserve"> The second set of comparison models included traditional machine learning models: support vector machine with a linear kernel (SVC_linear), support vector machine with an RBF kernel (SVC_rbf), and eXtreme Gradient Boosting (XGBOOST)</w:delText>
        </w:r>
        <w:r w:rsidDel="000A1BCB">
          <w:rPr>
            <w:rFonts w:ascii="Times New Roman" w:eastAsia="Pretendard" w:hAnsi="Times New Roman" w:cs="Times New Roman"/>
          </w:rPr>
          <w:delText xml:space="preserve"> using </w:delText>
        </w:r>
        <w:r w:rsidDel="000A1BCB">
          <w:rPr>
            <w:rFonts w:ascii="Times New Roman" w:eastAsia="Pretendard" w:hAnsi="Times New Roman" w:cs="Times New Roman" w:hint="eastAsia"/>
          </w:rPr>
          <w:delText>F</w:delText>
        </w:r>
        <w:r w:rsidDel="000A1BCB">
          <w:rPr>
            <w:rFonts w:ascii="Times New Roman" w:eastAsia="Pretendard" w:hAnsi="Times New Roman" w:cs="Times New Roman"/>
          </w:rPr>
          <w:delText>A-weighted structural connectivity and PGS as their inputs</w:delText>
        </w:r>
        <w:r w:rsidRPr="00FC1D1A" w:rsidDel="000A1BCB">
          <w:rPr>
            <w:rFonts w:ascii="Times New Roman" w:eastAsia="Pretendard" w:hAnsi="Times New Roman" w:cs="Times New Roman"/>
          </w:rPr>
          <w:delText>. All experiments were conducted using 10-fold cross-validation, ensuring that the same training, validation, and test folds were used consistently across all experiments.</w:delText>
        </w:r>
        <w:r w:rsidDel="000A1BCB">
          <w:rPr>
            <w:rFonts w:ascii="Times New Roman" w:eastAsia="Pretendard" w:hAnsi="Times New Roman" w:cs="Times New Roman" w:hint="eastAsia"/>
          </w:rPr>
          <w:delText xml:space="preserve"> </w:delText>
        </w:r>
        <w:r w:rsidRPr="00910B17" w:rsidDel="000A1BCB">
          <w:rPr>
            <w:rFonts w:ascii="Times New Roman" w:eastAsia="Pretendard" w:hAnsi="Times New Roman" w:cs="Times New Roman"/>
          </w:rPr>
          <w:delText xml:space="preserve">Details on the training </w:delText>
        </w:r>
        <w:r w:rsidDel="000A1BCB">
          <w:rPr>
            <w:rFonts w:ascii="Times New Roman" w:eastAsia="Pretendard" w:hAnsi="Times New Roman" w:cs="Times New Roman"/>
          </w:rPr>
          <w:delText>parameters</w:delText>
        </w:r>
        <w:r w:rsidRPr="00910B17" w:rsidDel="000A1BCB">
          <w:rPr>
            <w:rFonts w:ascii="Times New Roman" w:eastAsia="Pretendard" w:hAnsi="Times New Roman" w:cs="Times New Roman"/>
          </w:rPr>
          <w:delText xml:space="preserve"> </w:delText>
        </w:r>
        <w:r w:rsidRPr="00BD7CA9" w:rsidDel="000A1BCB">
          <w:rPr>
            <w:rFonts w:ascii="Times New Roman" w:eastAsia="Pretendard" w:hAnsi="Times New Roman" w:cs="Times New Roman"/>
          </w:rPr>
          <w:delText xml:space="preserve">for </w:delText>
        </w:r>
        <w:r w:rsidRPr="00BD7CA9" w:rsidDel="000A1BCB">
          <w:rPr>
            <w:rFonts w:ascii="Times New Roman" w:eastAsia="Pretendard" w:hAnsi="Times New Roman" w:cs="Times New Roman" w:hint="eastAsia"/>
          </w:rPr>
          <w:delText>pretraining</w:delText>
        </w:r>
        <w:r w:rsidDel="000A1BCB">
          <w:rPr>
            <w:rFonts w:ascii="Times New Roman" w:eastAsia="Pretendard" w:hAnsi="Times New Roman" w:cs="Times New Roman"/>
          </w:rPr>
          <w:delText xml:space="preserve">, </w:delText>
        </w:r>
        <w:r w:rsidRPr="00910B17" w:rsidDel="000A1BCB">
          <w:rPr>
            <w:rFonts w:ascii="Times New Roman" w:eastAsia="Pretendard" w:hAnsi="Times New Roman" w:cs="Times New Roman"/>
          </w:rPr>
          <w:delText xml:space="preserve">cross-sectional and 2-year follow-up MDD prediction, along with transfer learning, are available in the </w:delText>
        </w:r>
        <w:r w:rsidDel="000A1BCB">
          <w:rPr>
            <w:rFonts w:ascii="Times New Roman" w:eastAsia="Pretendard" w:hAnsi="Times New Roman" w:cs="Times New Roman" w:hint="eastAsia"/>
          </w:rPr>
          <w:delText>S</w:delText>
        </w:r>
        <w:r w:rsidRPr="00910B17" w:rsidDel="000A1BCB">
          <w:rPr>
            <w:rFonts w:ascii="Times New Roman" w:eastAsia="Pretendard" w:hAnsi="Times New Roman" w:cs="Times New Roman"/>
          </w:rPr>
          <w:delText xml:space="preserve">upplementary </w:delText>
        </w:r>
        <w:r w:rsidDel="000A1BCB">
          <w:rPr>
            <w:rFonts w:ascii="Times New Roman" w:eastAsia="Pretendard" w:hAnsi="Times New Roman" w:cs="Times New Roman" w:hint="eastAsia"/>
          </w:rPr>
          <w:delText>M</w:delText>
        </w:r>
        <w:r w:rsidRPr="00910B17" w:rsidDel="000A1BCB">
          <w:rPr>
            <w:rFonts w:ascii="Times New Roman" w:eastAsia="Pretendard" w:hAnsi="Times New Roman" w:cs="Times New Roman"/>
          </w:rPr>
          <w:delText>aterials.</w:delText>
        </w:r>
      </w:del>
    </w:p>
    <w:p w14:paraId="6D2F8933" w14:textId="47E06D73" w:rsidR="00FF6107" w:rsidRPr="0021159F" w:rsidDel="000A1BCB" w:rsidRDefault="00FF6107" w:rsidP="00FF6107">
      <w:pPr>
        <w:spacing w:line="360" w:lineRule="auto"/>
        <w:rPr>
          <w:del w:id="365" w:author="Jung Youn Min" w:date="2025-11-08T10:26:00Z" w16du:dateUtc="2025-11-08T18:26:00Z"/>
          <w:rFonts w:ascii="Times New Roman" w:hAnsi="Times New Roman" w:cs="Times New Roman"/>
          <w:i/>
          <w:iCs/>
        </w:rPr>
      </w:pPr>
      <w:del w:id="366" w:author="Jung Youn Min" w:date="2025-11-08T10:26:00Z" w16du:dateUtc="2025-11-08T18:26:00Z">
        <w:r w:rsidRPr="0021159F" w:rsidDel="000A1BCB">
          <w:rPr>
            <w:rFonts w:ascii="Times New Roman" w:hAnsi="Times New Roman" w:cs="Times New Roman"/>
            <w:i/>
            <w:iCs/>
          </w:rPr>
          <w:delText xml:space="preserve">Explainable </w:delText>
        </w:r>
        <w:r w:rsidR="00F17950" w:rsidRPr="0021159F" w:rsidDel="000A1BCB">
          <w:rPr>
            <w:rFonts w:ascii="Times New Roman" w:hAnsi="Times New Roman" w:cs="Times New Roman"/>
            <w:i/>
            <w:iCs/>
          </w:rPr>
          <w:delText>A</w:delText>
        </w:r>
        <w:r w:rsidR="00F17950" w:rsidDel="000A1BCB">
          <w:rPr>
            <w:rFonts w:ascii="Times New Roman" w:hAnsi="Times New Roman" w:cs="Times New Roman"/>
            <w:i/>
            <w:iCs/>
          </w:rPr>
          <w:delText>rtificial Intelligence</w:delText>
        </w:r>
        <w:r w:rsidRPr="0021159F" w:rsidDel="000A1BCB">
          <w:rPr>
            <w:rFonts w:ascii="Times New Roman" w:hAnsi="Times New Roman" w:cs="Times New Roman"/>
            <w:i/>
            <w:iCs/>
          </w:rPr>
          <w:delText xml:space="preserve"> </w:delText>
        </w:r>
      </w:del>
    </w:p>
    <w:p w14:paraId="53AF4D08" w14:textId="52E9FF80" w:rsidR="00FF6107" w:rsidRPr="00FC1D1A" w:rsidDel="000A1BCB" w:rsidRDefault="00FF6107" w:rsidP="00FF6107">
      <w:pPr>
        <w:spacing w:line="360" w:lineRule="auto"/>
        <w:ind w:firstLine="720"/>
        <w:rPr>
          <w:del w:id="367" w:author="Jung Youn Min" w:date="2025-11-08T10:26:00Z" w16du:dateUtc="2025-11-08T18:26:00Z"/>
          <w:rFonts w:ascii="Times New Roman" w:hAnsi="Times New Roman" w:cs="Times New Roman"/>
        </w:rPr>
      </w:pPr>
      <w:del w:id="368" w:author="Jung Youn Min" w:date="2025-11-08T10:26:00Z" w16du:dateUtc="2025-11-08T18:26:00Z">
        <w:r w:rsidRPr="68719C61" w:rsidDel="000A1BCB">
          <w:rPr>
            <w:rFonts w:ascii="Times New Roman" w:hAnsi="Times New Roman" w:cs="Times New Roman"/>
          </w:rPr>
          <w:delText xml:space="preserve">To identify brain regions contributing most to the model’s predictions, we employed explainable AI (XAI) techniques, specifically Integrated Gradients </w:delText>
        </w:r>
        <w:r w:rsidRPr="68719C61" w:rsidDel="000A1BCB">
          <w:rPr>
            <w:rFonts w:ascii="Times New Roman" w:hAnsi="Times New Roman" w:cs="Times New Roman"/>
          </w:rPr>
          <w:fldChar w:fldCharType="begin"/>
        </w:r>
      </w:del>
      <w:r w:rsidR="004E00D1">
        <w:rPr>
          <w:rFonts w:ascii="Times New Roman" w:hAnsi="Times New Roman" w:cs="Times New Roman"/>
        </w:rPr>
        <w:instrText xml:space="preserve"> ADDIN EN.CITE &lt;EndNote&gt;&lt;Cite&gt;&lt;Author&gt;Sundararajan&lt;/Author&gt;&lt;Year&gt;2017&lt;/Year&gt;&lt;RecNum&gt;92&lt;/RecNum&gt;&lt;DisplayText&gt;[57]&lt;/DisplayText&gt;&lt;record&gt;&lt;rec-number&gt;92&lt;/rec-number&gt;&lt;foreign-keys&gt;&lt;key app="EN" db-id="xvraxf2sk09twpedwrrxs0v15x5vwtss9xzp" timestamp="1737635560"&gt;92&lt;/key&gt;&lt;/foreign-keys&gt;&lt;ref-type name="Conference Proceedings"&gt;10&lt;/ref-type&gt;&lt;contributors&gt;&lt;authors&gt;&lt;author&gt;Sundararajan, Mukund&lt;/author&gt;&lt;author&gt;Taly, Ankur&lt;/author&gt;&lt;author&gt;Yan, Qiqi&lt;/author&gt;&lt;/authors&gt;&lt;/contributors&gt;&lt;titles&gt;&lt;title&gt;Axiomatic attribution for deep networks&lt;/title&gt;&lt;secondary-title&gt;International conference on machine learning&lt;/secondary-title&gt;&lt;/titles&gt;&lt;pages&gt;3319-3328&lt;/pages&gt;&lt;dates&gt;&lt;year&gt;2017&lt;/year&gt;&lt;/dates&gt;&lt;publisher&gt;PMLR&lt;/publisher&gt;&lt;isbn&gt;2640-3498&lt;/isbn&gt;&lt;urls&gt;&lt;/urls&gt;&lt;/record&gt;&lt;/Cite&gt;&lt;/EndNote&gt;</w:instrText>
      </w:r>
      <w:del w:id="369" w:author="Jung Youn Min" w:date="2025-11-08T10:26:00Z" w16du:dateUtc="2025-11-08T18:26:00Z">
        <w:r w:rsidRPr="68719C61" w:rsidDel="000A1BCB">
          <w:rPr>
            <w:rFonts w:ascii="Times New Roman" w:hAnsi="Times New Roman" w:cs="Times New Roman"/>
          </w:rPr>
          <w:fldChar w:fldCharType="separate"/>
        </w:r>
      </w:del>
      <w:r w:rsidR="004E00D1">
        <w:rPr>
          <w:rFonts w:ascii="Times New Roman" w:hAnsi="Times New Roman" w:cs="Times New Roman"/>
          <w:noProof/>
        </w:rPr>
        <w:t>[57]</w:t>
      </w:r>
      <w:del w:id="370" w:author="Jung Youn Min" w:date="2025-11-08T10:26:00Z" w16du:dateUtc="2025-11-08T18:26:00Z">
        <w:r w:rsidRPr="68719C61" w:rsidDel="000A1BCB">
          <w:rPr>
            <w:rFonts w:ascii="Times New Roman" w:hAnsi="Times New Roman" w:cs="Times New Roman"/>
          </w:rPr>
          <w:fldChar w:fldCharType="end"/>
        </w:r>
        <w:r w:rsidRPr="68719C61" w:rsidDel="000A1BCB">
          <w:rPr>
            <w:rFonts w:ascii="Times New Roman" w:hAnsi="Times New Roman" w:cs="Times New Roman"/>
          </w:rPr>
          <w:delText xml:space="preserve"> combined with SmoothGrad </w:delText>
        </w:r>
        <w:r w:rsidRPr="68719C61" w:rsidDel="000A1BCB">
          <w:rPr>
            <w:rFonts w:ascii="Times New Roman" w:hAnsi="Times New Roman" w:cs="Times New Roman"/>
          </w:rPr>
          <w:fldChar w:fldCharType="begin"/>
        </w:r>
      </w:del>
      <w:r w:rsidR="004E00D1">
        <w:rPr>
          <w:rFonts w:ascii="Times New Roman" w:hAnsi="Times New Roman" w:cs="Times New Roman"/>
        </w:rPr>
        <w:instrText xml:space="preserve"> ADDIN EN.CITE &lt;EndNote&gt;&lt;Cite&gt;&lt;Author&gt;Smilkov&lt;/Author&gt;&lt;Year&gt;2017&lt;/Year&gt;&lt;RecNum&gt;93&lt;/RecNum&gt;&lt;DisplayText&gt;[58]&lt;/DisplayText&gt;&lt;record&gt;&lt;rec-number&gt;93&lt;/rec-number&gt;&lt;foreign-keys&gt;&lt;key app="EN" db-id="xvraxf2sk09twpedwrrxs0v15x5vwtss9xzp" timestamp="1737635560"&gt;93&lt;/key&gt;&lt;/foreign-keys&gt;&lt;ref-type name="Journal Article"&gt;17&lt;/ref-type&gt;&lt;contributors&gt;&lt;authors&gt;&lt;author&gt;Smilkov, Daniel&lt;/author&gt;&lt;author&gt;Thorat, Nikhil&lt;/author&gt;&lt;author&gt;Kim, Been&lt;/author&gt;&lt;author&gt;Viégas, Fernanda&lt;/author&gt;&lt;author&gt;Wattenberg, Martin&lt;/author&gt;&lt;/authors&gt;&lt;/contributors&gt;&lt;titles&gt;&lt;title&gt;Smoothgrad: removing noise by adding noise&lt;/title&gt;&lt;secondary-title&gt;arXiv preprint arXiv:1706.03825&lt;/secondary-title&gt;&lt;/titles&gt;&lt;periodical&gt;&lt;full-title&gt;arXiv preprint arXiv:1706.03825&lt;/full-title&gt;&lt;/periodical&gt;&lt;dates&gt;&lt;year&gt;2017&lt;/year&gt;&lt;/dates&gt;&lt;urls&gt;&lt;/urls&gt;&lt;/record&gt;&lt;/Cite&gt;&lt;/EndNote&gt;</w:instrText>
      </w:r>
      <w:del w:id="371" w:author="Jung Youn Min" w:date="2025-11-08T10:26:00Z" w16du:dateUtc="2025-11-08T18:26:00Z">
        <w:r w:rsidRPr="68719C61" w:rsidDel="000A1BCB">
          <w:rPr>
            <w:rFonts w:ascii="Times New Roman" w:hAnsi="Times New Roman" w:cs="Times New Roman"/>
          </w:rPr>
          <w:fldChar w:fldCharType="separate"/>
        </w:r>
      </w:del>
      <w:r w:rsidR="004E00D1">
        <w:rPr>
          <w:rFonts w:ascii="Times New Roman" w:hAnsi="Times New Roman" w:cs="Times New Roman"/>
          <w:noProof/>
        </w:rPr>
        <w:t>[58]</w:t>
      </w:r>
      <w:del w:id="372" w:author="Jung Youn Min" w:date="2025-11-08T10:26:00Z" w16du:dateUtc="2025-11-08T18:26:00Z">
        <w:r w:rsidRPr="68719C61" w:rsidDel="000A1BCB">
          <w:rPr>
            <w:rFonts w:ascii="Times New Roman" w:hAnsi="Times New Roman" w:cs="Times New Roman"/>
          </w:rPr>
          <w:fldChar w:fldCharType="end"/>
        </w:r>
        <w:r w:rsidRPr="68719C61" w:rsidDel="000A1BCB">
          <w:rPr>
            <w:rFonts w:ascii="Times New Roman" w:hAnsi="Times New Roman" w:cs="Times New Roman"/>
          </w:rPr>
          <w:delText xml:space="preserve">. Integrated Gradients </w:delText>
        </w:r>
        <w:r w:rsidR="1C3F09B0" w:rsidRPr="68719C61" w:rsidDel="000A1BCB">
          <w:rPr>
            <w:rFonts w:ascii="Times New Roman" w:hAnsi="Times New Roman" w:cs="Times New Roman"/>
          </w:rPr>
          <w:delText>generate</w:delText>
        </w:r>
        <w:r w:rsidRPr="68719C61" w:rsidDel="000A1BCB">
          <w:rPr>
            <w:rFonts w:ascii="Times New Roman" w:hAnsi="Times New Roman" w:cs="Times New Roman"/>
          </w:rPr>
          <w:delText xml:space="preserve"> saliency maps by integrating the gradients of the model's predictions with respect to the input features, providing a measure of each voxel’s contribution. SmoothGrad enhances this approach by adding Gaussian noise (σ = 0.05) to input images within brain regions, generating 50 noise-augmented images per participant and averaging their resulting saliency maps. This method was implemented using the Captum library (version 0.6.0).</w:delText>
        </w:r>
      </w:del>
    </w:p>
    <w:p w14:paraId="072B0E24" w14:textId="068AC6A5" w:rsidR="00FF6107" w:rsidDel="000A1BCB" w:rsidRDefault="00FF6107" w:rsidP="00FF6107">
      <w:pPr>
        <w:spacing w:line="360" w:lineRule="auto"/>
        <w:ind w:firstLine="720"/>
        <w:rPr>
          <w:del w:id="373" w:author="Jung Youn Min" w:date="2025-11-08T10:26:00Z" w16du:dateUtc="2025-11-08T18:26:00Z"/>
          <w:rFonts w:ascii="Times New Roman" w:hAnsi="Times New Roman" w:cs="Times New Roman"/>
        </w:rPr>
      </w:pPr>
      <w:del w:id="374" w:author="Jung Youn Min" w:date="2025-11-08T10:26:00Z" w16du:dateUtc="2025-11-08T18:26:00Z">
        <w:r w:rsidDel="000A1BCB">
          <w:rPr>
            <w:rFonts w:ascii="Times New Roman" w:eastAsia="Times New Roman" w:hAnsi="Times New Roman" w:cs="Times New Roman"/>
          </w:rPr>
          <w:delText>W</w:delText>
        </w:r>
        <w:r w:rsidRPr="00FC1D1A" w:rsidDel="000A1BCB">
          <w:rPr>
            <w:rFonts w:ascii="Times New Roman" w:eastAsia="Times New Roman" w:hAnsi="Times New Roman" w:cs="Times New Roman"/>
          </w:rPr>
          <w:delText>e performed tract-level analyses and identified key tracts containing voxels that significantly contributed to</w:delText>
        </w:r>
        <w:r w:rsidRPr="00FC1D1A" w:rsidDel="000A1BCB">
          <w:rPr>
            <w:rFonts w:ascii="Times New Roman" w:eastAsia="맑은 고딕" w:hAnsi="Times New Roman" w:cs="Times New Roman"/>
          </w:rPr>
          <w:delText xml:space="preserve"> depression</w:delText>
        </w:r>
        <w:r w:rsidRPr="00FC1D1A" w:rsidDel="000A1BCB">
          <w:rPr>
            <w:rFonts w:ascii="Times New Roman" w:eastAsia="Times New Roman" w:hAnsi="Times New Roman" w:cs="Times New Roman"/>
          </w:rPr>
          <w:delText xml:space="preserve"> classification and prediction. </w:delText>
        </w:r>
        <w:r w:rsidRPr="00FC1D1A" w:rsidDel="000A1BCB">
          <w:rPr>
            <w:rFonts w:ascii="Times New Roman" w:hAnsi="Times New Roman" w:cs="Times New Roman"/>
          </w:rPr>
          <w:delText xml:space="preserve">We analyzed only the voxels </w:delText>
        </w:r>
        <w:r w:rsidRPr="00FC1D1A" w:rsidDel="000A1BCB">
          <w:rPr>
            <w:rFonts w:ascii="Times New Roman" w:hAnsi="Times New Roman" w:cs="Times New Roman"/>
          </w:rPr>
          <w:lastRenderedPageBreak/>
          <w:delText xml:space="preserve">with statistically significant XAI attribute values between the control and depressed groups. We conducted voxel-wise t-tests with </w:delText>
        </w:r>
        <w:r w:rsidDel="000A1BCB">
          <w:rPr>
            <w:rFonts w:ascii="Times New Roman" w:hAnsi="Times New Roman" w:cs="Times New Roman"/>
          </w:rPr>
          <w:delText xml:space="preserve">False Discovery Rate (FDR) corrections using the Benjamin-Hochberg method </w:delText>
        </w:r>
        <w:r w:rsidRPr="00FC1D1A" w:rsidDel="000A1BCB">
          <w:rPr>
            <w:rFonts w:ascii="Times New Roman" w:hAnsi="Times New Roman" w:cs="Times New Roman"/>
          </w:rPr>
          <w:delText>and applied a cluster-based threshold to identify statistically significant regions. Then we calculated the proportion of significant voxels for each tract, by dividing the total number of significant voxels by the total voxels in the tract. This allowed us to determine the positive and negative associations of each tract in the depression classification task.</w:delText>
        </w:r>
      </w:del>
    </w:p>
    <w:p w14:paraId="19CA3394" w14:textId="14F36A42" w:rsidR="00FF6107" w:rsidDel="000A1BCB" w:rsidRDefault="00FF6107" w:rsidP="00FF6107">
      <w:pPr>
        <w:spacing w:line="360" w:lineRule="auto"/>
        <w:ind w:firstLine="720"/>
        <w:rPr>
          <w:del w:id="375" w:author="Jung Youn Min" w:date="2025-11-08T10:26:00Z" w16du:dateUtc="2025-11-08T18:26:00Z"/>
          <w:rFonts w:ascii="Times New Roman" w:hAnsi="Times New Roman" w:cs="Times New Roman"/>
        </w:rPr>
      </w:pPr>
    </w:p>
    <w:p w14:paraId="7D296697" w14:textId="09B0393E" w:rsidR="00FF6107" w:rsidRPr="00277078" w:rsidDel="000A1BCB" w:rsidRDefault="00FF6107" w:rsidP="00FF6107">
      <w:pPr>
        <w:spacing w:line="360" w:lineRule="auto"/>
        <w:rPr>
          <w:del w:id="376" w:author="Jung Youn Min" w:date="2025-11-08T10:26:00Z" w16du:dateUtc="2025-11-08T18:26:00Z"/>
          <w:rFonts w:ascii="Times New Roman" w:hAnsi="Times New Roman" w:cs="Times New Roman"/>
          <w:b/>
          <w:bCs/>
        </w:rPr>
      </w:pPr>
      <w:del w:id="377" w:author="Jung Youn Min" w:date="2025-11-08T10:26:00Z" w16du:dateUtc="2025-11-08T18:26:00Z">
        <w:r w:rsidDel="000A1BCB">
          <w:rPr>
            <w:rFonts w:ascii="Times New Roman" w:hAnsi="Times New Roman" w:cs="Times New Roman"/>
            <w:b/>
            <w:bCs/>
          </w:rPr>
          <w:delText>Decision Curve Analysis</w:delText>
        </w:r>
      </w:del>
    </w:p>
    <w:p w14:paraId="3851A70B" w14:textId="2D24F685" w:rsidR="00FF6107" w:rsidDel="000A1BCB" w:rsidRDefault="00FF6107" w:rsidP="00FF6107">
      <w:pPr>
        <w:spacing w:line="360" w:lineRule="auto"/>
        <w:ind w:firstLine="720"/>
        <w:rPr>
          <w:del w:id="378" w:author="Jung Youn Min" w:date="2025-11-08T10:26:00Z" w16du:dateUtc="2025-11-08T18:26:00Z"/>
          <w:rFonts w:ascii="Times New Roman" w:hAnsi="Times New Roman" w:cs="Times New Roman"/>
        </w:rPr>
      </w:pPr>
      <w:del w:id="379" w:author="Jung Youn Min" w:date="2025-11-08T10:26:00Z" w16du:dateUtc="2025-11-08T18:26:00Z">
        <w:r w:rsidRPr="00962479" w:rsidDel="000A1BCB">
          <w:rPr>
            <w:rFonts w:ascii="Times New Roman" w:hAnsi="Times New Roman" w:cs="Times New Roman"/>
          </w:rPr>
          <w:delText>To assess the clinical utility of our model, we conducted Decision Curve Analysis (DCA) by computing net benefit across a range of clinically relevant threshold probabilities</w:delText>
        </w:r>
        <w:r w:rsidR="00891824" w:rsidDel="000A1BCB">
          <w:rPr>
            <w:rFonts w:ascii="Times New Roman" w:hAnsi="Times New Roman" w:cs="Times New Roman"/>
          </w:rPr>
          <w:delText xml:space="preserve"> </w:delText>
        </w:r>
        <w:r w:rsidDel="000A1BCB">
          <w:rPr>
            <w:rFonts w:ascii="Times New Roman" w:hAnsi="Times New Roman" w:cs="Times New Roman"/>
          </w:rPr>
          <w:fldChar w:fldCharType="begin"/>
        </w:r>
      </w:del>
      <w:r w:rsidR="004E00D1">
        <w:rPr>
          <w:rFonts w:ascii="Times New Roman" w:hAnsi="Times New Roman" w:cs="Times New Roman"/>
        </w:rPr>
        <w:instrText xml:space="preserve"> ADDIN EN.CITE &lt;EndNote&gt;&lt;Cite&gt;&lt;Author&gt;Vickers&lt;/Author&gt;&lt;Year&gt;2021&lt;/Year&gt;&lt;RecNum&gt;172&lt;/RecNum&gt;&lt;DisplayText&gt;[59]&lt;/DisplayText&gt;&lt;record&gt;&lt;rec-number&gt;172&lt;/rec-number&gt;&lt;foreign-keys&gt;&lt;key app="EN" db-id="xvraxf2sk09twpedwrrxs0v15x5vwtss9xzp" timestamp="1741665597"&gt;172&lt;/key&gt;&lt;/foreign-keys&gt;&lt;ref-type name="Journal Article"&gt;17&lt;/ref-type&gt;&lt;contributors&gt;&lt;authors&gt;&lt;author&gt;Vickers, Andrew J&lt;/author&gt;&lt;author&gt;Holland, Ford&lt;/author&gt;&lt;/authors&gt;&lt;/contributors&gt;&lt;titles&gt;&lt;title&gt;Decision curve analysis to evaluate the clinical benefit of prediction models&lt;/title&gt;&lt;secondary-title&gt;The Spine Journal&lt;/secondary-title&gt;&lt;/titles&gt;&lt;periodical&gt;&lt;full-title&gt;The Spine Journal&lt;/full-title&gt;&lt;/periodical&gt;&lt;pages&gt;1643-1648&lt;/pages&gt;&lt;volume&gt;21&lt;/volume&gt;&lt;number&gt;10&lt;/number&gt;&lt;dates&gt;&lt;year&gt;2021&lt;/year&gt;&lt;/dates&gt;&lt;isbn&gt;1529-9430&lt;/isbn&gt;&lt;urls&gt;&lt;/urls&gt;&lt;/record&gt;&lt;/Cite&gt;&lt;/EndNote&gt;</w:instrText>
      </w:r>
      <w:del w:id="380" w:author="Jung Youn Min" w:date="2025-11-08T10:26:00Z" w16du:dateUtc="2025-11-08T18:26:00Z">
        <w:r w:rsidDel="000A1BCB">
          <w:rPr>
            <w:rFonts w:ascii="Times New Roman" w:hAnsi="Times New Roman" w:cs="Times New Roman"/>
          </w:rPr>
          <w:fldChar w:fldCharType="separate"/>
        </w:r>
      </w:del>
      <w:r w:rsidR="004E00D1">
        <w:rPr>
          <w:rFonts w:ascii="Times New Roman" w:hAnsi="Times New Roman" w:cs="Times New Roman"/>
          <w:noProof/>
        </w:rPr>
        <w:t>[59]</w:t>
      </w:r>
      <w:del w:id="381" w:author="Jung Youn Min" w:date="2025-11-08T10:26:00Z" w16du:dateUtc="2025-11-08T18:26:00Z">
        <w:r w:rsidDel="000A1BCB">
          <w:rPr>
            <w:rFonts w:ascii="Times New Roman" w:hAnsi="Times New Roman" w:cs="Times New Roman"/>
          </w:rPr>
          <w:fldChar w:fldCharType="end"/>
        </w:r>
        <w:r w:rsidRPr="00962479" w:rsidDel="000A1BCB">
          <w:rPr>
            <w:rFonts w:ascii="Times New Roman" w:hAnsi="Times New Roman" w:cs="Times New Roman"/>
          </w:rPr>
          <w:delText>. Net benefit quantifies the balance between true positives and false positives, incorporating the relative harm of unnecessary interventions. It is calculated as:</w:delText>
        </w:r>
        <w:r w:rsidDel="000A1BCB">
          <w:rPr>
            <w:rFonts w:ascii="Times New Roman" w:hAnsi="Times New Roman" w:cs="Times New Roman"/>
          </w:rPr>
          <w:delText xml:space="preserve"> </w:delText>
        </w:r>
      </w:del>
    </w:p>
    <w:p w14:paraId="2F8211F6" w14:textId="3B340F97" w:rsidR="00FF6107" w:rsidRPr="00B2118D" w:rsidDel="000A1BCB" w:rsidRDefault="00FF6107" w:rsidP="00FF6107">
      <w:pPr>
        <w:spacing w:line="360" w:lineRule="auto"/>
        <w:rPr>
          <w:del w:id="382" w:author="Jung Youn Min" w:date="2025-11-08T10:26:00Z" w16du:dateUtc="2025-11-08T18:26:00Z"/>
          <w:rFonts w:ascii="Times New Roman" w:hAnsi="Times New Roman" w:cs="Times New Roman"/>
        </w:rPr>
      </w:pPr>
      <m:oMathPara>
        <m:oMath>
          <m:r>
            <w:del w:id="383" w:author="Jung Youn Min" w:date="2025-11-08T10:26:00Z" w16du:dateUtc="2025-11-08T18:26:00Z">
              <m:rPr>
                <m:sty m:val="p"/>
              </m:rPr>
              <w:rPr>
                <w:rFonts w:ascii="Cambria Math" w:eastAsia="Cambria Math" w:hAnsi="Cambria Math" w:cs="Times New Roman"/>
              </w:rPr>
              <m:t>Net Benefit=</m:t>
            </w:del>
          </m:r>
          <m:f>
            <m:fPr>
              <m:ctrlPr>
                <w:del w:id="384" w:author="Jung Youn Min" w:date="2025-11-08T10:26:00Z" w16du:dateUtc="2025-11-08T18:26:00Z">
                  <w:rPr>
                    <w:rFonts w:ascii="Cambria Math" w:eastAsia="Cambria Math" w:hAnsi="Cambria Math" w:cs="Times New Roman"/>
                  </w:rPr>
                </w:del>
              </m:ctrlPr>
            </m:fPr>
            <m:num>
              <m:r>
                <w:del w:id="385" w:author="Jung Youn Min" w:date="2025-11-08T10:26:00Z" w16du:dateUtc="2025-11-08T18:26:00Z">
                  <m:rPr>
                    <m:sty m:val="p"/>
                  </m:rPr>
                  <w:rPr>
                    <w:rFonts w:ascii="Cambria Math" w:eastAsia="Cambria Math" w:hAnsi="Cambria Math" w:cs="Times New Roman"/>
                  </w:rPr>
                  <m:t xml:space="preserve">True Positives - False Positives × </m:t>
                </w:del>
              </m:r>
              <m:f>
                <m:fPr>
                  <m:ctrlPr>
                    <w:del w:id="386" w:author="Jung Youn Min" w:date="2025-11-08T10:26:00Z" w16du:dateUtc="2025-11-08T18:26:00Z">
                      <w:rPr>
                        <w:rFonts w:ascii="Cambria Math" w:eastAsia="Cambria Math" w:hAnsi="Cambria Math" w:cs="Times New Roman"/>
                      </w:rPr>
                    </w:del>
                  </m:ctrlPr>
                </m:fPr>
                <m:num>
                  <m:sSub>
                    <m:sSubPr>
                      <m:ctrlPr>
                        <w:del w:id="387" w:author="Jung Youn Min" w:date="2025-11-08T10:26:00Z" w16du:dateUtc="2025-11-08T18:26:00Z">
                          <w:rPr>
                            <w:rFonts w:ascii="Cambria Math" w:eastAsia="Cambria Math" w:hAnsi="Cambria Math" w:cs="Times New Roman"/>
                          </w:rPr>
                        </w:del>
                      </m:ctrlPr>
                    </m:sSubPr>
                    <m:e>
                      <m:r>
                        <w:del w:id="388" w:author="Jung Youn Min" w:date="2025-11-08T10:26:00Z" w16du:dateUtc="2025-11-08T18:26:00Z">
                          <m:rPr>
                            <m:sty m:val="p"/>
                          </m:rPr>
                          <w:rPr>
                            <w:rFonts w:ascii="Cambria Math" w:eastAsia="Cambria Math" w:hAnsi="Cambria Math" w:cs="Times New Roman"/>
                          </w:rPr>
                          <m:t>p</m:t>
                        </w:del>
                      </m:r>
                    </m:e>
                    <m:sub>
                      <m:r>
                        <w:del w:id="389" w:author="Jung Youn Min" w:date="2025-11-08T10:26:00Z" w16du:dateUtc="2025-11-08T18:26:00Z">
                          <m:rPr>
                            <m:sty m:val="p"/>
                          </m:rPr>
                          <w:rPr>
                            <w:rFonts w:ascii="Cambria Math" w:eastAsia="Cambria Math" w:hAnsi="Cambria Math" w:cs="Times New Roman"/>
                          </w:rPr>
                          <m:t>t</m:t>
                        </w:del>
                      </m:r>
                    </m:sub>
                  </m:sSub>
                </m:num>
                <m:den>
                  <m:r>
                    <w:del w:id="390" w:author="Jung Youn Min" w:date="2025-11-08T10:26:00Z" w16du:dateUtc="2025-11-08T18:26:00Z">
                      <m:rPr>
                        <m:sty m:val="p"/>
                      </m:rPr>
                      <w:rPr>
                        <w:rFonts w:ascii="Cambria Math" w:eastAsia="Cambria Math" w:hAnsi="Cambria Math" w:cs="Times New Roman"/>
                      </w:rPr>
                      <m:t>1-</m:t>
                    </w:del>
                  </m:r>
                  <m:sSub>
                    <m:sSubPr>
                      <m:ctrlPr>
                        <w:del w:id="391" w:author="Jung Youn Min" w:date="2025-11-08T10:26:00Z" w16du:dateUtc="2025-11-08T18:26:00Z">
                          <w:rPr>
                            <w:rFonts w:ascii="Cambria Math" w:eastAsia="Cambria Math" w:hAnsi="Cambria Math" w:cs="Times New Roman"/>
                          </w:rPr>
                        </w:del>
                      </m:ctrlPr>
                    </m:sSubPr>
                    <m:e>
                      <m:r>
                        <w:del w:id="392" w:author="Jung Youn Min" w:date="2025-11-08T10:26:00Z" w16du:dateUtc="2025-11-08T18:26:00Z">
                          <m:rPr>
                            <m:sty m:val="p"/>
                          </m:rPr>
                          <w:rPr>
                            <w:rFonts w:ascii="Cambria Math" w:eastAsia="Cambria Math" w:hAnsi="Cambria Math" w:cs="Times New Roman"/>
                          </w:rPr>
                          <m:t>p</m:t>
                        </w:del>
                      </m:r>
                    </m:e>
                    <m:sub>
                      <m:r>
                        <w:del w:id="393" w:author="Jung Youn Min" w:date="2025-11-08T10:26:00Z" w16du:dateUtc="2025-11-08T18:26:00Z">
                          <m:rPr>
                            <m:sty m:val="p"/>
                          </m:rPr>
                          <w:rPr>
                            <w:rFonts w:ascii="Cambria Math" w:eastAsia="Cambria Math" w:hAnsi="Cambria Math" w:cs="Times New Roman"/>
                          </w:rPr>
                          <m:t>t</m:t>
                        </w:del>
                      </m:r>
                    </m:sub>
                  </m:sSub>
                </m:den>
              </m:f>
              <m:r>
                <w:del w:id="394" w:author="Jung Youn Min" w:date="2025-11-08T10:26:00Z" w16du:dateUtc="2025-11-08T18:26:00Z">
                  <m:rPr>
                    <m:sty m:val="p"/>
                  </m:rPr>
                  <w:rPr>
                    <w:rFonts w:ascii="Cambria Math" w:eastAsia="Cambria Math" w:hAnsi="Cambria Math" w:cs="Times New Roman"/>
                  </w:rPr>
                  <m:t xml:space="preserve"> </m:t>
                </w:del>
              </m:r>
            </m:num>
            <m:den>
              <m:r>
                <w:del w:id="395" w:author="Jung Youn Min" w:date="2025-11-08T10:26:00Z" w16du:dateUtc="2025-11-08T18:26:00Z">
                  <m:rPr>
                    <m:sty m:val="p"/>
                  </m:rPr>
                  <w:rPr>
                    <w:rFonts w:ascii="Cambria Math" w:eastAsia="Cambria Math" w:hAnsi="Cambria Math" w:cs="Times New Roman"/>
                  </w:rPr>
                  <m:t>N</m:t>
                </w:del>
              </m:r>
            </m:den>
          </m:f>
        </m:oMath>
      </m:oMathPara>
    </w:p>
    <w:p w14:paraId="2BF7D05A" w14:textId="35C50E83" w:rsidR="00FF6107" w:rsidDel="000A1BCB" w:rsidRDefault="00FF6107" w:rsidP="00FF6107">
      <w:pPr>
        <w:spacing w:line="360" w:lineRule="auto"/>
        <w:rPr>
          <w:del w:id="396" w:author="Jung Youn Min" w:date="2025-11-08T10:26:00Z" w16du:dateUtc="2025-11-08T18:26:00Z"/>
          <w:rFonts w:ascii="Times New Roman" w:hAnsi="Times New Roman" w:cs="Times New Roman"/>
        </w:rPr>
      </w:pPr>
      <w:del w:id="397" w:author="Jung Youn Min" w:date="2025-11-08T10:26:00Z" w16du:dateUtc="2025-11-08T18:26:00Z">
        <w:r w:rsidRPr="004F2309" w:rsidDel="000A1BCB">
          <w:rPr>
            <w:rFonts w:ascii="Times New Roman" w:hAnsi="Times New Roman" w:cs="Times New Roman"/>
          </w:rPr>
          <w:delText xml:space="preserve">where </w:delText>
        </w:r>
        <w:r w:rsidRPr="004F2309" w:rsidDel="000A1BCB">
          <w:rPr>
            <w:rFonts w:ascii="Cambria Math" w:hAnsi="Cambria Math" w:cs="Cambria Math"/>
          </w:rPr>
          <w:delText>𝑝</w:delText>
        </w:r>
        <w:r w:rsidDel="000A1BCB">
          <w:rPr>
            <w:rFonts w:ascii="Times New Roman" w:hAnsi="Times New Roman" w:cs="Times New Roman" w:hint="eastAsia"/>
          </w:rPr>
          <w:delText xml:space="preserve"> </w:delText>
        </w:r>
        <w:r w:rsidRPr="004F2309" w:rsidDel="000A1BCB">
          <w:rPr>
            <w:rFonts w:ascii="Times New Roman" w:hAnsi="Times New Roman" w:cs="Times New Roman"/>
          </w:rPr>
          <w:delText xml:space="preserve">is the threshold probability, and </w:delText>
        </w:r>
        <w:r w:rsidRPr="004F2309" w:rsidDel="000A1BCB">
          <w:rPr>
            <w:rFonts w:ascii="Cambria Math" w:hAnsi="Cambria Math" w:cs="Cambria Math"/>
          </w:rPr>
          <w:delText>𝑁</w:delText>
        </w:r>
        <w:r w:rsidRPr="004F2309" w:rsidDel="000A1BCB">
          <w:rPr>
            <w:rFonts w:ascii="Times New Roman" w:hAnsi="Times New Roman" w:cs="Times New Roman"/>
          </w:rPr>
          <w:delText xml:space="preserve"> is the sample size. We compared our best-performing model</w:delText>
        </w:r>
        <w:r w:rsidR="00377FE9" w:rsidDel="000A1BCB">
          <w:rPr>
            <w:rFonts w:ascii="Times New Roman" w:hAnsi="Times New Roman" w:cs="Times New Roman"/>
          </w:rPr>
          <w:delText>s</w:delText>
        </w:r>
        <w:r w:rsidRPr="004F2309" w:rsidDel="000A1BCB">
          <w:rPr>
            <w:rFonts w:ascii="Times New Roman" w:hAnsi="Times New Roman" w:cs="Times New Roman"/>
          </w:rPr>
          <w:delText xml:space="preserve"> against two baseline strategies: ‘Treat All’ (assuming all individuals are at risk and should receive intervention) and ‘Treat None’ (assuming no individuals require intervention). A higher net benefit across threshold probabilities indicates superior clinical applicability</w:delText>
        </w:r>
        <w:r w:rsidDel="000A1BCB">
          <w:rPr>
            <w:rFonts w:ascii="Times New Roman" w:hAnsi="Times New Roman" w:cs="Times New Roman"/>
          </w:rPr>
          <w:delText xml:space="preserve"> by improving the identification of at-risk individuals while minimizing unnecessary interventions.</w:delText>
        </w:r>
      </w:del>
    </w:p>
    <w:p w14:paraId="4F104D62" w14:textId="70D30C6B" w:rsidR="00FF6107" w:rsidRPr="00080F7A" w:rsidRDefault="00FF6107" w:rsidP="00080F7A">
      <w:pPr>
        <w:rPr>
          <w:rFonts w:ascii="Times New Roman" w:hAnsi="Times New Roman" w:cs="Times New Roman"/>
          <w:b/>
          <w:bCs/>
          <w:color w:val="000000" w:themeColor="text1"/>
        </w:rPr>
      </w:pPr>
      <w:r w:rsidRPr="00FC1D1A">
        <w:rPr>
          <w:rFonts w:ascii="Times New Roman" w:hAnsi="Times New Roman" w:cs="Times New Roman"/>
          <w:b/>
          <w:bCs/>
          <w:color w:val="000000" w:themeColor="text1"/>
        </w:rPr>
        <w:br w:type="page"/>
      </w:r>
    </w:p>
    <w:p w14:paraId="34AAE117" w14:textId="77777777" w:rsidR="00BC4E6C" w:rsidRPr="009006B4" w:rsidRDefault="00BC4E6C">
      <w:pPr>
        <w:spacing w:line="360" w:lineRule="auto"/>
        <w:jc w:val="both"/>
        <w:rPr>
          <w:rFonts w:ascii="Times New Roman" w:hAnsi="Times New Roman" w:cs="Times New Roman"/>
        </w:rPr>
        <w:pPrChange w:id="398" w:author="Jung Youn Min" w:date="2025-11-11T13:41:00Z" w16du:dateUtc="2025-11-11T21:41:00Z">
          <w:pPr>
            <w:spacing w:line="360" w:lineRule="auto"/>
          </w:pPr>
        </w:pPrChange>
      </w:pPr>
      <w:r w:rsidRPr="008E212C">
        <w:rPr>
          <w:rFonts w:ascii="Times New Roman" w:hAnsi="Times New Roman" w:cs="Times New Roman"/>
          <w:b/>
          <w:color w:val="222222"/>
          <w:sz w:val="28"/>
          <w:szCs w:val="28"/>
        </w:rPr>
        <w:lastRenderedPageBreak/>
        <w:t>Acknowledgements</w:t>
      </w:r>
    </w:p>
    <w:p w14:paraId="1A8A0573" w14:textId="77777777" w:rsidR="00BC4E6C" w:rsidRPr="00FA32FF" w:rsidRDefault="00BC4E6C">
      <w:pPr>
        <w:spacing w:line="360" w:lineRule="auto"/>
        <w:ind w:firstLine="720"/>
        <w:jc w:val="both"/>
        <w:rPr>
          <w:rFonts w:ascii="Times New Roman" w:hAnsi="Times New Roman" w:cs="Times New Roman"/>
        </w:rPr>
        <w:pPrChange w:id="399" w:author="Jung Youn Min" w:date="2025-11-11T13:41:00Z" w16du:dateUtc="2025-11-11T21:41:00Z">
          <w:pPr>
            <w:spacing w:line="360" w:lineRule="auto"/>
            <w:ind w:firstLine="720"/>
          </w:pPr>
        </w:pPrChange>
      </w:pPr>
      <w:r w:rsidRPr="00FA32FF">
        <w:rPr>
          <w:rFonts w:ascii="Times New Roman" w:hAnsi="Times New Roman" w:cs="Times New Roman"/>
        </w:rPr>
        <w:t>This work was supported by the National Research Foundation of Korea(NRF) grant funded by the Korea government(MSIT) (No. 2021R1C1C1006503, RS-2023-00266787, RS-2023-00265406, RS-2024-00421268, RS-2024-00342301</w:t>
      </w:r>
      <w:r>
        <w:rPr>
          <w:rFonts w:ascii="Times New Roman" w:hAnsi="Times New Roman" w:cs="Times New Roman"/>
        </w:rPr>
        <w:t>,</w:t>
      </w:r>
      <w:r w:rsidRPr="00DF7CD8">
        <w:rPr>
          <w:rFonts w:ascii="Times New Roman" w:hAnsi="Times New Roman" w:cs="Times New Roman"/>
        </w:rPr>
        <w:t xml:space="preserve"> RS-2024-00435727</w:t>
      </w:r>
      <w:r>
        <w:rPr>
          <w:rFonts w:ascii="Times New Roman" w:hAnsi="Times New Roman" w:cs="Times New Roman"/>
        </w:rPr>
        <w:t>,</w:t>
      </w:r>
      <w:r w:rsidRPr="00DF7CD8">
        <w:rPr>
          <w:rFonts w:ascii="Times New Roman" w:hAnsi="Times New Roman" w:cs="Times New Roman"/>
        </w:rPr>
        <w:t xml:space="preserve"> NRF-2021M3E5D2A01022515</w:t>
      </w:r>
      <w:r w:rsidRPr="00FA32FF">
        <w:rPr>
          <w:rFonts w:ascii="Times New Roman" w:hAnsi="Times New Roman" w:cs="Times New Roman"/>
        </w:rPr>
        <w:t xml:space="preserve">), by Creative-Pioneering Researchers Program through Seoul National University(No. 200-20240057, 200-20240135), by Semi-Supervised Learning Research Grant by SAMSUNG(No.A0342-20220009), by Identify the network of brain preparation steps for concentration Research Grant by </w:t>
      </w:r>
      <w:proofErr w:type="spellStart"/>
      <w:r w:rsidRPr="00FA32FF">
        <w:rPr>
          <w:rFonts w:ascii="Times New Roman" w:hAnsi="Times New Roman" w:cs="Times New Roman"/>
        </w:rPr>
        <w:t>LooxidLabs</w:t>
      </w:r>
      <w:proofErr w:type="spellEnd"/>
      <w:r w:rsidRPr="00FA32FF">
        <w:rPr>
          <w:rFonts w:ascii="Times New Roman" w:hAnsi="Times New Roman" w:cs="Times New Roman"/>
        </w:rPr>
        <w:t>(No.339-20230001), by Institute of Information &amp; communications Technology Planning &amp; Evaluation (IITP) grant funded by the Korea government(MSIT) [NO.RS-2021-II211343, Artificial Intelligence Graduate School Program (Seoul National University)] by the MSIT(Ministry of Science, ICT), Korea, under the Global Research Support Program in the Digital Field program(RS-2024-00421268) supervised by the IITP(Institute for Information &amp; Communications Technology Planning &amp; Evaluation), by the National Supercomputing Center with supercomputing resources including technical support(KSC-2023-CRE-0568) and by the Ministry of Education of the Republic of Korea and the National Research Foundation of Korea (NRF-2021S1A3A2A02090597</w:t>
      </w:r>
      <w:r>
        <w:rPr>
          <w:rFonts w:ascii="Times New Roman" w:hAnsi="Times New Roman" w:cs="Times New Roman"/>
        </w:rPr>
        <w:t xml:space="preserve">, </w:t>
      </w:r>
      <w:r w:rsidRPr="00A01735">
        <w:rPr>
          <w:rFonts w:ascii="Times New Roman" w:hAnsi="Times New Roman" w:cs="Times New Roman"/>
        </w:rPr>
        <w:t xml:space="preserve">NRF-2023R1A2C2005587, </w:t>
      </w:r>
      <w:r w:rsidRPr="00A01735">
        <w:t xml:space="preserve"> </w:t>
      </w:r>
      <w:r w:rsidRPr="00A01735">
        <w:rPr>
          <w:rFonts w:ascii="Times New Roman" w:hAnsi="Times New Roman" w:cs="Times New Roman"/>
        </w:rPr>
        <w:t>RS-2023-00301976),</w:t>
      </w:r>
      <w:r w:rsidRPr="00A01735">
        <w:t xml:space="preserve"> </w:t>
      </w:r>
      <w:r w:rsidRPr="00A01735">
        <w:rPr>
          <w:rFonts w:ascii="Times New Roman" w:hAnsi="Times New Roman" w:cs="Times New Roman"/>
        </w:rPr>
        <w:t>Seoul National University Center for Happiness Studies (No. 0404-20220001</w:t>
      </w:r>
      <w:r w:rsidRPr="00E76F2C">
        <w:rPr>
          <w:rFonts w:ascii="Times New Roman" w:hAnsi="Times New Roman" w:cs="Times New Roman"/>
        </w:rPr>
        <w:t>), by the Korea Health Industry Development Institute (KHIDI), and by the Ministry of Health and Welfare, Republic of Korea (HR22C1605),</w:t>
      </w:r>
      <w:r w:rsidRPr="00E76F2C">
        <w:t xml:space="preserve"> </w:t>
      </w:r>
      <w:r w:rsidRPr="00A01735">
        <w:rPr>
          <w:rFonts w:ascii="Times New Roman" w:hAnsi="Times New Roman" w:cs="Times New Roman"/>
        </w:rPr>
        <w:t>SNU Creative-</w:t>
      </w:r>
      <w:r w:rsidRPr="00E85B65">
        <w:rPr>
          <w:rFonts w:ascii="Times New Roman" w:hAnsi="Times New Roman" w:cs="Times New Roman"/>
        </w:rPr>
        <w:t xml:space="preserve">Pioneering Researchers Program (339-20230014), Research Grant from Seoul National University(350-20230080) and by Artificial intelligence industrial convergence cluster development project funded by the Ministry </w:t>
      </w:r>
      <w:r w:rsidRPr="00FA32FF">
        <w:rPr>
          <w:rFonts w:ascii="Times New Roman" w:hAnsi="Times New Roman" w:cs="Times New Roman"/>
        </w:rPr>
        <w:t>of Science and ICT(MSIT, Korea) &amp; Gwangju Metropolitan City</w:t>
      </w:r>
      <w:r>
        <w:rPr>
          <w:rFonts w:ascii="Times New Roman" w:hAnsi="Times New Roman" w:cs="Times New Roman"/>
        </w:rPr>
        <w:t xml:space="preserve"> and </w:t>
      </w:r>
      <w:r w:rsidRPr="00737A32">
        <w:rPr>
          <w:rFonts w:ascii="Times New Roman" w:hAnsi="Times New Roman" w:cs="Times New Roman"/>
        </w:rPr>
        <w:t>by KBRI basic research program  through  Korea  Brain  Research  Institute funded by Ministry of Science and ICT(25-BR-05-01)</w:t>
      </w:r>
      <w:r w:rsidRPr="00FA32FF">
        <w:rPr>
          <w:rFonts w:ascii="Times New Roman" w:hAnsi="Times New Roman" w:cs="Times New Roman"/>
        </w:rPr>
        <w:t>.</w:t>
      </w:r>
    </w:p>
    <w:p w14:paraId="7CEB166A" w14:textId="7B2D1EF9" w:rsidR="001A5433" w:rsidRDefault="00AE4569" w:rsidP="00DD2A79">
      <w:pPr>
        <w:spacing w:line="360" w:lineRule="auto"/>
        <w:rPr>
          <w:rFonts w:ascii="Times New Roman" w:hAnsi="Times New Roman" w:cs="Times New Roman"/>
          <w:b/>
          <w:color w:val="222222"/>
          <w:sz w:val="28"/>
          <w:szCs w:val="28"/>
        </w:rPr>
      </w:pPr>
      <w:r>
        <w:rPr>
          <w:rFonts w:ascii="Times New Roman" w:hAnsi="Times New Roman" w:cs="Times New Roman"/>
          <w:b/>
          <w:color w:val="222222"/>
          <w:sz w:val="28"/>
          <w:szCs w:val="28"/>
        </w:rPr>
        <w:t xml:space="preserve">Conflict of Interest </w:t>
      </w:r>
    </w:p>
    <w:p w14:paraId="089D51BA" w14:textId="3F20623D" w:rsidR="001A5433" w:rsidRDefault="00AE4569" w:rsidP="00DD2A79">
      <w:pPr>
        <w:spacing w:line="360" w:lineRule="auto"/>
        <w:rPr>
          <w:rFonts w:ascii="Times New Roman" w:hAnsi="Times New Roman" w:cs="Times New Roman"/>
        </w:rPr>
      </w:pPr>
      <w:r w:rsidRPr="00AE4569">
        <w:rPr>
          <w:rFonts w:ascii="Times New Roman" w:hAnsi="Times New Roman" w:cs="Times New Roman"/>
        </w:rPr>
        <w:t>The authors have no conflicts of interest to disclose</w:t>
      </w:r>
      <w:r>
        <w:rPr>
          <w:rFonts w:ascii="Times New Roman" w:hAnsi="Times New Roman" w:cs="Times New Roman"/>
        </w:rPr>
        <w:t>.</w:t>
      </w:r>
    </w:p>
    <w:p w14:paraId="5B23F27A" w14:textId="655D5529" w:rsidR="00C30206" w:rsidRDefault="008A26C6" w:rsidP="00C30206">
      <w:pPr>
        <w:spacing w:line="360" w:lineRule="auto"/>
        <w:rPr>
          <w:ins w:id="400" w:author="Jung Youn Min" w:date="2025-11-11T13:37:00Z" w16du:dateUtc="2025-11-11T21:37:00Z"/>
          <w:rFonts w:ascii="Times New Roman" w:hAnsi="Times New Roman" w:cs="Times New Roman"/>
          <w:b/>
          <w:color w:val="222222"/>
          <w:sz w:val="28"/>
          <w:szCs w:val="28"/>
        </w:rPr>
      </w:pPr>
      <w:ins w:id="401" w:author="Jung Youn Min" w:date="2025-11-11T13:37:00Z" w16du:dateUtc="2025-11-11T21:37:00Z">
        <w:r>
          <w:rPr>
            <w:rFonts w:ascii="Times New Roman" w:hAnsi="Times New Roman" w:cs="Times New Roman" w:hint="eastAsia"/>
            <w:b/>
            <w:color w:val="222222"/>
            <w:sz w:val="28"/>
            <w:szCs w:val="28"/>
          </w:rPr>
          <w:t>Data and C</w:t>
        </w:r>
        <w:r>
          <w:rPr>
            <w:rFonts w:ascii="Times New Roman" w:hAnsi="Times New Roman" w:cs="Times New Roman"/>
            <w:b/>
            <w:color w:val="222222"/>
            <w:sz w:val="28"/>
            <w:szCs w:val="28"/>
          </w:rPr>
          <w:t>o</w:t>
        </w:r>
        <w:r>
          <w:rPr>
            <w:rFonts w:ascii="Times New Roman" w:hAnsi="Times New Roman" w:cs="Times New Roman" w:hint="eastAsia"/>
            <w:b/>
            <w:color w:val="222222"/>
            <w:sz w:val="28"/>
            <w:szCs w:val="28"/>
          </w:rPr>
          <w:t>de Availability</w:t>
        </w:r>
      </w:ins>
    </w:p>
    <w:p w14:paraId="5865880A" w14:textId="522A61C7" w:rsidR="0022082C" w:rsidRPr="0022082C" w:rsidRDefault="00A55F8C">
      <w:pPr>
        <w:spacing w:line="360" w:lineRule="auto"/>
        <w:jc w:val="both"/>
        <w:rPr>
          <w:rFonts w:ascii="Times New Roman" w:hAnsi="Times New Roman" w:cs="Times New Roman"/>
          <w:b/>
          <w:bCs/>
        </w:rPr>
        <w:pPrChange w:id="402" w:author="Jung Youn Min" w:date="2025-11-11T13:41:00Z" w16du:dateUtc="2025-11-11T21:41:00Z">
          <w:pPr>
            <w:spacing w:line="360" w:lineRule="auto"/>
          </w:pPr>
        </w:pPrChange>
      </w:pPr>
      <w:ins w:id="403" w:author="Jung Youn Min" w:date="2025-11-11T13:39:00Z" w16du:dateUtc="2025-11-11T21:39:00Z">
        <w:r w:rsidRPr="00A55F8C">
          <w:rPr>
            <w:rFonts w:ascii="Times New Roman" w:hAnsi="Times New Roman" w:cs="Times New Roman"/>
          </w:rPr>
          <w:lastRenderedPageBreak/>
          <w:t>The ABCD Study data are publicly available through the NIMH Data Archive (</w:t>
        </w:r>
      </w:ins>
      <w:ins w:id="404" w:author="Jung Youn Min" w:date="2025-11-11T13:40:00Z" w16du:dateUtc="2025-11-11T21:40:00Z">
        <w:r w:rsidR="007D55A1">
          <w:rPr>
            <w:rFonts w:ascii="Times New Roman" w:hAnsi="Times New Roman" w:cs="Times New Roman"/>
          </w:rPr>
          <w:fldChar w:fldCharType="begin"/>
        </w:r>
        <w:r w:rsidR="007D55A1">
          <w:rPr>
            <w:rFonts w:ascii="Times New Roman" w:hAnsi="Times New Roman" w:cs="Times New Roman"/>
          </w:rPr>
          <w:instrText>HYPERLINK "https://abcdstudy.org/scientists_data_sharing.html"</w:instrText>
        </w:r>
        <w:r w:rsidR="007D55A1">
          <w:rPr>
            <w:rFonts w:ascii="Times New Roman" w:hAnsi="Times New Roman" w:cs="Times New Roman"/>
          </w:rPr>
        </w:r>
        <w:r w:rsidR="007D55A1">
          <w:rPr>
            <w:rFonts w:ascii="Times New Roman" w:hAnsi="Times New Roman" w:cs="Times New Roman"/>
          </w:rPr>
          <w:fldChar w:fldCharType="separate"/>
        </w:r>
        <w:r w:rsidRPr="007D55A1">
          <w:rPr>
            <w:rStyle w:val="af4"/>
            <w:rFonts w:ascii="Times New Roman" w:hAnsi="Times New Roman" w:cs="Times New Roman"/>
          </w:rPr>
          <w:t>https://abcdstudy.org/scientists_data_sharing.html</w:t>
        </w:r>
        <w:r w:rsidR="007D55A1">
          <w:rPr>
            <w:rFonts w:ascii="Times New Roman" w:hAnsi="Times New Roman" w:cs="Times New Roman"/>
          </w:rPr>
          <w:fldChar w:fldCharType="end"/>
        </w:r>
      </w:ins>
      <w:ins w:id="405" w:author="Jung Youn Min" w:date="2025-11-11T13:39:00Z" w16du:dateUtc="2025-11-11T21:39:00Z">
        <w:r w:rsidRPr="00A55F8C">
          <w:rPr>
            <w:rFonts w:ascii="Times New Roman" w:hAnsi="Times New Roman" w:cs="Times New Roman"/>
          </w:rPr>
          <w:t xml:space="preserve">). The Korean cohort data are subject to IRB restrictions protecting participant privacy but may be shared with qualified researchers upon reasonable </w:t>
        </w:r>
        <w:r w:rsidR="007D55A1" w:rsidRPr="00A55F8C">
          <w:rPr>
            <w:rFonts w:ascii="Times New Roman" w:hAnsi="Times New Roman" w:cs="Times New Roman"/>
          </w:rPr>
          <w:t>requests</w:t>
        </w:r>
        <w:r w:rsidRPr="00A55F8C">
          <w:rPr>
            <w:rFonts w:ascii="Times New Roman" w:hAnsi="Times New Roman" w:cs="Times New Roman"/>
          </w:rPr>
          <w:t xml:space="preserve"> to the corresponding author, following institutional review and completion of appropriate data use agreements. The 3DCNN and 3DCNN+MLP model implementations used in this study are publicly available at </w:t>
        </w:r>
      </w:ins>
      <w:ins w:id="406" w:author="Jung Youn Min" w:date="2025-11-11T13:40:00Z" w16du:dateUtc="2025-11-11T21:40:00Z">
        <w:r w:rsidR="007D55A1">
          <w:rPr>
            <w:rFonts w:ascii="Times New Roman" w:hAnsi="Times New Roman" w:cs="Times New Roman"/>
          </w:rPr>
          <w:fldChar w:fldCharType="begin"/>
        </w:r>
        <w:r w:rsidR="007D55A1">
          <w:rPr>
            <w:rFonts w:ascii="Times New Roman" w:hAnsi="Times New Roman" w:cs="Times New Roman"/>
          </w:rPr>
          <w:instrText>HYPERLINK "https://github.com/mieuxmin/PGSTWFA-3DCNN"</w:instrText>
        </w:r>
        <w:r w:rsidR="007D55A1">
          <w:rPr>
            <w:rFonts w:ascii="Times New Roman" w:hAnsi="Times New Roman" w:cs="Times New Roman"/>
          </w:rPr>
        </w:r>
        <w:r w:rsidR="007D55A1">
          <w:rPr>
            <w:rFonts w:ascii="Times New Roman" w:hAnsi="Times New Roman" w:cs="Times New Roman"/>
          </w:rPr>
          <w:fldChar w:fldCharType="separate"/>
        </w:r>
        <w:r w:rsidRPr="007D55A1">
          <w:rPr>
            <w:rStyle w:val="af4"/>
            <w:rFonts w:ascii="Times New Roman" w:hAnsi="Times New Roman" w:cs="Times New Roman"/>
          </w:rPr>
          <w:t>https://github.com/mieuxmin/PGSTWFA-3DCNN</w:t>
        </w:r>
        <w:r w:rsidR="007D55A1">
          <w:rPr>
            <w:rFonts w:ascii="Times New Roman" w:hAnsi="Times New Roman" w:cs="Times New Roman"/>
          </w:rPr>
          <w:fldChar w:fldCharType="end"/>
        </w:r>
      </w:ins>
      <w:ins w:id="407" w:author="Jung Youn Min" w:date="2025-11-11T13:39:00Z" w16du:dateUtc="2025-11-11T21:39:00Z">
        <w:r w:rsidRPr="00A55F8C">
          <w:rPr>
            <w:rFonts w:ascii="Times New Roman" w:hAnsi="Times New Roman" w:cs="Times New Roman"/>
          </w:rPr>
          <w:t xml:space="preserve"> with documentation to support reproducibility.</w:t>
        </w:r>
      </w:ins>
    </w:p>
    <w:p w14:paraId="55FE523C" w14:textId="18BE0726" w:rsidR="00885662" w:rsidRPr="00FC1D1A" w:rsidRDefault="00885662" w:rsidP="00DD2A79">
      <w:pPr>
        <w:spacing w:line="360" w:lineRule="auto"/>
        <w:ind w:firstLine="720"/>
        <w:rPr>
          <w:rFonts w:ascii="Times New Roman" w:eastAsia="Times New Roman" w:hAnsi="Times New Roman" w:cs="Times New Roman"/>
          <w:b/>
          <w:bCs/>
        </w:rPr>
      </w:pPr>
      <w:r w:rsidRPr="00FC1D1A">
        <w:rPr>
          <w:rFonts w:ascii="Times New Roman" w:eastAsia="Times New Roman" w:hAnsi="Times New Roman" w:cs="Times New Roman"/>
          <w:b/>
          <w:bCs/>
        </w:rPr>
        <w:br w:type="page"/>
      </w:r>
    </w:p>
    <w:p w14:paraId="1C56DA70" w14:textId="420BB3D2" w:rsidR="00294AA6" w:rsidRPr="00252ECA" w:rsidRDefault="00885662" w:rsidP="00DD2A79">
      <w:pPr>
        <w:spacing w:line="360" w:lineRule="auto"/>
        <w:rPr>
          <w:rFonts w:ascii="Times New Roman" w:eastAsia="Times New Roman" w:hAnsi="Times New Roman" w:cs="Times New Roman"/>
          <w:b/>
          <w:bCs/>
          <w:sz w:val="28"/>
          <w:szCs w:val="28"/>
        </w:rPr>
      </w:pPr>
      <w:r w:rsidRPr="00252ECA">
        <w:rPr>
          <w:rFonts w:ascii="Times New Roman" w:eastAsia="Times New Roman" w:hAnsi="Times New Roman" w:cs="Times New Roman"/>
          <w:b/>
          <w:bCs/>
          <w:sz w:val="28"/>
          <w:szCs w:val="28"/>
        </w:rPr>
        <w:lastRenderedPageBreak/>
        <w:t>References</w:t>
      </w:r>
    </w:p>
    <w:p w14:paraId="11D1BB0B" w14:textId="77777777" w:rsidR="00C108F2" w:rsidRPr="00C108F2" w:rsidRDefault="00294AA6" w:rsidP="00C108F2">
      <w:pPr>
        <w:pStyle w:val="EndNoteBibliography"/>
        <w:spacing w:after="0"/>
        <w:ind w:left="720" w:hanging="720"/>
      </w:pPr>
      <w:r w:rsidRPr="00252ECA">
        <w:rPr>
          <w:rFonts w:ascii="Times New Roman" w:hAnsi="Times New Roman" w:cs="Times New Roman"/>
        </w:rPr>
        <w:fldChar w:fldCharType="begin"/>
      </w:r>
      <w:r w:rsidRPr="00252ECA">
        <w:rPr>
          <w:rFonts w:ascii="Times New Roman" w:hAnsi="Times New Roman" w:cs="Times New Roman"/>
        </w:rPr>
        <w:instrText xml:space="preserve"> ADDIN EN.REFLIST </w:instrText>
      </w:r>
      <w:r w:rsidRPr="00252ECA">
        <w:rPr>
          <w:rFonts w:ascii="Times New Roman" w:hAnsi="Times New Roman" w:cs="Times New Roman"/>
        </w:rPr>
        <w:fldChar w:fldCharType="separate"/>
      </w:r>
      <w:r w:rsidR="00C108F2" w:rsidRPr="00C108F2">
        <w:t>1.</w:t>
      </w:r>
      <w:r w:rsidR="00C108F2" w:rsidRPr="00C108F2">
        <w:tab/>
        <w:t xml:space="preserve">Mangione, C.M., et al., </w:t>
      </w:r>
      <w:r w:rsidR="00C108F2" w:rsidRPr="00C108F2">
        <w:rPr>
          <w:i/>
        </w:rPr>
        <w:t>Screening for depression and suicide risk in children and adolescents: US preventive services task force recommendation statement.</w:t>
      </w:r>
      <w:r w:rsidR="00C108F2" w:rsidRPr="00C108F2">
        <w:t xml:space="preserve"> Jama, 2022. </w:t>
      </w:r>
      <w:r w:rsidR="00C108F2" w:rsidRPr="00C108F2">
        <w:rPr>
          <w:b/>
        </w:rPr>
        <w:t>328</w:t>
      </w:r>
      <w:r w:rsidR="00C108F2" w:rsidRPr="00C108F2">
        <w:t>(15): p. 1534-1542.</w:t>
      </w:r>
    </w:p>
    <w:p w14:paraId="18CAFF95" w14:textId="77777777" w:rsidR="00C108F2" w:rsidRPr="00C108F2" w:rsidRDefault="00C108F2" w:rsidP="00C108F2">
      <w:pPr>
        <w:pStyle w:val="EndNoteBibliography"/>
        <w:spacing w:after="0"/>
        <w:ind w:left="720" w:hanging="720"/>
      </w:pPr>
      <w:r w:rsidRPr="00C108F2">
        <w:t>2.</w:t>
      </w:r>
      <w:r w:rsidRPr="00C108F2">
        <w:tab/>
        <w:t xml:space="preserve">Collaborators, G.M.D., </w:t>
      </w:r>
      <w:r w:rsidRPr="00C108F2">
        <w:rPr>
          <w:i/>
        </w:rPr>
        <w:t>Global, regional, and national burden of 12 mental disorders in 204 countries and territories, 1990–2019: a systematic analysis for the Global Burden of Disease Study 2019.</w:t>
      </w:r>
      <w:r w:rsidRPr="00C108F2">
        <w:t xml:space="preserve"> The Lancet Psychiatry, 2022. </w:t>
      </w:r>
      <w:r w:rsidRPr="00C108F2">
        <w:rPr>
          <w:b/>
        </w:rPr>
        <w:t>9</w:t>
      </w:r>
      <w:r w:rsidRPr="00C108F2">
        <w:t>(2): p. 137-150.</w:t>
      </w:r>
    </w:p>
    <w:p w14:paraId="1FD5AC0D" w14:textId="77777777" w:rsidR="00C108F2" w:rsidRPr="00C108F2" w:rsidRDefault="00C108F2" w:rsidP="00C108F2">
      <w:pPr>
        <w:pStyle w:val="EndNoteBibliography"/>
        <w:spacing w:after="0"/>
        <w:ind w:left="720" w:hanging="720"/>
      </w:pPr>
      <w:r w:rsidRPr="00C108F2">
        <w:t>3.</w:t>
      </w:r>
      <w:r w:rsidRPr="00C108F2">
        <w:tab/>
        <w:t xml:space="preserve">Fleisher, W.P. and L.Y. Katz, </w:t>
      </w:r>
      <w:r w:rsidRPr="00C108F2">
        <w:rPr>
          <w:i/>
        </w:rPr>
        <w:t>Early onset major depressive disorder.</w:t>
      </w:r>
      <w:r w:rsidRPr="00C108F2">
        <w:t xml:space="preserve"> Paediatrics &amp; Child Health, 2001. </w:t>
      </w:r>
      <w:r w:rsidRPr="00C108F2">
        <w:rPr>
          <w:b/>
        </w:rPr>
        <w:t>6</w:t>
      </w:r>
      <w:r w:rsidRPr="00C108F2">
        <w:t>(7): p. 444-448.</w:t>
      </w:r>
    </w:p>
    <w:p w14:paraId="2F466AA4" w14:textId="77777777" w:rsidR="00C108F2" w:rsidRPr="00C108F2" w:rsidRDefault="00C108F2" w:rsidP="00C108F2">
      <w:pPr>
        <w:pStyle w:val="EndNoteBibliography"/>
        <w:spacing w:after="0"/>
        <w:ind w:left="720" w:hanging="720"/>
      </w:pPr>
      <w:r w:rsidRPr="00C108F2">
        <w:t>4.</w:t>
      </w:r>
      <w:r w:rsidRPr="00C108F2">
        <w:tab/>
        <w:t xml:space="preserve">Organization, W.H., </w:t>
      </w:r>
      <w:r w:rsidRPr="00C108F2">
        <w:rPr>
          <w:i/>
        </w:rPr>
        <w:t>Depression and other common mental disorders: global health estimates.</w:t>
      </w:r>
      <w:r w:rsidRPr="00C108F2">
        <w:t xml:space="preserve"> 2017.</w:t>
      </w:r>
    </w:p>
    <w:p w14:paraId="2C2CEC34" w14:textId="77777777" w:rsidR="00C108F2" w:rsidRPr="00C108F2" w:rsidRDefault="00C108F2" w:rsidP="00C108F2">
      <w:pPr>
        <w:pStyle w:val="EndNoteBibliography"/>
        <w:spacing w:after="0"/>
        <w:ind w:left="720" w:hanging="720"/>
      </w:pPr>
      <w:r w:rsidRPr="00C108F2">
        <w:t>5.</w:t>
      </w:r>
      <w:r w:rsidRPr="00C108F2">
        <w:tab/>
        <w:t xml:space="preserve">Copeland, W.E., et al., </w:t>
      </w:r>
      <w:r w:rsidRPr="00C108F2">
        <w:rPr>
          <w:i/>
        </w:rPr>
        <w:t>Associations of childhood and adolescent depression with adult psychiatric and functional outcomes.</w:t>
      </w:r>
      <w:r w:rsidRPr="00C108F2">
        <w:t xml:space="preserve"> Journal of the American Academy of Child &amp; Adolescent Psychiatry, 2021. </w:t>
      </w:r>
      <w:r w:rsidRPr="00C108F2">
        <w:rPr>
          <w:b/>
        </w:rPr>
        <w:t>60</w:t>
      </w:r>
      <w:r w:rsidRPr="00C108F2">
        <w:t>(5): p. 604-611.</w:t>
      </w:r>
    </w:p>
    <w:p w14:paraId="1210C449" w14:textId="00F91672" w:rsidR="00C108F2" w:rsidRPr="00C108F2" w:rsidRDefault="00C108F2" w:rsidP="00C108F2">
      <w:pPr>
        <w:pStyle w:val="EndNoteBibliography"/>
        <w:spacing w:after="0"/>
        <w:ind w:left="720" w:hanging="720"/>
      </w:pPr>
      <w:r w:rsidRPr="00C108F2">
        <w:t>6.</w:t>
      </w:r>
      <w:r w:rsidRPr="00C108F2">
        <w:tab/>
        <w:t xml:space="preserve">Prevention, C.f.D.C.a. </w:t>
      </w:r>
      <w:r w:rsidRPr="00C108F2">
        <w:rPr>
          <w:i/>
        </w:rPr>
        <w:t>Health Disparities in Suicide</w:t>
      </w:r>
      <w:r w:rsidRPr="00C108F2">
        <w:t xml:space="preserve">. 2025  [cited 2025 March 23]; Available from: </w:t>
      </w:r>
      <w:hyperlink r:id="rId11" w:history="1">
        <w:r w:rsidRPr="00C108F2">
          <w:rPr>
            <w:rStyle w:val="af4"/>
          </w:rPr>
          <w:t>https://www.cdc.gov/suicide/disparities/index.html</w:t>
        </w:r>
      </w:hyperlink>
      <w:r w:rsidRPr="00C108F2">
        <w:t>.</w:t>
      </w:r>
    </w:p>
    <w:p w14:paraId="433A87E4" w14:textId="77777777" w:rsidR="00C108F2" w:rsidRPr="00C108F2" w:rsidRDefault="00C108F2" w:rsidP="00C108F2">
      <w:pPr>
        <w:pStyle w:val="EndNoteBibliography"/>
        <w:spacing w:after="0"/>
        <w:ind w:left="720" w:hanging="720"/>
      </w:pPr>
      <w:r w:rsidRPr="00C108F2">
        <w:t>7.</w:t>
      </w:r>
      <w:r w:rsidRPr="00C108F2">
        <w:tab/>
        <w:t xml:space="preserve">Harder, A., et al., </w:t>
      </w:r>
      <w:r w:rsidRPr="00C108F2">
        <w:rPr>
          <w:i/>
        </w:rPr>
        <w:t>Genetics of age-at-onset in major depression.</w:t>
      </w:r>
      <w:r w:rsidRPr="00C108F2">
        <w:t xml:space="preserve"> Translational Psychiatry, 2022. </w:t>
      </w:r>
      <w:r w:rsidRPr="00C108F2">
        <w:rPr>
          <w:b/>
        </w:rPr>
        <w:t>12</w:t>
      </w:r>
      <w:r w:rsidRPr="00C108F2">
        <w:t>(1): p. 124.</w:t>
      </w:r>
    </w:p>
    <w:p w14:paraId="67A4991B" w14:textId="77777777" w:rsidR="00C108F2" w:rsidRPr="00C108F2" w:rsidRDefault="00C108F2" w:rsidP="00C108F2">
      <w:pPr>
        <w:pStyle w:val="EndNoteBibliography"/>
        <w:spacing w:after="0"/>
        <w:ind w:left="720" w:hanging="720"/>
      </w:pPr>
      <w:r w:rsidRPr="00C108F2">
        <w:t>8.</w:t>
      </w:r>
      <w:r w:rsidRPr="00C108F2">
        <w:tab/>
        <w:t xml:space="preserve">Kendler, K.S., et al., </w:t>
      </w:r>
      <w:r w:rsidRPr="00C108F2">
        <w:rPr>
          <w:i/>
        </w:rPr>
        <w:t>Age at onset and familial risk for major depression in a Swedish national twin sample.</w:t>
      </w:r>
      <w:r w:rsidRPr="00C108F2">
        <w:t xml:space="preserve"> Psychological Medicine, 2005. </w:t>
      </w:r>
      <w:r w:rsidRPr="00C108F2">
        <w:rPr>
          <w:b/>
        </w:rPr>
        <w:t>35</w:t>
      </w:r>
      <w:r w:rsidRPr="00C108F2">
        <w:t>(11): p. 1573-1579.</w:t>
      </w:r>
    </w:p>
    <w:p w14:paraId="03E2CA07" w14:textId="77777777" w:rsidR="00C108F2" w:rsidRPr="00C108F2" w:rsidRDefault="00C108F2" w:rsidP="00C108F2">
      <w:pPr>
        <w:pStyle w:val="EndNoteBibliography"/>
        <w:spacing w:after="0"/>
        <w:ind w:left="720" w:hanging="720"/>
      </w:pPr>
      <w:r w:rsidRPr="00C108F2">
        <w:t>9.</w:t>
      </w:r>
      <w:r w:rsidRPr="00C108F2">
        <w:tab/>
        <w:t xml:space="preserve">Power, R.A., et al., </w:t>
      </w:r>
      <w:r w:rsidRPr="00C108F2">
        <w:rPr>
          <w:i/>
        </w:rPr>
        <w:t>Genome-wide association for major depression through age at onset stratification: major depressive disorder working group of the psychiatric genomics consortium.</w:t>
      </w:r>
      <w:r w:rsidRPr="00C108F2">
        <w:t xml:space="preserve"> Biological psychiatry, 2017. </w:t>
      </w:r>
      <w:r w:rsidRPr="00C108F2">
        <w:rPr>
          <w:b/>
        </w:rPr>
        <w:t>81</w:t>
      </w:r>
      <w:r w:rsidRPr="00C108F2">
        <w:t>(4): p. 325-335.</w:t>
      </w:r>
    </w:p>
    <w:p w14:paraId="292F9FF8" w14:textId="77777777" w:rsidR="00C108F2" w:rsidRPr="00C108F2" w:rsidRDefault="00C108F2" w:rsidP="00C108F2">
      <w:pPr>
        <w:pStyle w:val="EndNoteBibliography"/>
        <w:spacing w:after="0"/>
        <w:ind w:left="720" w:hanging="720"/>
      </w:pPr>
      <w:r w:rsidRPr="00C108F2">
        <w:t>10.</w:t>
      </w:r>
      <w:r w:rsidRPr="00C108F2">
        <w:tab/>
        <w:t xml:space="preserve">Rice, F., et al., </w:t>
      </w:r>
      <w:r w:rsidRPr="00C108F2">
        <w:rPr>
          <w:i/>
        </w:rPr>
        <w:t>Characterizing developmental trajectories and the role of neuropsychiatric genetic risk variants in early-onset depression.</w:t>
      </w:r>
      <w:r w:rsidRPr="00C108F2">
        <w:t xml:space="preserve"> JAMA psychiatry, 2019. </w:t>
      </w:r>
      <w:r w:rsidRPr="00C108F2">
        <w:rPr>
          <w:b/>
        </w:rPr>
        <w:t>76</w:t>
      </w:r>
      <w:r w:rsidRPr="00C108F2">
        <w:t>(3): p. 306-313.</w:t>
      </w:r>
    </w:p>
    <w:p w14:paraId="75E0B91B" w14:textId="77777777" w:rsidR="00C108F2" w:rsidRPr="00C108F2" w:rsidRDefault="00C108F2" w:rsidP="00C108F2">
      <w:pPr>
        <w:pStyle w:val="EndNoteBibliography"/>
        <w:spacing w:after="0"/>
        <w:ind w:left="720" w:hanging="720"/>
      </w:pPr>
      <w:r w:rsidRPr="00C108F2">
        <w:t>11.</w:t>
      </w:r>
      <w:r w:rsidRPr="00C108F2">
        <w:tab/>
        <w:t xml:space="preserve">Thapar, A. and P. McGuffin, </w:t>
      </w:r>
      <w:r w:rsidRPr="00C108F2">
        <w:rPr>
          <w:i/>
        </w:rPr>
        <w:t>A twin study of depressive symptoms in childhood.</w:t>
      </w:r>
      <w:r w:rsidRPr="00C108F2">
        <w:t xml:space="preserve"> The British Journal of Psychiatry, 1994. </w:t>
      </w:r>
      <w:r w:rsidRPr="00C108F2">
        <w:rPr>
          <w:b/>
        </w:rPr>
        <w:t>165</w:t>
      </w:r>
      <w:r w:rsidRPr="00C108F2">
        <w:t>(2): p. 259-265.</w:t>
      </w:r>
    </w:p>
    <w:p w14:paraId="3F7B900C" w14:textId="77777777" w:rsidR="00C108F2" w:rsidRPr="00C108F2" w:rsidRDefault="00C108F2" w:rsidP="00C108F2">
      <w:pPr>
        <w:pStyle w:val="EndNoteBibliography"/>
        <w:spacing w:after="0"/>
        <w:ind w:left="720" w:hanging="720"/>
      </w:pPr>
      <w:r w:rsidRPr="00C108F2">
        <w:t>12.</w:t>
      </w:r>
      <w:r w:rsidRPr="00C108F2">
        <w:tab/>
        <w:t xml:space="preserve">Akingbuwa, W.A., et al., </w:t>
      </w:r>
      <w:r w:rsidRPr="00C108F2">
        <w:rPr>
          <w:i/>
        </w:rPr>
        <w:t>Genetic associations between childhood psychopathology and adult depression and associated traits in 42 998 individuals: a meta-analysis.</w:t>
      </w:r>
      <w:r w:rsidRPr="00C108F2">
        <w:t xml:space="preserve"> JAMA psychiatry, 2020. </w:t>
      </w:r>
      <w:r w:rsidRPr="00C108F2">
        <w:rPr>
          <w:b/>
        </w:rPr>
        <w:t>77</w:t>
      </w:r>
      <w:r w:rsidRPr="00C108F2">
        <w:t>(7): p. 715-728.</w:t>
      </w:r>
    </w:p>
    <w:p w14:paraId="0D647D4B" w14:textId="77777777" w:rsidR="00C108F2" w:rsidRPr="00C108F2" w:rsidRDefault="00C108F2" w:rsidP="00C108F2">
      <w:pPr>
        <w:pStyle w:val="EndNoteBibliography"/>
        <w:spacing w:after="0"/>
        <w:ind w:left="720" w:hanging="720"/>
      </w:pPr>
      <w:r w:rsidRPr="00C108F2">
        <w:t>13.</w:t>
      </w:r>
      <w:r w:rsidRPr="00C108F2">
        <w:tab/>
        <w:t xml:space="preserve">Nivard, M., et al., </w:t>
      </w:r>
      <w:r w:rsidRPr="00C108F2">
        <w:rPr>
          <w:i/>
        </w:rPr>
        <w:t>Stability in symptoms of anxiety and depression as a function of genotype and environment: a longitudinal twin study from ages 3 to 63 years.</w:t>
      </w:r>
      <w:r w:rsidRPr="00C108F2">
        <w:t xml:space="preserve"> Psychological medicine, 2015. </w:t>
      </w:r>
      <w:r w:rsidRPr="00C108F2">
        <w:rPr>
          <w:b/>
        </w:rPr>
        <w:t>45</w:t>
      </w:r>
      <w:r w:rsidRPr="00C108F2">
        <w:t>(5): p. 1039-1049.</w:t>
      </w:r>
    </w:p>
    <w:p w14:paraId="7947CD41" w14:textId="77777777" w:rsidR="00C108F2" w:rsidRPr="00C108F2" w:rsidRDefault="00C108F2" w:rsidP="00C108F2">
      <w:pPr>
        <w:pStyle w:val="EndNoteBibliography"/>
        <w:spacing w:after="0"/>
        <w:ind w:left="720" w:hanging="720"/>
      </w:pPr>
      <w:r w:rsidRPr="00C108F2">
        <w:t>14.</w:t>
      </w:r>
      <w:r w:rsidRPr="00C108F2">
        <w:tab/>
        <w:t xml:space="preserve">Elsayed, N.M., et al., </w:t>
      </w:r>
      <w:r w:rsidRPr="00C108F2">
        <w:rPr>
          <w:i/>
        </w:rPr>
        <w:t>The role of familial risk, parental psychopathology, and stress for first-onset depression during adolescence.</w:t>
      </w:r>
      <w:r w:rsidRPr="00C108F2">
        <w:t xml:space="preserve"> Journal of affective disorders, 2019. </w:t>
      </w:r>
      <w:r w:rsidRPr="00C108F2">
        <w:rPr>
          <w:b/>
        </w:rPr>
        <w:t>253</w:t>
      </w:r>
      <w:r w:rsidRPr="00C108F2">
        <w:t>: p. 232-239.</w:t>
      </w:r>
    </w:p>
    <w:p w14:paraId="0EAA02BE" w14:textId="77777777" w:rsidR="00C108F2" w:rsidRPr="00C108F2" w:rsidRDefault="00C108F2" w:rsidP="00C108F2">
      <w:pPr>
        <w:pStyle w:val="EndNoteBibliography"/>
        <w:spacing w:after="0"/>
        <w:ind w:left="720" w:hanging="720"/>
      </w:pPr>
      <w:r w:rsidRPr="00C108F2">
        <w:t>15.</w:t>
      </w:r>
      <w:r w:rsidRPr="00C108F2">
        <w:tab/>
        <w:t xml:space="preserve">Kochunov, P., et al., </w:t>
      </w:r>
      <w:r w:rsidRPr="00C108F2">
        <w:rPr>
          <w:i/>
        </w:rPr>
        <w:t>Genetics of microstructure of cerebral white matter using diffusion tensor imaging.</w:t>
      </w:r>
      <w:r w:rsidRPr="00C108F2">
        <w:t xml:space="preserve"> Neuroimage, 2010. </w:t>
      </w:r>
      <w:r w:rsidRPr="00C108F2">
        <w:rPr>
          <w:b/>
        </w:rPr>
        <w:t>53</w:t>
      </w:r>
      <w:r w:rsidRPr="00C108F2">
        <w:t>(3): p. 1109-1116.</w:t>
      </w:r>
    </w:p>
    <w:p w14:paraId="1BA681C2" w14:textId="77777777" w:rsidR="00C108F2" w:rsidRPr="00C108F2" w:rsidRDefault="00C108F2" w:rsidP="00C108F2">
      <w:pPr>
        <w:pStyle w:val="EndNoteBibliography"/>
        <w:spacing w:after="0"/>
        <w:ind w:left="720" w:hanging="720"/>
      </w:pPr>
      <w:r w:rsidRPr="00C108F2">
        <w:t>16.</w:t>
      </w:r>
      <w:r w:rsidRPr="00C108F2">
        <w:tab/>
        <w:t xml:space="preserve">Elliott, L.T., et al., </w:t>
      </w:r>
      <w:r w:rsidRPr="00C108F2">
        <w:rPr>
          <w:i/>
        </w:rPr>
        <w:t>Genome-wide association studies of brain imaging phenotypes in UK Biobank.</w:t>
      </w:r>
      <w:r w:rsidRPr="00C108F2">
        <w:t xml:space="preserve"> Nature, 2018. </w:t>
      </w:r>
      <w:r w:rsidRPr="00C108F2">
        <w:rPr>
          <w:b/>
        </w:rPr>
        <w:t>562</w:t>
      </w:r>
      <w:r w:rsidRPr="00C108F2">
        <w:t>(7726): p. 210-216.</w:t>
      </w:r>
    </w:p>
    <w:p w14:paraId="7305C09E" w14:textId="77777777" w:rsidR="00C108F2" w:rsidRPr="00C108F2" w:rsidRDefault="00C108F2" w:rsidP="00C108F2">
      <w:pPr>
        <w:pStyle w:val="EndNoteBibliography"/>
        <w:spacing w:after="0"/>
        <w:ind w:left="720" w:hanging="720"/>
      </w:pPr>
      <w:r w:rsidRPr="00C108F2">
        <w:lastRenderedPageBreak/>
        <w:t>17.</w:t>
      </w:r>
      <w:r w:rsidRPr="00C108F2">
        <w:tab/>
        <w:t xml:space="preserve">Zhao, B., et al., </w:t>
      </w:r>
      <w:r w:rsidRPr="00C108F2">
        <w:rPr>
          <w:i/>
        </w:rPr>
        <w:t>Common genetic variation influencing human white matter microstructure.</w:t>
      </w:r>
      <w:r w:rsidRPr="00C108F2">
        <w:t xml:space="preserve"> Science, 2021. </w:t>
      </w:r>
      <w:r w:rsidRPr="00C108F2">
        <w:rPr>
          <w:b/>
        </w:rPr>
        <w:t>372</w:t>
      </w:r>
      <w:r w:rsidRPr="00C108F2">
        <w:t>(6548): p. eabf3736.</w:t>
      </w:r>
    </w:p>
    <w:p w14:paraId="37D899B9" w14:textId="77777777" w:rsidR="00C108F2" w:rsidRPr="00C108F2" w:rsidRDefault="00C108F2" w:rsidP="00C108F2">
      <w:pPr>
        <w:pStyle w:val="EndNoteBibliography"/>
        <w:spacing w:after="0"/>
        <w:ind w:left="720" w:hanging="720"/>
      </w:pPr>
      <w:r w:rsidRPr="00C108F2">
        <w:t>18.</w:t>
      </w:r>
      <w:r w:rsidRPr="00C108F2">
        <w:tab/>
        <w:t xml:space="preserve">Johansen-Berg, H. and T.E. Behrens, </w:t>
      </w:r>
      <w:r w:rsidRPr="00C108F2">
        <w:rPr>
          <w:i/>
        </w:rPr>
        <w:t>Diffusion MRI: from quantitative measurement to in vivo neuroanatomy</w:t>
      </w:r>
      <w:r w:rsidRPr="00C108F2">
        <w:t>. 2013: Academic Press.</w:t>
      </w:r>
    </w:p>
    <w:p w14:paraId="39CB2F39" w14:textId="77777777" w:rsidR="00C108F2" w:rsidRPr="00C108F2" w:rsidRDefault="00C108F2" w:rsidP="00C108F2">
      <w:pPr>
        <w:pStyle w:val="EndNoteBibliography"/>
        <w:spacing w:after="0"/>
        <w:ind w:left="720" w:hanging="720"/>
      </w:pPr>
      <w:r w:rsidRPr="00C108F2">
        <w:t>19.</w:t>
      </w:r>
      <w:r w:rsidRPr="00C108F2">
        <w:tab/>
        <w:t xml:space="preserve">Zhao, B., et al., </w:t>
      </w:r>
      <w:r w:rsidRPr="00C108F2">
        <w:rPr>
          <w:i/>
        </w:rPr>
        <w:t>Large-scale GWAS reveals genetic architecture of brain white matter microstructure and genetic overlap with cognitive and mental health traits (n= 17,706).</w:t>
      </w:r>
      <w:r w:rsidRPr="00C108F2">
        <w:t xml:space="preserve"> Molecular psychiatry, 2021. </w:t>
      </w:r>
      <w:r w:rsidRPr="00C108F2">
        <w:rPr>
          <w:b/>
        </w:rPr>
        <w:t>26</w:t>
      </w:r>
      <w:r w:rsidRPr="00C108F2">
        <w:t>(8): p. 3943-3955.</w:t>
      </w:r>
    </w:p>
    <w:p w14:paraId="32AF895A" w14:textId="77777777" w:rsidR="00C108F2" w:rsidRPr="00C108F2" w:rsidRDefault="00C108F2" w:rsidP="00C108F2">
      <w:pPr>
        <w:pStyle w:val="EndNoteBibliography"/>
        <w:spacing w:after="0"/>
        <w:ind w:left="720" w:hanging="720"/>
      </w:pPr>
      <w:r w:rsidRPr="00C108F2">
        <w:t>20.</w:t>
      </w:r>
      <w:r w:rsidRPr="00C108F2">
        <w:tab/>
        <w:t xml:space="preserve">Kochunov, P., et al., </w:t>
      </w:r>
      <w:r w:rsidRPr="00C108F2">
        <w:rPr>
          <w:i/>
        </w:rPr>
        <w:t>Heritability of fractional anisotropy in human white matter: a comparison of Human Connectome Project and ENIGMA-DTI data.</w:t>
      </w:r>
      <w:r w:rsidRPr="00C108F2">
        <w:t xml:space="preserve"> Neuroimage, 2015. </w:t>
      </w:r>
      <w:r w:rsidRPr="00C108F2">
        <w:rPr>
          <w:b/>
        </w:rPr>
        <w:t>111</w:t>
      </w:r>
      <w:r w:rsidRPr="00C108F2">
        <w:t>: p. 300-311.</w:t>
      </w:r>
    </w:p>
    <w:p w14:paraId="6A869530" w14:textId="77777777" w:rsidR="00C108F2" w:rsidRPr="00C108F2" w:rsidRDefault="00C108F2" w:rsidP="00C108F2">
      <w:pPr>
        <w:pStyle w:val="EndNoteBibliography"/>
        <w:spacing w:after="0"/>
        <w:ind w:left="720" w:hanging="720"/>
      </w:pPr>
      <w:r w:rsidRPr="00C108F2">
        <w:t>21.</w:t>
      </w:r>
      <w:r w:rsidRPr="00C108F2">
        <w:tab/>
        <w:t xml:space="preserve">Whalley, H.C., et al., </w:t>
      </w:r>
      <w:r w:rsidRPr="00C108F2">
        <w:rPr>
          <w:i/>
        </w:rPr>
        <w:t>Polygenic risk and white matter integrity in individuals at high risk of mood disorder.</w:t>
      </w:r>
      <w:r w:rsidRPr="00C108F2">
        <w:t xml:space="preserve"> Biological psychiatry, 2013. </w:t>
      </w:r>
      <w:r w:rsidRPr="00C108F2">
        <w:rPr>
          <w:b/>
        </w:rPr>
        <w:t>74</w:t>
      </w:r>
      <w:r w:rsidRPr="00C108F2">
        <w:t>(4): p. 280-286.</w:t>
      </w:r>
    </w:p>
    <w:p w14:paraId="6E39B232" w14:textId="77777777" w:rsidR="00C108F2" w:rsidRPr="00C108F2" w:rsidRDefault="00C108F2" w:rsidP="00C108F2">
      <w:pPr>
        <w:pStyle w:val="EndNoteBibliography"/>
        <w:spacing w:after="0"/>
        <w:ind w:left="720" w:hanging="720"/>
      </w:pPr>
      <w:r w:rsidRPr="00C108F2">
        <w:t>22.</w:t>
      </w:r>
      <w:r w:rsidRPr="00C108F2">
        <w:tab/>
        <w:t xml:space="preserve">Chen, G., et al., </w:t>
      </w:r>
      <w:r w:rsidRPr="00C108F2">
        <w:rPr>
          <w:i/>
        </w:rPr>
        <w:t>Disorganization of white matter architecture in major depressive disorder: a meta-analysis of diffusion tensor imaging with tract-based spatial statistics.</w:t>
      </w:r>
      <w:r w:rsidRPr="00C108F2">
        <w:t xml:space="preserve"> Scientific reports, 2016. </w:t>
      </w:r>
      <w:r w:rsidRPr="00C108F2">
        <w:rPr>
          <w:b/>
        </w:rPr>
        <w:t>6</w:t>
      </w:r>
      <w:r w:rsidRPr="00C108F2">
        <w:t>(1): p. 21825.</w:t>
      </w:r>
    </w:p>
    <w:p w14:paraId="6E9B4872" w14:textId="77777777" w:rsidR="00C108F2" w:rsidRPr="00C108F2" w:rsidRDefault="00C108F2" w:rsidP="00C108F2">
      <w:pPr>
        <w:pStyle w:val="EndNoteBibliography"/>
        <w:spacing w:after="0"/>
        <w:ind w:left="720" w:hanging="720"/>
      </w:pPr>
      <w:r w:rsidRPr="00C108F2">
        <w:t>23.</w:t>
      </w:r>
      <w:r w:rsidRPr="00C108F2">
        <w:tab/>
        <w:t xml:space="preserve">Van Velzen, L.S., et al., </w:t>
      </w:r>
      <w:r w:rsidRPr="00C108F2">
        <w:rPr>
          <w:i/>
        </w:rPr>
        <w:t>White matter disturbances in major depressive disorder: a coordinated analysis across 20 international cohorts in the ENIGMA MDD working group.</w:t>
      </w:r>
      <w:r w:rsidRPr="00C108F2">
        <w:t xml:space="preserve"> Molecular psychiatry, 2020. </w:t>
      </w:r>
      <w:r w:rsidRPr="00C108F2">
        <w:rPr>
          <w:b/>
        </w:rPr>
        <w:t>25</w:t>
      </w:r>
      <w:r w:rsidRPr="00C108F2">
        <w:t>(7): p. 1511-1525.</w:t>
      </w:r>
    </w:p>
    <w:p w14:paraId="259EC937" w14:textId="77777777" w:rsidR="00C108F2" w:rsidRPr="00C108F2" w:rsidRDefault="00C108F2" w:rsidP="00C108F2">
      <w:pPr>
        <w:pStyle w:val="EndNoteBibliography"/>
        <w:spacing w:after="0"/>
        <w:ind w:left="720" w:hanging="720"/>
      </w:pPr>
      <w:r w:rsidRPr="00C108F2">
        <w:t>24.</w:t>
      </w:r>
      <w:r w:rsidRPr="00C108F2">
        <w:tab/>
        <w:t xml:space="preserve">Vulser, H., et al., </w:t>
      </w:r>
      <w:r w:rsidRPr="00C108F2">
        <w:rPr>
          <w:i/>
        </w:rPr>
        <w:t>Early variations in white matter microstructure and depression outcome in adolescents with subthreshold depression.</w:t>
      </w:r>
      <w:r w:rsidRPr="00C108F2">
        <w:t xml:space="preserve"> American Journal of Psychiatry, 2018. </w:t>
      </w:r>
      <w:r w:rsidRPr="00C108F2">
        <w:rPr>
          <w:b/>
        </w:rPr>
        <w:t>175</w:t>
      </w:r>
      <w:r w:rsidRPr="00C108F2">
        <w:t>(12): p. 1255-1264.</w:t>
      </w:r>
    </w:p>
    <w:p w14:paraId="48D5AE79" w14:textId="77777777" w:rsidR="00C108F2" w:rsidRPr="00C108F2" w:rsidRDefault="00C108F2" w:rsidP="00C108F2">
      <w:pPr>
        <w:pStyle w:val="EndNoteBibliography"/>
        <w:spacing w:after="0"/>
        <w:ind w:left="720" w:hanging="720"/>
      </w:pPr>
      <w:r w:rsidRPr="00C108F2">
        <w:t>25.</w:t>
      </w:r>
      <w:r w:rsidRPr="00C108F2">
        <w:tab/>
        <w:t xml:space="preserve">Zalsman, G., et al., </w:t>
      </w:r>
      <w:r w:rsidRPr="00C108F2">
        <w:rPr>
          <w:i/>
        </w:rPr>
        <w:t>Fibre tract analysis using diffusion tensor imaging reveals aberrant connectivity in a rat model of depression.</w:t>
      </w:r>
      <w:r w:rsidRPr="00C108F2">
        <w:t xml:space="preserve"> The World Journal of Biological Psychiatry, 2017. </w:t>
      </w:r>
      <w:r w:rsidRPr="00C108F2">
        <w:rPr>
          <w:b/>
        </w:rPr>
        <w:t>18</w:t>
      </w:r>
      <w:r w:rsidRPr="00C108F2">
        <w:t>(8): p. 615-623.</w:t>
      </w:r>
    </w:p>
    <w:p w14:paraId="55C93E96" w14:textId="77777777" w:rsidR="00C108F2" w:rsidRPr="00C108F2" w:rsidRDefault="00C108F2" w:rsidP="00C108F2">
      <w:pPr>
        <w:pStyle w:val="EndNoteBibliography"/>
        <w:spacing w:after="0"/>
        <w:ind w:left="720" w:hanging="720"/>
      </w:pPr>
      <w:r w:rsidRPr="00C108F2">
        <w:t>26.</w:t>
      </w:r>
      <w:r w:rsidRPr="00C108F2">
        <w:tab/>
        <w:t xml:space="preserve">van der Marel, K., et al., </w:t>
      </w:r>
      <w:r w:rsidRPr="00C108F2">
        <w:rPr>
          <w:i/>
        </w:rPr>
        <w:t>Functional and structural neural network characterization of serotonin transporter knockout rats.</w:t>
      </w:r>
      <w:r w:rsidRPr="00C108F2">
        <w:t xml:space="preserve"> PLoS One, 2013. </w:t>
      </w:r>
      <w:r w:rsidRPr="00C108F2">
        <w:rPr>
          <w:b/>
        </w:rPr>
        <w:t>8</w:t>
      </w:r>
      <w:r w:rsidRPr="00C108F2">
        <w:t>(2): p. e57780.</w:t>
      </w:r>
    </w:p>
    <w:p w14:paraId="2DBA1C4F" w14:textId="77777777" w:rsidR="00C108F2" w:rsidRPr="00C108F2" w:rsidRDefault="00C108F2" w:rsidP="00C108F2">
      <w:pPr>
        <w:pStyle w:val="EndNoteBibliography"/>
        <w:spacing w:after="0"/>
        <w:ind w:left="720" w:hanging="720"/>
      </w:pPr>
      <w:r w:rsidRPr="00C108F2">
        <w:t>27.</w:t>
      </w:r>
      <w:r w:rsidRPr="00C108F2">
        <w:tab/>
        <w:t xml:space="preserve">Seewoo, B.J., et al., </w:t>
      </w:r>
      <w:r w:rsidRPr="00C108F2">
        <w:rPr>
          <w:i/>
        </w:rPr>
        <w:t>White matter changes following chronic restraint stress and neuromodulation: a diffusion magnetic resonance imaging study in young male rats.</w:t>
      </w:r>
      <w:r w:rsidRPr="00C108F2">
        <w:t xml:space="preserve"> Biological Psychiatry Global Open Science, 2022. </w:t>
      </w:r>
      <w:r w:rsidRPr="00C108F2">
        <w:rPr>
          <w:b/>
        </w:rPr>
        <w:t>2</w:t>
      </w:r>
      <w:r w:rsidRPr="00C108F2">
        <w:t>(2): p. 153-166.</w:t>
      </w:r>
    </w:p>
    <w:p w14:paraId="4D3C605E" w14:textId="77777777" w:rsidR="00C108F2" w:rsidRPr="00C108F2" w:rsidRDefault="00C108F2" w:rsidP="00C108F2">
      <w:pPr>
        <w:pStyle w:val="EndNoteBibliography"/>
        <w:spacing w:after="0"/>
        <w:ind w:left="720" w:hanging="720"/>
      </w:pPr>
      <w:r w:rsidRPr="00C108F2">
        <w:t>28.</w:t>
      </w:r>
      <w:r w:rsidRPr="00C108F2">
        <w:tab/>
        <w:t xml:space="preserve">Rutten-Jacobs, L.C., et al., </w:t>
      </w:r>
      <w:r w:rsidRPr="00C108F2">
        <w:rPr>
          <w:i/>
        </w:rPr>
        <w:t>Genetic study of white matter integrity in UK Biobank (N= 8448) and the overlap with stroke, depression, and dementia.</w:t>
      </w:r>
      <w:r w:rsidRPr="00C108F2">
        <w:t xml:space="preserve"> Stroke, 2018.</w:t>
      </w:r>
    </w:p>
    <w:p w14:paraId="60BA1DB1" w14:textId="77777777" w:rsidR="00C108F2" w:rsidRPr="00C108F2" w:rsidRDefault="00C108F2" w:rsidP="00C108F2">
      <w:pPr>
        <w:pStyle w:val="EndNoteBibliography"/>
        <w:spacing w:after="0"/>
        <w:ind w:left="720" w:hanging="720"/>
      </w:pPr>
      <w:r w:rsidRPr="00C108F2">
        <w:t>29.</w:t>
      </w:r>
      <w:r w:rsidRPr="00C108F2">
        <w:tab/>
        <w:t xml:space="preserve">Lussier, A.A., et al., </w:t>
      </w:r>
      <w:r w:rsidRPr="00C108F2">
        <w:rPr>
          <w:i/>
        </w:rPr>
        <w:t>Genetic susceptibility for major depressive disorder associates with trajectories of depressive symptoms across childhood and adolescence.</w:t>
      </w:r>
      <w:r w:rsidRPr="00C108F2">
        <w:t xml:space="preserve"> Journal of Child Psychology and Psychiatry, 2021. </w:t>
      </w:r>
      <w:r w:rsidRPr="00C108F2">
        <w:rPr>
          <w:b/>
        </w:rPr>
        <w:t>62</w:t>
      </w:r>
      <w:r w:rsidRPr="00C108F2">
        <w:t>(7): p. 895-904.</w:t>
      </w:r>
    </w:p>
    <w:p w14:paraId="776073F3" w14:textId="77777777" w:rsidR="00C108F2" w:rsidRPr="00C108F2" w:rsidRDefault="00C108F2" w:rsidP="00C108F2">
      <w:pPr>
        <w:pStyle w:val="EndNoteBibliography"/>
        <w:spacing w:after="0"/>
        <w:ind w:left="720" w:hanging="720"/>
      </w:pPr>
      <w:r w:rsidRPr="00C108F2">
        <w:t>30.</w:t>
      </w:r>
      <w:r w:rsidRPr="00C108F2">
        <w:tab/>
        <w:t xml:space="preserve">Halldorsdottir, T., et al., </w:t>
      </w:r>
      <w:r w:rsidRPr="00C108F2">
        <w:rPr>
          <w:i/>
        </w:rPr>
        <w:t>Polygenic risk: predicting depression outcomes in clinical and epidemiological cohorts of youths.</w:t>
      </w:r>
      <w:r w:rsidRPr="00C108F2">
        <w:t xml:space="preserve"> American Journal of Psychiatry, 2019. </w:t>
      </w:r>
      <w:r w:rsidRPr="00C108F2">
        <w:rPr>
          <w:b/>
        </w:rPr>
        <w:t>176</w:t>
      </w:r>
      <w:r w:rsidRPr="00C108F2">
        <w:t>(8): p. 615-625.</w:t>
      </w:r>
    </w:p>
    <w:p w14:paraId="4A9C7576" w14:textId="77777777" w:rsidR="00C108F2" w:rsidRPr="00C108F2" w:rsidRDefault="00C108F2" w:rsidP="00C108F2">
      <w:pPr>
        <w:pStyle w:val="EndNoteBibliography"/>
        <w:spacing w:after="0"/>
        <w:ind w:left="720" w:hanging="720"/>
      </w:pPr>
      <w:r w:rsidRPr="00C108F2">
        <w:t>31.</w:t>
      </w:r>
      <w:r w:rsidRPr="00C108F2">
        <w:tab/>
        <w:t xml:space="preserve">Zhou, T., et al., </w:t>
      </w:r>
      <w:r w:rsidRPr="00C108F2">
        <w:rPr>
          <w:i/>
        </w:rPr>
        <w:t>Effective feature learning and fusion of multimodality data using stage</w:t>
      </w:r>
      <w:r w:rsidRPr="00C108F2">
        <w:rPr>
          <w:rFonts w:ascii="Cambria Math" w:hAnsi="Cambria Math" w:cs="Cambria Math"/>
          <w:i/>
        </w:rPr>
        <w:t>‐</w:t>
      </w:r>
      <w:r w:rsidRPr="00C108F2">
        <w:rPr>
          <w:i/>
        </w:rPr>
        <w:t>wise deep neural network for dementia diagnosis.</w:t>
      </w:r>
      <w:r w:rsidRPr="00C108F2">
        <w:t xml:space="preserve"> Human brain mapping, 2019. </w:t>
      </w:r>
      <w:r w:rsidRPr="00C108F2">
        <w:rPr>
          <w:b/>
        </w:rPr>
        <w:t>40</w:t>
      </w:r>
      <w:r w:rsidRPr="00C108F2">
        <w:t>(3): p. 1001-1016.</w:t>
      </w:r>
    </w:p>
    <w:p w14:paraId="25CAB806" w14:textId="77777777" w:rsidR="00C108F2" w:rsidRPr="00C108F2" w:rsidRDefault="00C108F2" w:rsidP="00C108F2">
      <w:pPr>
        <w:pStyle w:val="EndNoteBibliography"/>
        <w:spacing w:after="0"/>
        <w:ind w:left="720" w:hanging="720"/>
      </w:pPr>
      <w:r w:rsidRPr="00C108F2">
        <w:t>32.</w:t>
      </w:r>
      <w:r w:rsidRPr="00C108F2">
        <w:tab/>
        <w:t xml:space="preserve">Mirabnahrazam, G., et al., </w:t>
      </w:r>
      <w:r w:rsidRPr="00C108F2">
        <w:rPr>
          <w:i/>
        </w:rPr>
        <w:t>Machine learning based multimodal neuroimaging genomics dementia score for predicting future conversion to alzheimer’s disease.</w:t>
      </w:r>
      <w:r w:rsidRPr="00C108F2">
        <w:t xml:space="preserve"> Journal of Alzheimer's Disease, 2022. </w:t>
      </w:r>
      <w:r w:rsidRPr="00C108F2">
        <w:rPr>
          <w:b/>
        </w:rPr>
        <w:t>87</w:t>
      </w:r>
      <w:r w:rsidRPr="00C108F2">
        <w:t>(3): p. 1345-1365.</w:t>
      </w:r>
    </w:p>
    <w:p w14:paraId="14AC0ABA" w14:textId="77777777" w:rsidR="00C108F2" w:rsidRPr="00C108F2" w:rsidRDefault="00C108F2" w:rsidP="00C108F2">
      <w:pPr>
        <w:pStyle w:val="EndNoteBibliography"/>
        <w:spacing w:after="0"/>
        <w:ind w:left="720" w:hanging="720"/>
      </w:pPr>
      <w:r w:rsidRPr="00C108F2">
        <w:lastRenderedPageBreak/>
        <w:t>33.</w:t>
      </w:r>
      <w:r w:rsidRPr="00C108F2">
        <w:tab/>
        <w:t xml:space="preserve">Guo, W., J. Wang, and S. Wang, </w:t>
      </w:r>
      <w:r w:rsidRPr="00C108F2">
        <w:rPr>
          <w:i/>
        </w:rPr>
        <w:t>Deep multimodal representation learning: A survey.</w:t>
      </w:r>
      <w:r w:rsidRPr="00C108F2">
        <w:t xml:space="preserve"> Ieee Access, 2019. </w:t>
      </w:r>
      <w:r w:rsidRPr="00C108F2">
        <w:rPr>
          <w:b/>
        </w:rPr>
        <w:t>7</w:t>
      </w:r>
      <w:r w:rsidRPr="00C108F2">
        <w:t>: p. 63373-63394.</w:t>
      </w:r>
    </w:p>
    <w:p w14:paraId="6C8AA1D6" w14:textId="77777777" w:rsidR="00C108F2" w:rsidRPr="00C108F2" w:rsidRDefault="00C108F2" w:rsidP="00C108F2">
      <w:pPr>
        <w:pStyle w:val="EndNoteBibliography"/>
        <w:spacing w:after="0"/>
        <w:ind w:left="720" w:hanging="720"/>
      </w:pPr>
      <w:r w:rsidRPr="00C108F2">
        <w:t>34.</w:t>
      </w:r>
      <w:r w:rsidRPr="00C108F2">
        <w:tab/>
        <w:t xml:space="preserve">Koppe, G., A. Meyer-Lindenberg, and D. Durstewitz, </w:t>
      </w:r>
      <w:r w:rsidRPr="00C108F2">
        <w:rPr>
          <w:i/>
        </w:rPr>
        <w:t>Deep learning for small and big data in psychiatry.</w:t>
      </w:r>
      <w:r w:rsidRPr="00C108F2">
        <w:t xml:space="preserve"> Neuropsychopharmacology, 2021. </w:t>
      </w:r>
      <w:r w:rsidRPr="00C108F2">
        <w:rPr>
          <w:b/>
        </w:rPr>
        <w:t>46</w:t>
      </w:r>
      <w:r w:rsidRPr="00C108F2">
        <w:t>(1): p. 176-190.</w:t>
      </w:r>
    </w:p>
    <w:p w14:paraId="59FCE08E" w14:textId="77777777" w:rsidR="00C108F2" w:rsidRPr="00C108F2" w:rsidRDefault="00C108F2" w:rsidP="00C108F2">
      <w:pPr>
        <w:pStyle w:val="EndNoteBibliography"/>
        <w:spacing w:after="0"/>
        <w:ind w:left="720" w:hanging="720"/>
      </w:pPr>
      <w:r w:rsidRPr="00C108F2">
        <w:t>35.</w:t>
      </w:r>
      <w:r w:rsidRPr="00C108F2">
        <w:tab/>
        <w:t xml:space="preserve">Ricard, J., et al., </w:t>
      </w:r>
      <w:r w:rsidRPr="00C108F2">
        <w:rPr>
          <w:i/>
        </w:rPr>
        <w:t>Confronting racially exclusionary practices in the acquisition and analyses of neuroimaging data.</w:t>
      </w:r>
      <w:r w:rsidRPr="00C108F2">
        <w:t xml:space="preserve"> Nature Neuroscience, 2023. </w:t>
      </w:r>
      <w:r w:rsidRPr="00C108F2">
        <w:rPr>
          <w:b/>
        </w:rPr>
        <w:t>26</w:t>
      </w:r>
      <w:r w:rsidRPr="00C108F2">
        <w:t>(1): p. 4-11.</w:t>
      </w:r>
    </w:p>
    <w:p w14:paraId="6D9C8E43" w14:textId="77777777" w:rsidR="00C108F2" w:rsidRPr="00C108F2" w:rsidRDefault="00C108F2" w:rsidP="00C108F2">
      <w:pPr>
        <w:pStyle w:val="EndNoteBibliography"/>
        <w:spacing w:after="0"/>
        <w:ind w:left="720" w:hanging="720"/>
      </w:pPr>
      <w:r w:rsidRPr="00C108F2">
        <w:t>36.</w:t>
      </w:r>
      <w:r w:rsidRPr="00C108F2">
        <w:tab/>
        <w:t xml:space="preserve">Casey, B.J., et al., </w:t>
      </w:r>
      <w:r w:rsidRPr="00C108F2">
        <w:rPr>
          <w:i/>
        </w:rPr>
        <w:t>The adolescent brain cognitive development (ABCD) study: imaging acquisition across 21 sites.</w:t>
      </w:r>
      <w:r w:rsidRPr="00C108F2">
        <w:t xml:space="preserve"> Developmental cognitive neuroscience, 2018. </w:t>
      </w:r>
      <w:r w:rsidRPr="00C108F2">
        <w:rPr>
          <w:b/>
        </w:rPr>
        <w:t>32</w:t>
      </w:r>
      <w:r w:rsidRPr="00C108F2">
        <w:t>: p. 43-54.</w:t>
      </w:r>
    </w:p>
    <w:p w14:paraId="74564AE5" w14:textId="77777777" w:rsidR="00C108F2" w:rsidRPr="00C108F2" w:rsidRDefault="00C108F2" w:rsidP="00C108F2">
      <w:pPr>
        <w:pStyle w:val="EndNoteBibliography"/>
        <w:spacing w:after="0"/>
        <w:ind w:left="720" w:hanging="720"/>
      </w:pPr>
      <w:r w:rsidRPr="00C108F2">
        <w:t>37.</w:t>
      </w:r>
      <w:r w:rsidRPr="00C108F2">
        <w:tab/>
        <w:t xml:space="preserve">Calamante, F., et al., </w:t>
      </w:r>
      <w:r w:rsidRPr="00C108F2">
        <w:rPr>
          <w:i/>
        </w:rPr>
        <w:t>A generalised framework for super-resolution track-weighted imaging.</w:t>
      </w:r>
      <w:r w:rsidRPr="00C108F2">
        <w:t xml:space="preserve"> Neuroimage, 2012. </w:t>
      </w:r>
      <w:r w:rsidRPr="00C108F2">
        <w:rPr>
          <w:b/>
        </w:rPr>
        <w:t>59</w:t>
      </w:r>
      <w:r w:rsidRPr="00C108F2">
        <w:t>(3): p. 2494-2503.</w:t>
      </w:r>
    </w:p>
    <w:p w14:paraId="43EB190E" w14:textId="77777777" w:rsidR="00C108F2" w:rsidRPr="00C108F2" w:rsidRDefault="00C108F2" w:rsidP="00C108F2">
      <w:pPr>
        <w:pStyle w:val="EndNoteBibliography"/>
        <w:spacing w:after="0"/>
        <w:ind w:left="720" w:hanging="720"/>
      </w:pPr>
      <w:r w:rsidRPr="00C108F2">
        <w:t>38.</w:t>
      </w:r>
      <w:r w:rsidRPr="00C108F2">
        <w:tab/>
        <w:t xml:space="preserve">Tournier, J.-D., et al., </w:t>
      </w:r>
      <w:r w:rsidRPr="00C108F2">
        <w:rPr>
          <w:i/>
        </w:rPr>
        <w:t>MRtrix3: A fast, flexible and open software framework for medical image processing and visualisation.</w:t>
      </w:r>
      <w:r w:rsidRPr="00C108F2">
        <w:t xml:space="preserve"> Neuroimage, 2019. </w:t>
      </w:r>
      <w:r w:rsidRPr="00C108F2">
        <w:rPr>
          <w:b/>
        </w:rPr>
        <w:t>202</w:t>
      </w:r>
      <w:r w:rsidRPr="00C108F2">
        <w:t>: p. 116137.</w:t>
      </w:r>
    </w:p>
    <w:p w14:paraId="15988393" w14:textId="77777777" w:rsidR="00C108F2" w:rsidRPr="00C108F2" w:rsidRDefault="00C108F2" w:rsidP="00C108F2">
      <w:pPr>
        <w:pStyle w:val="EndNoteBibliography"/>
        <w:spacing w:after="0"/>
        <w:ind w:left="720" w:hanging="720"/>
      </w:pPr>
      <w:r w:rsidRPr="00C108F2">
        <w:t>39.</w:t>
      </w:r>
      <w:r w:rsidRPr="00C108F2">
        <w:tab/>
        <w:t xml:space="preserve">Calamante, F., </w:t>
      </w:r>
      <w:r w:rsidRPr="00C108F2">
        <w:rPr>
          <w:i/>
        </w:rPr>
        <w:t>Track-weighted imaging methods: extracting information from a streamlines tractogram.</w:t>
      </w:r>
      <w:r w:rsidRPr="00C108F2">
        <w:t xml:space="preserve"> Magnetic Resonance Materials in Physics, Biology and Medicine, 2017. </w:t>
      </w:r>
      <w:r w:rsidRPr="00C108F2">
        <w:rPr>
          <w:b/>
        </w:rPr>
        <w:t>30</w:t>
      </w:r>
      <w:r w:rsidRPr="00C108F2">
        <w:t>(4): p. 317-335.</w:t>
      </w:r>
    </w:p>
    <w:p w14:paraId="4977E58A" w14:textId="77777777" w:rsidR="00C108F2" w:rsidRPr="00C108F2" w:rsidRDefault="00C108F2" w:rsidP="00C108F2">
      <w:pPr>
        <w:pStyle w:val="EndNoteBibliography"/>
        <w:spacing w:after="0"/>
        <w:ind w:left="720" w:hanging="720"/>
      </w:pPr>
      <w:r w:rsidRPr="00C108F2">
        <w:t>40.</w:t>
      </w:r>
      <w:r w:rsidRPr="00C108F2">
        <w:tab/>
        <w:t xml:space="preserve">Willats, L., et al., </w:t>
      </w:r>
      <w:r w:rsidRPr="00C108F2">
        <w:rPr>
          <w:i/>
        </w:rPr>
        <w:t>Quantification of track-weighted imaging (TWI): characterisation of within-subject reproducibility and between-subject variability.</w:t>
      </w:r>
      <w:r w:rsidRPr="00C108F2">
        <w:t xml:space="preserve"> Neuroimage, 2014. </w:t>
      </w:r>
      <w:r w:rsidRPr="00C108F2">
        <w:rPr>
          <w:b/>
        </w:rPr>
        <w:t>87</w:t>
      </w:r>
      <w:r w:rsidRPr="00C108F2">
        <w:t>: p. 18-31.</w:t>
      </w:r>
    </w:p>
    <w:p w14:paraId="7E505D9E" w14:textId="77777777" w:rsidR="00C108F2" w:rsidRPr="00C108F2" w:rsidRDefault="00C108F2" w:rsidP="00C108F2">
      <w:pPr>
        <w:pStyle w:val="EndNoteBibliography"/>
        <w:spacing w:after="0"/>
        <w:ind w:left="720" w:hanging="720"/>
      </w:pPr>
      <w:r w:rsidRPr="00C108F2">
        <w:t>41.</w:t>
      </w:r>
      <w:r w:rsidRPr="00C108F2">
        <w:tab/>
        <w:t xml:space="preserve">Achenbach, T.M., </w:t>
      </w:r>
      <w:r w:rsidRPr="00C108F2">
        <w:rPr>
          <w:i/>
        </w:rPr>
        <w:t>Manual for ASEBA school-age forms &amp; profiles.</w:t>
      </w:r>
      <w:r w:rsidRPr="00C108F2">
        <w:t xml:space="preserve"> University of Vermont, Research Center for Children, Youth &amp; Families, 2001.</w:t>
      </w:r>
    </w:p>
    <w:p w14:paraId="1B4389D7" w14:textId="77777777" w:rsidR="00C108F2" w:rsidRPr="00C108F2" w:rsidRDefault="00C108F2" w:rsidP="00C108F2">
      <w:pPr>
        <w:pStyle w:val="EndNoteBibliography"/>
        <w:spacing w:after="0"/>
        <w:ind w:left="720" w:hanging="720"/>
      </w:pPr>
      <w:r w:rsidRPr="00C108F2">
        <w:t>42.</w:t>
      </w:r>
      <w:r w:rsidRPr="00C108F2">
        <w:tab/>
        <w:t xml:space="preserve">Townsend, L., et al., </w:t>
      </w:r>
      <w:r w:rsidRPr="00C108F2">
        <w:rPr>
          <w:i/>
        </w:rPr>
        <w:t>Development of three web-based computerized versions of the kiddie schedule for affective disorders and schizophrenia child psychiatric diagnostic interview: preliminary validity data.</w:t>
      </w:r>
      <w:r w:rsidRPr="00C108F2">
        <w:t xml:space="preserve"> Journal of the American Academy of Child &amp; Adolescent Psychiatry, 2020. </w:t>
      </w:r>
      <w:r w:rsidRPr="00C108F2">
        <w:rPr>
          <w:b/>
        </w:rPr>
        <w:t>59</w:t>
      </w:r>
      <w:r w:rsidRPr="00C108F2">
        <w:t>(2): p. 309-325.</w:t>
      </w:r>
    </w:p>
    <w:p w14:paraId="6AABF2D9" w14:textId="77777777" w:rsidR="00C108F2" w:rsidRPr="00C108F2" w:rsidRDefault="00C108F2" w:rsidP="00C108F2">
      <w:pPr>
        <w:pStyle w:val="EndNoteBibliography"/>
        <w:spacing w:after="0"/>
        <w:ind w:left="720" w:hanging="720"/>
      </w:pPr>
      <w:r w:rsidRPr="00C108F2">
        <w:t>43.</w:t>
      </w:r>
      <w:r w:rsidRPr="00C108F2">
        <w:tab/>
        <w:t xml:space="preserve">Romer, A.L., B. Ren, and D.A. Pizzagalli, </w:t>
      </w:r>
      <w:r w:rsidRPr="00C108F2">
        <w:rPr>
          <w:i/>
        </w:rPr>
        <w:t>Brain structure relations with psychopathology trajectories in the ABCD study.</w:t>
      </w:r>
      <w:r w:rsidRPr="00C108F2">
        <w:t xml:space="preserve"> Journal of the American Academy of Child &amp; Adolescent Psychiatry, 2023. </w:t>
      </w:r>
      <w:r w:rsidRPr="00C108F2">
        <w:rPr>
          <w:b/>
        </w:rPr>
        <w:t>62</w:t>
      </w:r>
      <w:r w:rsidRPr="00C108F2">
        <w:t>(8): p. 895-907.</w:t>
      </w:r>
    </w:p>
    <w:p w14:paraId="3B1A3ACD" w14:textId="77777777" w:rsidR="00C108F2" w:rsidRPr="00C108F2" w:rsidRDefault="00C108F2" w:rsidP="00C108F2">
      <w:pPr>
        <w:pStyle w:val="EndNoteBibliography"/>
        <w:spacing w:after="0"/>
        <w:ind w:left="720" w:hanging="720"/>
      </w:pPr>
      <w:r w:rsidRPr="00C108F2">
        <w:t>44.</w:t>
      </w:r>
      <w:r w:rsidRPr="00C108F2">
        <w:tab/>
        <w:t xml:space="preserve">Holt-Gosselin, B., et al., </w:t>
      </w:r>
      <w:r w:rsidRPr="00C108F2">
        <w:rPr>
          <w:i/>
        </w:rPr>
        <w:t>Familial risk for depression moderates neural circuitry in healthy preadolescents to predict adolescent depression symptoms in the Adolescent Brain Cognitive Development (ABCD) Study.</w:t>
      </w:r>
      <w:r w:rsidRPr="00C108F2">
        <w:t xml:space="preserve"> Dev Cogn Neurosci, 2024. </w:t>
      </w:r>
      <w:r w:rsidRPr="00C108F2">
        <w:rPr>
          <w:b/>
        </w:rPr>
        <w:t>68</w:t>
      </w:r>
      <w:r w:rsidRPr="00C108F2">
        <w:t>: p. 101400.</w:t>
      </w:r>
    </w:p>
    <w:p w14:paraId="146B52E8" w14:textId="77777777" w:rsidR="00C108F2" w:rsidRPr="00C108F2" w:rsidRDefault="00C108F2" w:rsidP="00C108F2">
      <w:pPr>
        <w:pStyle w:val="EndNoteBibliography"/>
        <w:spacing w:after="0"/>
        <w:ind w:left="720" w:hanging="720"/>
      </w:pPr>
      <w:r w:rsidRPr="00C108F2">
        <w:t>45.</w:t>
      </w:r>
      <w:r w:rsidRPr="00C108F2">
        <w:tab/>
        <w:t xml:space="preserve">Loughnan, R.J., et al., </w:t>
      </w:r>
      <w:r w:rsidRPr="00C108F2">
        <w:rPr>
          <w:i/>
        </w:rPr>
        <w:t>Unique prediction of developmental psychopathology from genetic and familial risk.</w:t>
      </w:r>
      <w:r w:rsidRPr="00C108F2">
        <w:t xml:space="preserve"> Journal of Child Psychology and Psychiatry, 2022. </w:t>
      </w:r>
      <w:r w:rsidRPr="00C108F2">
        <w:rPr>
          <w:b/>
        </w:rPr>
        <w:t>63</w:t>
      </w:r>
      <w:r w:rsidRPr="00C108F2">
        <w:t>(12): p. 1631-1643.</w:t>
      </w:r>
    </w:p>
    <w:p w14:paraId="411DFD48" w14:textId="77777777" w:rsidR="00C108F2" w:rsidRPr="00C108F2" w:rsidRDefault="00C108F2" w:rsidP="00C108F2">
      <w:pPr>
        <w:pStyle w:val="EndNoteBibliography"/>
        <w:spacing w:after="0"/>
        <w:ind w:left="720" w:hanging="720"/>
      </w:pPr>
      <w:r w:rsidRPr="00C108F2">
        <w:t>46.</w:t>
      </w:r>
      <w:r w:rsidRPr="00C108F2">
        <w:tab/>
        <w:t xml:space="preserve">Radloff, L.S., </w:t>
      </w:r>
      <w:r w:rsidRPr="00C108F2">
        <w:rPr>
          <w:i/>
        </w:rPr>
        <w:t>The use of the Center for Epidemiologic Studies Depression Scale in adolescents and young adults.</w:t>
      </w:r>
      <w:r w:rsidRPr="00C108F2">
        <w:t xml:space="preserve"> Journal of youth and adolescence, 1991. </w:t>
      </w:r>
      <w:r w:rsidRPr="00C108F2">
        <w:rPr>
          <w:b/>
        </w:rPr>
        <w:t>20</w:t>
      </w:r>
      <w:r w:rsidRPr="00C108F2">
        <w:t>(2): p. 149-166.</w:t>
      </w:r>
    </w:p>
    <w:p w14:paraId="7E3E4E10" w14:textId="77777777" w:rsidR="00C108F2" w:rsidRPr="00C108F2" w:rsidRDefault="00C108F2" w:rsidP="00C108F2">
      <w:pPr>
        <w:pStyle w:val="EndNoteBibliography"/>
        <w:spacing w:after="0"/>
        <w:ind w:left="720" w:hanging="720"/>
        <w:rPr>
          <w:rFonts w:hint="eastAsia"/>
        </w:rPr>
      </w:pPr>
      <w:r w:rsidRPr="00C108F2">
        <w:rPr>
          <w:rFonts w:hint="eastAsia"/>
        </w:rPr>
        <w:t>47.</w:t>
      </w:r>
      <w:r w:rsidRPr="00C108F2">
        <w:rPr>
          <w:rFonts w:hint="eastAsia"/>
        </w:rPr>
        <w:tab/>
      </w:r>
      <w:r w:rsidRPr="00C108F2">
        <w:rPr>
          <w:rFonts w:hint="eastAsia"/>
        </w:rPr>
        <w:t>이미숙</w:t>
      </w:r>
      <w:r w:rsidRPr="00C108F2">
        <w:rPr>
          <w:rFonts w:hint="eastAsia"/>
        </w:rPr>
        <w:t xml:space="preserve">, </w:t>
      </w:r>
      <w:r w:rsidRPr="00C108F2">
        <w:rPr>
          <w:rFonts w:hint="eastAsia"/>
          <w:i/>
        </w:rPr>
        <w:t>한국판</w:t>
      </w:r>
      <w:r w:rsidRPr="00C108F2">
        <w:rPr>
          <w:rFonts w:hint="eastAsia"/>
          <w:i/>
        </w:rPr>
        <w:t xml:space="preserve"> CES-D </w:t>
      </w:r>
      <w:r w:rsidRPr="00C108F2">
        <w:rPr>
          <w:rFonts w:hint="eastAsia"/>
          <w:i/>
        </w:rPr>
        <w:t>척도</w:t>
      </w:r>
      <w:r w:rsidRPr="00C108F2">
        <w:rPr>
          <w:rFonts w:hint="eastAsia"/>
          <w:i/>
        </w:rPr>
        <w:t xml:space="preserve"> (The Center for Epidemiologic Studies-Depression Scale) </w:t>
      </w:r>
      <w:r w:rsidRPr="00C108F2">
        <w:rPr>
          <w:rFonts w:hint="eastAsia"/>
          <w:i/>
        </w:rPr>
        <w:t>의</w:t>
      </w:r>
      <w:r w:rsidRPr="00C108F2">
        <w:rPr>
          <w:rFonts w:hint="eastAsia"/>
          <w:i/>
        </w:rPr>
        <w:t xml:space="preserve"> </w:t>
      </w:r>
      <w:r w:rsidRPr="00C108F2">
        <w:rPr>
          <w:rFonts w:hint="eastAsia"/>
          <w:i/>
        </w:rPr>
        <w:t>요인구조분석에</w:t>
      </w:r>
      <w:r w:rsidRPr="00C108F2">
        <w:rPr>
          <w:rFonts w:hint="eastAsia"/>
          <w:i/>
        </w:rPr>
        <w:t xml:space="preserve"> </w:t>
      </w:r>
      <w:r w:rsidRPr="00C108F2">
        <w:rPr>
          <w:rFonts w:hint="eastAsia"/>
          <w:i/>
        </w:rPr>
        <w:t>대한</w:t>
      </w:r>
      <w:r w:rsidRPr="00C108F2">
        <w:rPr>
          <w:rFonts w:hint="eastAsia"/>
          <w:i/>
        </w:rPr>
        <w:t xml:space="preserve"> </w:t>
      </w:r>
      <w:r w:rsidRPr="00C108F2">
        <w:rPr>
          <w:rFonts w:hint="eastAsia"/>
          <w:i/>
        </w:rPr>
        <w:t>재검토</w:t>
      </w:r>
      <w:r w:rsidRPr="00C108F2">
        <w:rPr>
          <w:rFonts w:hint="eastAsia"/>
          <w:i/>
        </w:rPr>
        <w:t>.</w:t>
      </w:r>
      <w:r w:rsidRPr="00C108F2">
        <w:rPr>
          <w:rFonts w:hint="eastAsia"/>
        </w:rPr>
        <w:t xml:space="preserve"> </w:t>
      </w:r>
      <w:r w:rsidRPr="00C108F2">
        <w:rPr>
          <w:rFonts w:hint="eastAsia"/>
        </w:rPr>
        <w:t>보건과</w:t>
      </w:r>
      <w:r w:rsidRPr="00C108F2">
        <w:rPr>
          <w:rFonts w:hint="eastAsia"/>
        </w:rPr>
        <w:t xml:space="preserve"> </w:t>
      </w:r>
      <w:r w:rsidRPr="00C108F2">
        <w:rPr>
          <w:rFonts w:hint="eastAsia"/>
        </w:rPr>
        <w:t>사회과학</w:t>
      </w:r>
      <w:r w:rsidRPr="00C108F2">
        <w:rPr>
          <w:rFonts w:hint="eastAsia"/>
        </w:rPr>
        <w:t xml:space="preserve">, 2002. </w:t>
      </w:r>
      <w:r w:rsidRPr="00C108F2">
        <w:rPr>
          <w:rFonts w:hint="eastAsia"/>
          <w:b/>
        </w:rPr>
        <w:t>12</w:t>
      </w:r>
      <w:r w:rsidRPr="00C108F2">
        <w:rPr>
          <w:rFonts w:hint="eastAsia"/>
        </w:rPr>
        <w:t>: p. 43-62.</w:t>
      </w:r>
    </w:p>
    <w:p w14:paraId="067C1789" w14:textId="77777777" w:rsidR="00C108F2" w:rsidRPr="00C108F2" w:rsidRDefault="00C108F2" w:rsidP="00C108F2">
      <w:pPr>
        <w:pStyle w:val="EndNoteBibliography"/>
        <w:spacing w:after="0"/>
        <w:ind w:left="720" w:hanging="720"/>
      </w:pPr>
      <w:r w:rsidRPr="00C108F2">
        <w:t>48.</w:t>
      </w:r>
      <w:r w:rsidRPr="00C108F2">
        <w:tab/>
        <w:t xml:space="preserve">Oh, K.-J. and Y.-A. Kim, </w:t>
      </w:r>
      <w:r w:rsidRPr="00C108F2">
        <w:rPr>
          <w:i/>
        </w:rPr>
        <w:t>Manual for the ASEBA school-age forms.</w:t>
      </w:r>
      <w:r w:rsidRPr="00C108F2">
        <w:t xml:space="preserve"> Seoul: Huno, 2010.</w:t>
      </w:r>
    </w:p>
    <w:p w14:paraId="3BA267EB" w14:textId="77777777" w:rsidR="00C108F2" w:rsidRPr="00C108F2" w:rsidRDefault="00C108F2" w:rsidP="00C108F2">
      <w:pPr>
        <w:pStyle w:val="EndNoteBibliography"/>
        <w:spacing w:after="0"/>
        <w:ind w:left="720" w:hanging="720"/>
      </w:pPr>
      <w:r w:rsidRPr="00C108F2">
        <w:lastRenderedPageBreak/>
        <w:t>49.</w:t>
      </w:r>
      <w:r w:rsidRPr="00C108F2">
        <w:tab/>
        <w:t xml:space="preserve">Vilagut, G., et al., </w:t>
      </w:r>
      <w:r w:rsidRPr="00C108F2">
        <w:rPr>
          <w:i/>
        </w:rPr>
        <w:t>Screening for depression in the general population with the Center for Epidemiologic Studies Depression (CES-D): a systematic review with meta-analysis.</w:t>
      </w:r>
      <w:r w:rsidRPr="00C108F2">
        <w:t xml:space="preserve"> PloS one, 2016. </w:t>
      </w:r>
      <w:r w:rsidRPr="00C108F2">
        <w:rPr>
          <w:b/>
        </w:rPr>
        <w:t>11</w:t>
      </w:r>
      <w:r w:rsidRPr="00C108F2">
        <w:t>(5): p. e0155431.</w:t>
      </w:r>
    </w:p>
    <w:p w14:paraId="3B73B71D" w14:textId="77777777" w:rsidR="00C108F2" w:rsidRPr="00C108F2" w:rsidRDefault="00C108F2" w:rsidP="00C108F2">
      <w:pPr>
        <w:pStyle w:val="EndNoteBibliography"/>
        <w:spacing w:after="0"/>
        <w:ind w:left="720" w:hanging="720"/>
      </w:pPr>
      <w:r w:rsidRPr="00C108F2">
        <w:t>50.</w:t>
      </w:r>
      <w:r w:rsidRPr="00C108F2">
        <w:tab/>
        <w:t xml:space="preserve">Henry, S.K., M.M. Grant, and K.L. Cropsey, </w:t>
      </w:r>
      <w:r w:rsidRPr="00C108F2">
        <w:rPr>
          <w:i/>
        </w:rPr>
        <w:t>Determining the optimal clinical cutoff on the CES-D for depression in a community corrections sample.</w:t>
      </w:r>
      <w:r w:rsidRPr="00C108F2">
        <w:t xml:space="preserve"> Journal of affective disorders, 2018. </w:t>
      </w:r>
      <w:r w:rsidRPr="00C108F2">
        <w:rPr>
          <w:b/>
        </w:rPr>
        <w:t>234</w:t>
      </w:r>
      <w:r w:rsidRPr="00C108F2">
        <w:t>: p. 270-275.</w:t>
      </w:r>
    </w:p>
    <w:p w14:paraId="13CC156C" w14:textId="77777777" w:rsidR="00C108F2" w:rsidRPr="00C108F2" w:rsidRDefault="00C108F2" w:rsidP="00C108F2">
      <w:pPr>
        <w:pStyle w:val="EndNoteBibliography"/>
        <w:spacing w:after="0"/>
        <w:ind w:left="720" w:hanging="720"/>
      </w:pPr>
      <w:r w:rsidRPr="00C108F2">
        <w:t>51.</w:t>
      </w:r>
      <w:r w:rsidRPr="00C108F2">
        <w:tab/>
        <w:t xml:space="preserve">Joo, Y.Y., et al., </w:t>
      </w:r>
      <w:r w:rsidRPr="00C108F2">
        <w:rPr>
          <w:i/>
        </w:rPr>
        <w:t>Polygenic architecture of brain structure and function, behaviors, and psychopathologies in children.</w:t>
      </w:r>
      <w:r w:rsidRPr="00C108F2">
        <w:t xml:space="preserve"> bioRxiv, 2024: p. 2024.05.22.595444.</w:t>
      </w:r>
    </w:p>
    <w:p w14:paraId="1EB93CC2" w14:textId="77777777" w:rsidR="00C108F2" w:rsidRPr="00C108F2" w:rsidRDefault="00C108F2" w:rsidP="00C108F2">
      <w:pPr>
        <w:pStyle w:val="EndNoteBibliography"/>
        <w:spacing w:after="0"/>
        <w:ind w:left="720" w:hanging="720"/>
      </w:pPr>
      <w:r w:rsidRPr="00C108F2">
        <w:t>52.</w:t>
      </w:r>
      <w:r w:rsidRPr="00C108F2">
        <w:tab/>
        <w:t xml:space="preserve">Ruan, Y., et al., </w:t>
      </w:r>
      <w:r w:rsidRPr="00C108F2">
        <w:rPr>
          <w:i/>
        </w:rPr>
        <w:t>Improving polygenic prediction in ancestrally diverse populations.</w:t>
      </w:r>
      <w:r w:rsidRPr="00C108F2">
        <w:t xml:space="preserve"> Nature genetics, 2022. </w:t>
      </w:r>
      <w:r w:rsidRPr="00C108F2">
        <w:rPr>
          <w:b/>
        </w:rPr>
        <w:t>54</w:t>
      </w:r>
      <w:r w:rsidRPr="00C108F2">
        <w:t>(5): p. 573-580.</w:t>
      </w:r>
    </w:p>
    <w:p w14:paraId="5161346E" w14:textId="77777777" w:rsidR="00C108F2" w:rsidRPr="00C108F2" w:rsidRDefault="00C108F2" w:rsidP="00C108F2">
      <w:pPr>
        <w:pStyle w:val="EndNoteBibliography"/>
        <w:spacing w:after="0"/>
        <w:ind w:left="720" w:hanging="720"/>
      </w:pPr>
      <w:r w:rsidRPr="00C108F2">
        <w:t>53.</w:t>
      </w:r>
      <w:r w:rsidRPr="00C108F2">
        <w:tab/>
        <w:t xml:space="preserve">Meisner, A., et al., </w:t>
      </w:r>
      <w:r w:rsidRPr="00C108F2">
        <w:rPr>
          <w:i/>
        </w:rPr>
        <w:t>Combined utility of 25 disease and risk factor polygenic risk scores for stratifying risk of all-cause mortality.</w:t>
      </w:r>
      <w:r w:rsidRPr="00C108F2">
        <w:t xml:space="preserve"> The American Journal of Human Genetics, 2020. </w:t>
      </w:r>
      <w:r w:rsidRPr="00C108F2">
        <w:rPr>
          <w:b/>
        </w:rPr>
        <w:t>107</w:t>
      </w:r>
      <w:r w:rsidRPr="00C108F2">
        <w:t>(3): p. 418-431.</w:t>
      </w:r>
    </w:p>
    <w:p w14:paraId="45B931A4" w14:textId="77777777" w:rsidR="00C108F2" w:rsidRPr="00C108F2" w:rsidRDefault="00C108F2" w:rsidP="00C108F2">
      <w:pPr>
        <w:pStyle w:val="EndNoteBibliography"/>
        <w:spacing w:after="0"/>
        <w:ind w:left="720" w:hanging="720"/>
      </w:pPr>
      <w:r w:rsidRPr="00C108F2">
        <w:t>54.</w:t>
      </w:r>
      <w:r w:rsidRPr="00C108F2">
        <w:tab/>
        <w:t xml:space="preserve">Jukarainen, S., et al., </w:t>
      </w:r>
      <w:r w:rsidRPr="00C108F2">
        <w:rPr>
          <w:i/>
        </w:rPr>
        <w:t>Genetic risk factors have a substantial impact on healthy life years.</w:t>
      </w:r>
      <w:r w:rsidRPr="00C108F2">
        <w:t xml:space="preserve"> Nature medicine, 2022. </w:t>
      </w:r>
      <w:r w:rsidRPr="00C108F2">
        <w:rPr>
          <w:b/>
        </w:rPr>
        <w:t>28</w:t>
      </w:r>
      <w:r w:rsidRPr="00C108F2">
        <w:t>(9): p. 1893-1901.</w:t>
      </w:r>
    </w:p>
    <w:p w14:paraId="6DD385F8" w14:textId="77777777" w:rsidR="00C108F2" w:rsidRPr="00C108F2" w:rsidRDefault="00C108F2" w:rsidP="00C108F2">
      <w:pPr>
        <w:pStyle w:val="EndNoteBibliography"/>
        <w:spacing w:after="0"/>
        <w:ind w:left="720" w:hanging="720"/>
      </w:pPr>
      <w:r w:rsidRPr="00C108F2">
        <w:t>55.</w:t>
      </w:r>
      <w:r w:rsidRPr="00C108F2">
        <w:tab/>
        <w:t xml:space="preserve">Raza, A., et al., </w:t>
      </w:r>
      <w:r w:rsidRPr="00C108F2">
        <w:rPr>
          <w:i/>
        </w:rPr>
        <w:t>Enhancing brain tumor classification with transfer learning: Leveraging DenseNet121 for accurate and efficient detection.</w:t>
      </w:r>
      <w:r w:rsidRPr="00C108F2">
        <w:t xml:space="preserve"> International Journal of Imaging Systems and Technology, 2024. </w:t>
      </w:r>
      <w:r w:rsidRPr="00C108F2">
        <w:rPr>
          <w:b/>
        </w:rPr>
        <w:t>34</w:t>
      </w:r>
      <w:r w:rsidRPr="00C108F2">
        <w:t>(1): p. e22957.</w:t>
      </w:r>
    </w:p>
    <w:p w14:paraId="0C2597B4" w14:textId="77777777" w:rsidR="00C108F2" w:rsidRPr="00C108F2" w:rsidRDefault="00C108F2" w:rsidP="00C108F2">
      <w:pPr>
        <w:pStyle w:val="EndNoteBibliography"/>
        <w:spacing w:after="0"/>
        <w:ind w:left="720" w:hanging="720"/>
      </w:pPr>
      <w:r w:rsidRPr="00C108F2">
        <w:t>56.</w:t>
      </w:r>
      <w:r w:rsidRPr="00C108F2">
        <w:tab/>
        <w:t xml:space="preserve">Geng, L. </w:t>
      </w:r>
      <w:r w:rsidRPr="00C108F2">
        <w:rPr>
          <w:i/>
        </w:rPr>
        <w:t>Multi-classification on the diagnosis of four early stages of Alzheimer’s disease by transfer learning models</w:t>
      </w:r>
      <w:r w:rsidRPr="00C108F2">
        <w:t xml:space="preserve">. in </w:t>
      </w:r>
      <w:r w:rsidRPr="00C108F2">
        <w:rPr>
          <w:i/>
        </w:rPr>
        <w:t>Third International Conference on Artificial Intelligence and Computer Engineering (ICAICE 2022)</w:t>
      </w:r>
      <w:r w:rsidRPr="00C108F2">
        <w:t>. 2023. SPIE.</w:t>
      </w:r>
    </w:p>
    <w:p w14:paraId="2646D22C" w14:textId="77777777" w:rsidR="00C108F2" w:rsidRPr="00C108F2" w:rsidRDefault="00C108F2" w:rsidP="00C108F2">
      <w:pPr>
        <w:pStyle w:val="EndNoteBibliography"/>
        <w:spacing w:after="0"/>
        <w:ind w:left="720" w:hanging="720"/>
      </w:pPr>
      <w:r w:rsidRPr="00C108F2">
        <w:t>57.</w:t>
      </w:r>
      <w:r w:rsidRPr="00C108F2">
        <w:tab/>
        <w:t xml:space="preserve">Sundararajan, M., A. Taly, and Q. Yan. </w:t>
      </w:r>
      <w:r w:rsidRPr="00C108F2">
        <w:rPr>
          <w:i/>
        </w:rPr>
        <w:t>Axiomatic attribution for deep networks</w:t>
      </w:r>
      <w:r w:rsidRPr="00C108F2">
        <w:t xml:space="preserve">. in </w:t>
      </w:r>
      <w:r w:rsidRPr="00C108F2">
        <w:rPr>
          <w:i/>
        </w:rPr>
        <w:t>International conference on machine learning</w:t>
      </w:r>
      <w:r w:rsidRPr="00C108F2">
        <w:t>. 2017. PMLR.</w:t>
      </w:r>
    </w:p>
    <w:p w14:paraId="55B08177" w14:textId="77777777" w:rsidR="00C108F2" w:rsidRPr="00C108F2" w:rsidRDefault="00C108F2" w:rsidP="00C108F2">
      <w:pPr>
        <w:pStyle w:val="EndNoteBibliography"/>
        <w:spacing w:after="0"/>
        <w:ind w:left="720" w:hanging="720"/>
      </w:pPr>
      <w:r w:rsidRPr="00C108F2">
        <w:t>58.</w:t>
      </w:r>
      <w:r w:rsidRPr="00C108F2">
        <w:tab/>
        <w:t xml:space="preserve">Smilkov, D., et al., </w:t>
      </w:r>
      <w:r w:rsidRPr="00C108F2">
        <w:rPr>
          <w:i/>
        </w:rPr>
        <w:t>Smoothgrad: removing noise by adding noise.</w:t>
      </w:r>
      <w:r w:rsidRPr="00C108F2">
        <w:t xml:space="preserve"> arXiv preprint arXiv:1706.03825, 2017.</w:t>
      </w:r>
    </w:p>
    <w:p w14:paraId="51CA718B" w14:textId="77777777" w:rsidR="00C108F2" w:rsidRPr="00C108F2" w:rsidRDefault="00C108F2" w:rsidP="00C108F2">
      <w:pPr>
        <w:pStyle w:val="EndNoteBibliography"/>
        <w:spacing w:after="0"/>
        <w:ind w:left="720" w:hanging="720"/>
      </w:pPr>
      <w:r w:rsidRPr="00C108F2">
        <w:t>59.</w:t>
      </w:r>
      <w:r w:rsidRPr="00C108F2">
        <w:tab/>
        <w:t xml:space="preserve">Vickers, A.J. and F. Holland, </w:t>
      </w:r>
      <w:r w:rsidRPr="00C108F2">
        <w:rPr>
          <w:i/>
        </w:rPr>
        <w:t>Decision curve analysis to evaluate the clinical benefit of prediction models.</w:t>
      </w:r>
      <w:r w:rsidRPr="00C108F2">
        <w:t xml:space="preserve"> The Spine Journal, 2021. </w:t>
      </w:r>
      <w:r w:rsidRPr="00C108F2">
        <w:rPr>
          <w:b/>
        </w:rPr>
        <w:t>21</w:t>
      </w:r>
      <w:r w:rsidRPr="00C108F2">
        <w:t>(10): p. 1643-1648.</w:t>
      </w:r>
    </w:p>
    <w:p w14:paraId="34B85F04" w14:textId="77777777" w:rsidR="00C108F2" w:rsidRPr="00C108F2" w:rsidRDefault="00C108F2" w:rsidP="00C108F2">
      <w:pPr>
        <w:pStyle w:val="EndNoteBibliography"/>
        <w:spacing w:after="0"/>
        <w:ind w:left="720" w:hanging="720"/>
      </w:pPr>
      <w:r w:rsidRPr="00C108F2">
        <w:t>60.</w:t>
      </w:r>
      <w:r w:rsidRPr="00C108F2">
        <w:tab/>
        <w:t xml:space="preserve">Tatham, E.L., et al., </w:t>
      </w:r>
      <w:r w:rsidRPr="00C108F2">
        <w:rPr>
          <w:i/>
        </w:rPr>
        <w:t>The 5-HTTLPR and BDNF polymorphisms moderate the association between uncinate fasciculus connectivity and antidepressants treatment response in major depression.</w:t>
      </w:r>
      <w:r w:rsidRPr="00C108F2">
        <w:t xml:space="preserve"> European archives of psychiatry and clinical neuroscience, 2017. </w:t>
      </w:r>
      <w:r w:rsidRPr="00C108F2">
        <w:rPr>
          <w:b/>
        </w:rPr>
        <w:t>267</w:t>
      </w:r>
      <w:r w:rsidRPr="00C108F2">
        <w:t>: p. 135-147.</w:t>
      </w:r>
    </w:p>
    <w:p w14:paraId="4AAED3C2" w14:textId="77777777" w:rsidR="00C108F2" w:rsidRPr="00C108F2" w:rsidRDefault="00C108F2" w:rsidP="00C108F2">
      <w:pPr>
        <w:pStyle w:val="EndNoteBibliography"/>
        <w:spacing w:after="0"/>
        <w:ind w:left="720" w:hanging="720"/>
      </w:pPr>
      <w:r w:rsidRPr="00C108F2">
        <w:t>61.</w:t>
      </w:r>
      <w:r w:rsidRPr="00C108F2">
        <w:tab/>
        <w:t xml:space="preserve">Tatham, E.L., et al., </w:t>
      </w:r>
      <w:r w:rsidRPr="00C108F2">
        <w:rPr>
          <w:i/>
        </w:rPr>
        <w:t>White matter integrity in major depressive disorder: implications of childhood trauma, 5-HTTLPR and BDNF polymorphisms.</w:t>
      </w:r>
      <w:r w:rsidRPr="00C108F2">
        <w:t xml:space="preserve"> Psychiatry Research: Neuroimaging, 2016. </w:t>
      </w:r>
      <w:r w:rsidRPr="00C108F2">
        <w:rPr>
          <w:b/>
        </w:rPr>
        <w:t>253</w:t>
      </w:r>
      <w:r w:rsidRPr="00C108F2">
        <w:t>: p. 15-25.</w:t>
      </w:r>
    </w:p>
    <w:p w14:paraId="6615526D" w14:textId="77777777" w:rsidR="00C108F2" w:rsidRPr="00C108F2" w:rsidRDefault="00C108F2" w:rsidP="00C108F2">
      <w:pPr>
        <w:pStyle w:val="EndNoteBibliography"/>
        <w:spacing w:after="0"/>
        <w:ind w:left="720" w:hanging="720"/>
      </w:pPr>
      <w:r w:rsidRPr="00C108F2">
        <w:t>62.</w:t>
      </w:r>
      <w:r w:rsidRPr="00C108F2">
        <w:tab/>
        <w:t xml:space="preserve">Choi, S., et al., </w:t>
      </w:r>
      <w:r w:rsidRPr="00C108F2">
        <w:rPr>
          <w:i/>
        </w:rPr>
        <w:t>Effects of a polymorphism of the neuronal amino acid transporter SLC6A15 gene on structural integrity of white matter tracts in major depressive disorder.</w:t>
      </w:r>
      <w:r w:rsidRPr="00C108F2">
        <w:t xml:space="preserve"> PloS one, 2016. </w:t>
      </w:r>
      <w:r w:rsidRPr="00C108F2">
        <w:rPr>
          <w:b/>
        </w:rPr>
        <w:t>11</w:t>
      </w:r>
      <w:r w:rsidRPr="00C108F2">
        <w:t>(10): p. e0164301.</w:t>
      </w:r>
    </w:p>
    <w:p w14:paraId="690F7E87" w14:textId="77777777" w:rsidR="00C108F2" w:rsidRPr="00C108F2" w:rsidRDefault="00C108F2" w:rsidP="00C108F2">
      <w:pPr>
        <w:pStyle w:val="EndNoteBibliography"/>
        <w:spacing w:after="0"/>
        <w:ind w:left="720" w:hanging="720"/>
      </w:pPr>
      <w:r w:rsidRPr="00C108F2">
        <w:t>63.</w:t>
      </w:r>
      <w:r w:rsidRPr="00C108F2">
        <w:tab/>
        <w:t xml:space="preserve">Hayashi, K., et al., </w:t>
      </w:r>
      <w:r w:rsidRPr="00C108F2">
        <w:rPr>
          <w:i/>
        </w:rPr>
        <w:t>COMT Val158Met, but not BDNF Val66Met, is associated with white matter abnormalities of the temporal lobe in patients with first-episode, treatment-naive major depressive disorder: a diffusion tensor imaging study.</w:t>
      </w:r>
      <w:r w:rsidRPr="00C108F2">
        <w:t xml:space="preserve"> Neuropsychiatric disease and treatment, 2014: p. 1183-1190.</w:t>
      </w:r>
    </w:p>
    <w:p w14:paraId="7507F8E2" w14:textId="77777777" w:rsidR="00C108F2" w:rsidRPr="00C108F2" w:rsidRDefault="00C108F2" w:rsidP="00C108F2">
      <w:pPr>
        <w:pStyle w:val="EndNoteBibliography"/>
        <w:spacing w:after="0"/>
        <w:ind w:left="720" w:hanging="720"/>
      </w:pPr>
      <w:r w:rsidRPr="00C108F2">
        <w:t>64.</w:t>
      </w:r>
      <w:r w:rsidRPr="00C108F2">
        <w:tab/>
        <w:t xml:space="preserve">Shyn, S.I. and S.P. Hamilton, </w:t>
      </w:r>
      <w:r w:rsidRPr="00C108F2">
        <w:rPr>
          <w:i/>
        </w:rPr>
        <w:t>The genetics of major depression: moving beyond the monoamine hypothesis.</w:t>
      </w:r>
      <w:r w:rsidRPr="00C108F2">
        <w:t xml:space="preserve"> Psychiatric Clinics, 2010. </w:t>
      </w:r>
      <w:r w:rsidRPr="00C108F2">
        <w:rPr>
          <w:b/>
        </w:rPr>
        <w:t>33</w:t>
      </w:r>
      <w:r w:rsidRPr="00C108F2">
        <w:t>(1): p. 125-140.</w:t>
      </w:r>
    </w:p>
    <w:p w14:paraId="3B67775D" w14:textId="77777777" w:rsidR="00C108F2" w:rsidRPr="00C108F2" w:rsidRDefault="00C108F2" w:rsidP="00C108F2">
      <w:pPr>
        <w:pStyle w:val="EndNoteBibliography"/>
        <w:spacing w:after="0"/>
        <w:ind w:left="720" w:hanging="720"/>
      </w:pPr>
      <w:r w:rsidRPr="00C108F2">
        <w:lastRenderedPageBreak/>
        <w:t>65.</w:t>
      </w:r>
      <w:r w:rsidRPr="00C108F2">
        <w:tab/>
        <w:t xml:space="preserve">Cole, J., et al., </w:t>
      </w:r>
      <w:r w:rsidRPr="00C108F2">
        <w:rPr>
          <w:i/>
        </w:rPr>
        <w:t>White matter abnormalities and illness severity in major depressive disorder.</w:t>
      </w:r>
      <w:r w:rsidRPr="00C108F2">
        <w:t xml:space="preserve"> The British Journal of Psychiatry, 2012. </w:t>
      </w:r>
      <w:r w:rsidRPr="00C108F2">
        <w:rPr>
          <w:b/>
        </w:rPr>
        <w:t>201</w:t>
      </w:r>
      <w:r w:rsidRPr="00C108F2">
        <w:t>(1): p. 33-39.</w:t>
      </w:r>
    </w:p>
    <w:p w14:paraId="0A7EA82A" w14:textId="77777777" w:rsidR="00C108F2" w:rsidRPr="00C108F2" w:rsidRDefault="00C108F2" w:rsidP="00C108F2">
      <w:pPr>
        <w:pStyle w:val="EndNoteBibliography"/>
        <w:spacing w:after="0"/>
        <w:ind w:left="720" w:hanging="720"/>
      </w:pPr>
      <w:r w:rsidRPr="00C108F2">
        <w:t>66.</w:t>
      </w:r>
      <w:r w:rsidRPr="00C108F2">
        <w:tab/>
        <w:t xml:space="preserve">Huang, H., et al., </w:t>
      </w:r>
      <w:r w:rsidRPr="00C108F2">
        <w:rPr>
          <w:i/>
        </w:rPr>
        <w:t>White matter changes in healthy adolescents at familial risk for unipolar depression: a diffusion tensor imaging study.</w:t>
      </w:r>
      <w:r w:rsidRPr="00C108F2">
        <w:t xml:space="preserve"> Neuropsychopharmacology, 2011. </w:t>
      </w:r>
      <w:r w:rsidRPr="00C108F2">
        <w:rPr>
          <w:b/>
        </w:rPr>
        <w:t>36</w:t>
      </w:r>
      <w:r w:rsidRPr="00C108F2">
        <w:t>(3): p. 684-691.</w:t>
      </w:r>
    </w:p>
    <w:p w14:paraId="6FB49DCC" w14:textId="77777777" w:rsidR="00C108F2" w:rsidRPr="00C108F2" w:rsidRDefault="00C108F2" w:rsidP="00C108F2">
      <w:pPr>
        <w:pStyle w:val="EndNoteBibliography"/>
        <w:spacing w:after="0"/>
        <w:ind w:left="720" w:hanging="720"/>
      </w:pPr>
      <w:r w:rsidRPr="00C108F2">
        <w:t>67.</w:t>
      </w:r>
      <w:r w:rsidRPr="00C108F2">
        <w:tab/>
        <w:t xml:space="preserve">Murphy, M.L. and T. Frodl, </w:t>
      </w:r>
      <w:r w:rsidRPr="00C108F2">
        <w:rPr>
          <w:i/>
        </w:rPr>
        <w:t>Meta-analysis of diffusion tensor imaging studies shows altered fractional anisotropy occurring in distinct brain areas in association with depression.</w:t>
      </w:r>
      <w:r w:rsidRPr="00C108F2">
        <w:t xml:space="preserve"> Biology of mood &amp; anxiety disorders, 2011. </w:t>
      </w:r>
      <w:r w:rsidRPr="00C108F2">
        <w:rPr>
          <w:b/>
        </w:rPr>
        <w:t>1</w:t>
      </w:r>
      <w:r w:rsidRPr="00C108F2">
        <w:t>: p. 1-12.</w:t>
      </w:r>
    </w:p>
    <w:p w14:paraId="46009246" w14:textId="77777777" w:rsidR="00C108F2" w:rsidRPr="00C108F2" w:rsidRDefault="00C108F2" w:rsidP="00C108F2">
      <w:pPr>
        <w:pStyle w:val="EndNoteBibliography"/>
        <w:spacing w:after="0"/>
        <w:ind w:left="720" w:hanging="720"/>
      </w:pPr>
      <w:r w:rsidRPr="00C108F2">
        <w:t>68.</w:t>
      </w:r>
      <w:r w:rsidRPr="00C108F2">
        <w:tab/>
        <w:t xml:space="preserve">Vestergaard, M., et al., </w:t>
      </w:r>
      <w:r w:rsidRPr="00C108F2">
        <w:rPr>
          <w:i/>
        </w:rPr>
        <w:t>White matter microstructure in superior longitudinal fasciculus associated with spatial working memory performance in children.</w:t>
      </w:r>
      <w:r w:rsidRPr="00C108F2">
        <w:t xml:space="preserve"> Journal of cognitive neuroscience, 2011. </w:t>
      </w:r>
      <w:r w:rsidRPr="00C108F2">
        <w:rPr>
          <w:b/>
        </w:rPr>
        <w:t>23</w:t>
      </w:r>
      <w:r w:rsidRPr="00C108F2">
        <w:t>(9): p. 2135-2146.</w:t>
      </w:r>
    </w:p>
    <w:p w14:paraId="39E383CD" w14:textId="77777777" w:rsidR="00C108F2" w:rsidRPr="00C108F2" w:rsidRDefault="00C108F2" w:rsidP="00C108F2">
      <w:pPr>
        <w:pStyle w:val="EndNoteBibliography"/>
        <w:spacing w:after="0"/>
        <w:ind w:left="720" w:hanging="720"/>
      </w:pPr>
      <w:r w:rsidRPr="00C108F2">
        <w:t>69.</w:t>
      </w:r>
      <w:r w:rsidRPr="00C108F2">
        <w:tab/>
        <w:t xml:space="preserve">Maldonado, I.L., et al., </w:t>
      </w:r>
      <w:r w:rsidRPr="00C108F2">
        <w:rPr>
          <w:i/>
        </w:rPr>
        <w:t>The human cingulum: from the limbic tract to the connectionist paradigm.</w:t>
      </w:r>
      <w:r w:rsidRPr="00C108F2">
        <w:t xml:space="preserve"> Neuropsychologia, 2020. </w:t>
      </w:r>
      <w:r w:rsidRPr="00C108F2">
        <w:rPr>
          <w:b/>
        </w:rPr>
        <w:t>144</w:t>
      </w:r>
      <w:r w:rsidRPr="00C108F2">
        <w:t>: p. 107487.</w:t>
      </w:r>
    </w:p>
    <w:p w14:paraId="7ECB1990" w14:textId="77777777" w:rsidR="00C108F2" w:rsidRPr="00C108F2" w:rsidRDefault="00C108F2" w:rsidP="00C108F2">
      <w:pPr>
        <w:pStyle w:val="EndNoteBibliography"/>
        <w:spacing w:after="0"/>
        <w:ind w:left="720" w:hanging="720"/>
      </w:pPr>
      <w:r w:rsidRPr="00C108F2">
        <w:t>70.</w:t>
      </w:r>
      <w:r w:rsidRPr="00C108F2">
        <w:tab/>
        <w:t xml:space="preserve">Lichenstein, S.D., T. Verstynen, and E.E. Forbes, </w:t>
      </w:r>
      <w:r w:rsidRPr="00C108F2">
        <w:rPr>
          <w:i/>
        </w:rPr>
        <w:t>Adolescent brain development and depression: a case for the importance of connectivity of the anterior cingulate cortex.</w:t>
      </w:r>
      <w:r w:rsidRPr="00C108F2">
        <w:t xml:space="preserve"> Neuroscience &amp; Biobehavioral Reviews, 2016. </w:t>
      </w:r>
      <w:r w:rsidRPr="00C108F2">
        <w:rPr>
          <w:b/>
        </w:rPr>
        <w:t>70</w:t>
      </w:r>
      <w:r w:rsidRPr="00C108F2">
        <w:t>: p. 271-287.</w:t>
      </w:r>
    </w:p>
    <w:p w14:paraId="1FC274C9" w14:textId="77777777" w:rsidR="00C108F2" w:rsidRPr="00C108F2" w:rsidRDefault="00C108F2" w:rsidP="00C108F2">
      <w:pPr>
        <w:pStyle w:val="EndNoteBibliography"/>
        <w:spacing w:after="0"/>
        <w:ind w:left="720" w:hanging="720"/>
      </w:pPr>
      <w:r w:rsidRPr="00C108F2">
        <w:t>71.</w:t>
      </w:r>
      <w:r w:rsidRPr="00C108F2">
        <w:tab/>
        <w:t xml:space="preserve">Kaess, M., et al., </w:t>
      </w:r>
      <w:r w:rsidRPr="00C108F2">
        <w:rPr>
          <w:i/>
        </w:rPr>
        <w:t>Advancing a temporal framework for understanding the biology of nonsuicidal self-injury: An expert review.</w:t>
      </w:r>
      <w:r w:rsidRPr="00C108F2">
        <w:t xml:space="preserve"> Neuroscience &amp; Biobehavioral Reviews, 2021. </w:t>
      </w:r>
      <w:r w:rsidRPr="00C108F2">
        <w:rPr>
          <w:b/>
        </w:rPr>
        <w:t>130</w:t>
      </w:r>
      <w:r w:rsidRPr="00C108F2">
        <w:t>: p. 228-239.</w:t>
      </w:r>
    </w:p>
    <w:p w14:paraId="630B16B3" w14:textId="77777777" w:rsidR="00C108F2" w:rsidRPr="00C108F2" w:rsidRDefault="00C108F2" w:rsidP="00C108F2">
      <w:pPr>
        <w:pStyle w:val="EndNoteBibliography"/>
        <w:spacing w:after="0"/>
        <w:ind w:left="720" w:hanging="720"/>
      </w:pPr>
      <w:r w:rsidRPr="00C108F2">
        <w:t>72.</w:t>
      </w:r>
      <w:r w:rsidRPr="00C108F2">
        <w:tab/>
        <w:t xml:space="preserve">Radoeva, P.D., et al., </w:t>
      </w:r>
      <w:r w:rsidRPr="00C108F2">
        <w:rPr>
          <w:i/>
        </w:rPr>
        <w:t>Systematic Review: White Matter Microstructural Organization in Adolescents With Depression.</w:t>
      </w:r>
      <w:r w:rsidRPr="00C108F2">
        <w:t xml:space="preserve"> JAACAP open, 2023.</w:t>
      </w:r>
    </w:p>
    <w:p w14:paraId="30DA7C24" w14:textId="77777777" w:rsidR="00C108F2" w:rsidRPr="00C108F2" w:rsidRDefault="00C108F2" w:rsidP="00C108F2">
      <w:pPr>
        <w:pStyle w:val="EndNoteBibliography"/>
        <w:spacing w:after="0"/>
        <w:ind w:left="720" w:hanging="720"/>
      </w:pPr>
      <w:r w:rsidRPr="00C108F2">
        <w:t>73.</w:t>
      </w:r>
      <w:r w:rsidRPr="00C108F2">
        <w:tab/>
        <w:t xml:space="preserve">Won, E., et al., </w:t>
      </w:r>
      <w:r w:rsidRPr="00C108F2">
        <w:rPr>
          <w:i/>
        </w:rPr>
        <w:t>Association between reduced white matter integrity in the corpus callosum and serotonin transporter gene DNA methylation in medication-naive patients with major depressive disorder.</w:t>
      </w:r>
      <w:r w:rsidRPr="00C108F2">
        <w:t xml:space="preserve"> Translational Psychiatry, 2016. </w:t>
      </w:r>
      <w:r w:rsidRPr="00C108F2">
        <w:rPr>
          <w:b/>
        </w:rPr>
        <w:t>6</w:t>
      </w:r>
      <w:r w:rsidRPr="00C108F2">
        <w:t>(8): p. e866-e866.</w:t>
      </w:r>
    </w:p>
    <w:p w14:paraId="43A2C96C" w14:textId="77777777" w:rsidR="00C108F2" w:rsidRPr="00C108F2" w:rsidRDefault="00C108F2" w:rsidP="00C108F2">
      <w:pPr>
        <w:pStyle w:val="EndNoteBibliography"/>
        <w:spacing w:after="0"/>
        <w:ind w:left="720" w:hanging="720"/>
      </w:pPr>
      <w:r w:rsidRPr="00C108F2">
        <w:t>74.</w:t>
      </w:r>
      <w:r w:rsidRPr="00C108F2">
        <w:tab/>
        <w:t xml:space="preserve">Olivier, J.D., et al., </w:t>
      </w:r>
      <w:r w:rsidRPr="00C108F2">
        <w:rPr>
          <w:i/>
        </w:rPr>
        <w:t>A study in male and female 5-HT transporter knockout rats: an animal model for anxiety and depression disorders.</w:t>
      </w:r>
      <w:r w:rsidRPr="00C108F2">
        <w:t xml:space="preserve"> Neuroscience, 2008. </w:t>
      </w:r>
      <w:r w:rsidRPr="00C108F2">
        <w:rPr>
          <w:b/>
        </w:rPr>
        <w:t>152</w:t>
      </w:r>
      <w:r w:rsidRPr="00C108F2">
        <w:t>(3): p. 573-84.</w:t>
      </w:r>
    </w:p>
    <w:p w14:paraId="290652E5" w14:textId="77777777" w:rsidR="00C108F2" w:rsidRPr="00C108F2" w:rsidRDefault="00C108F2" w:rsidP="00C108F2">
      <w:pPr>
        <w:pStyle w:val="EndNoteBibliography"/>
        <w:spacing w:after="0"/>
        <w:ind w:left="720" w:hanging="720"/>
      </w:pPr>
      <w:r w:rsidRPr="00C108F2">
        <w:t>75.</w:t>
      </w:r>
      <w:r w:rsidRPr="00C108F2">
        <w:tab/>
        <w:t xml:space="preserve">Bleys, D., et al., </w:t>
      </w:r>
      <w:r w:rsidRPr="00C108F2">
        <w:rPr>
          <w:i/>
        </w:rPr>
        <w:t>Gene-environment interactions between stress and 5-HTTLPR in depression: A meta-analytic update.</w:t>
      </w:r>
      <w:r w:rsidRPr="00C108F2">
        <w:t xml:space="preserve"> Journal of affective disorders, 2018. </w:t>
      </w:r>
      <w:r w:rsidRPr="00C108F2">
        <w:rPr>
          <w:b/>
        </w:rPr>
        <w:t>226</w:t>
      </w:r>
      <w:r w:rsidRPr="00C108F2">
        <w:t>: p. 339-345.</w:t>
      </w:r>
    </w:p>
    <w:p w14:paraId="056746E2" w14:textId="77777777" w:rsidR="00C108F2" w:rsidRPr="00C108F2" w:rsidRDefault="00C108F2" w:rsidP="00C108F2">
      <w:pPr>
        <w:pStyle w:val="EndNoteBibliography"/>
        <w:spacing w:after="0"/>
        <w:ind w:left="720" w:hanging="720"/>
      </w:pPr>
      <w:r w:rsidRPr="00C108F2">
        <w:t>76.</w:t>
      </w:r>
      <w:r w:rsidRPr="00C108F2">
        <w:tab/>
        <w:t xml:space="preserve">Rice, M.E. and G.T. Harris, </w:t>
      </w:r>
      <w:r w:rsidRPr="00C108F2">
        <w:rPr>
          <w:i/>
        </w:rPr>
        <w:t>Comparing effect sizes in follow-up studies: ROC Area, Cohen's d, and r.</w:t>
      </w:r>
      <w:r w:rsidRPr="00C108F2">
        <w:t xml:space="preserve"> Law and human behavior, 2005. </w:t>
      </w:r>
      <w:r w:rsidRPr="00C108F2">
        <w:rPr>
          <w:b/>
        </w:rPr>
        <w:t>29</w:t>
      </w:r>
      <w:r w:rsidRPr="00C108F2">
        <w:t>: p. 615-620.</w:t>
      </w:r>
    </w:p>
    <w:p w14:paraId="783FE4CB" w14:textId="77777777" w:rsidR="00C108F2" w:rsidRPr="00C108F2" w:rsidRDefault="00C108F2" w:rsidP="00C108F2">
      <w:pPr>
        <w:pStyle w:val="EndNoteBibliography"/>
        <w:spacing w:after="0"/>
        <w:ind w:left="720" w:hanging="720"/>
      </w:pPr>
      <w:r w:rsidRPr="00C108F2">
        <w:t>77.</w:t>
      </w:r>
      <w:r w:rsidRPr="00C108F2">
        <w:tab/>
        <w:t xml:space="preserve">Schmaal, L., et al., </w:t>
      </w:r>
      <w:r w:rsidRPr="00C108F2">
        <w:rPr>
          <w:i/>
        </w:rPr>
        <w:t>Cortical abnormalities in adults and adolescents with major depression based on brain scans from 20 cohorts worldwide in the ENIGMA Major Depressive Disorder Working Group.</w:t>
      </w:r>
      <w:r w:rsidRPr="00C108F2">
        <w:t xml:space="preserve"> Molecular psychiatry, 2017. </w:t>
      </w:r>
      <w:r w:rsidRPr="00C108F2">
        <w:rPr>
          <w:b/>
        </w:rPr>
        <w:t>22</w:t>
      </w:r>
      <w:r w:rsidRPr="00C108F2">
        <w:t>(6): p. 900-909.</w:t>
      </w:r>
    </w:p>
    <w:p w14:paraId="0AF0D7F5" w14:textId="77777777" w:rsidR="00C108F2" w:rsidRPr="00C108F2" w:rsidRDefault="00C108F2" w:rsidP="00C108F2">
      <w:pPr>
        <w:pStyle w:val="EndNoteBibliography"/>
        <w:spacing w:after="0"/>
        <w:ind w:left="720" w:hanging="720"/>
      </w:pPr>
      <w:r w:rsidRPr="00C108F2">
        <w:t>78.</w:t>
      </w:r>
      <w:r w:rsidRPr="00C108F2">
        <w:tab/>
        <w:t xml:space="preserve">Najman, J.M., et al., </w:t>
      </w:r>
      <w:r w:rsidRPr="00C108F2">
        <w:rPr>
          <w:i/>
        </w:rPr>
        <w:t>Screening in early childhood for risk of later mental health problems: A longitudinal study.</w:t>
      </w:r>
      <w:r w:rsidRPr="00C108F2">
        <w:t xml:space="preserve"> Journal of psychiatric research, 2008. </w:t>
      </w:r>
      <w:r w:rsidRPr="00C108F2">
        <w:rPr>
          <w:b/>
        </w:rPr>
        <w:t>42</w:t>
      </w:r>
      <w:r w:rsidRPr="00C108F2">
        <w:t>(8): p. 694-700.</w:t>
      </w:r>
    </w:p>
    <w:p w14:paraId="38BEFD2D" w14:textId="77777777" w:rsidR="00C108F2" w:rsidRPr="00C108F2" w:rsidRDefault="00C108F2" w:rsidP="00C108F2">
      <w:pPr>
        <w:pStyle w:val="EndNoteBibliography"/>
        <w:spacing w:after="0"/>
        <w:ind w:left="720" w:hanging="720"/>
      </w:pPr>
      <w:r w:rsidRPr="00C108F2">
        <w:t>79.</w:t>
      </w:r>
      <w:r w:rsidRPr="00C108F2">
        <w:tab/>
        <w:t xml:space="preserve">Toenders, Y.J., et al., </w:t>
      </w:r>
      <w:r w:rsidRPr="00C108F2">
        <w:rPr>
          <w:i/>
        </w:rPr>
        <w:t>Neuroimaging predictors of onset and course of depression in childhood and adolescence: A systematic review of longitudinal studies.</w:t>
      </w:r>
      <w:r w:rsidRPr="00C108F2">
        <w:t xml:space="preserve"> Developmental cognitive neuroscience, 2019. </w:t>
      </w:r>
      <w:r w:rsidRPr="00C108F2">
        <w:rPr>
          <w:b/>
        </w:rPr>
        <w:t>39</w:t>
      </w:r>
      <w:r w:rsidRPr="00C108F2">
        <w:t>: p. 100700.</w:t>
      </w:r>
    </w:p>
    <w:p w14:paraId="2ACAE11B" w14:textId="77777777" w:rsidR="00C108F2" w:rsidRPr="00C108F2" w:rsidRDefault="00C108F2" w:rsidP="00C108F2">
      <w:pPr>
        <w:pStyle w:val="EndNoteBibliography"/>
        <w:spacing w:after="0"/>
        <w:ind w:left="720" w:hanging="720"/>
      </w:pPr>
      <w:r w:rsidRPr="00C108F2">
        <w:lastRenderedPageBreak/>
        <w:t>80.</w:t>
      </w:r>
      <w:r w:rsidRPr="00C108F2">
        <w:tab/>
        <w:t xml:space="preserve">Parker, G., et al., </w:t>
      </w:r>
      <w:r w:rsidRPr="00C108F2">
        <w:rPr>
          <w:i/>
        </w:rPr>
        <w:t>Distinguishing early and late onset non-melancholic unipolar depression.</w:t>
      </w:r>
      <w:r w:rsidRPr="00C108F2">
        <w:t xml:space="preserve"> Journal of Affective Disorders, 2003. </w:t>
      </w:r>
      <w:r w:rsidRPr="00C108F2">
        <w:rPr>
          <w:b/>
        </w:rPr>
        <w:t>74</w:t>
      </w:r>
      <w:r w:rsidRPr="00C108F2">
        <w:t>(2): p. 131-138.</w:t>
      </w:r>
    </w:p>
    <w:p w14:paraId="32D10A6D" w14:textId="77777777" w:rsidR="00C108F2" w:rsidRPr="00C108F2" w:rsidRDefault="00C108F2" w:rsidP="00C108F2">
      <w:pPr>
        <w:pStyle w:val="EndNoteBibliography"/>
        <w:spacing w:after="0"/>
        <w:ind w:left="720" w:hanging="720"/>
      </w:pPr>
      <w:r w:rsidRPr="00C108F2">
        <w:t>81.</w:t>
      </w:r>
      <w:r w:rsidRPr="00C108F2">
        <w:tab/>
        <w:t xml:space="preserve">Rheault, F., et al., </w:t>
      </w:r>
      <w:r w:rsidRPr="00C108F2">
        <w:rPr>
          <w:i/>
        </w:rPr>
        <w:t>Common misconceptions, hidden biases and modern challenges of dMRI tractography.</w:t>
      </w:r>
      <w:r w:rsidRPr="00C108F2">
        <w:t xml:space="preserve"> J Neural Eng, 2020. </w:t>
      </w:r>
      <w:r w:rsidRPr="00C108F2">
        <w:rPr>
          <w:b/>
        </w:rPr>
        <w:t>17</w:t>
      </w:r>
      <w:r w:rsidRPr="00C108F2">
        <w:t>(1): p. 011001.</w:t>
      </w:r>
    </w:p>
    <w:p w14:paraId="75DDFAA5" w14:textId="77777777" w:rsidR="00C108F2" w:rsidRPr="00C108F2" w:rsidRDefault="00C108F2" w:rsidP="00C108F2">
      <w:pPr>
        <w:pStyle w:val="EndNoteBibliography"/>
        <w:spacing w:after="0"/>
        <w:ind w:left="720" w:hanging="720"/>
      </w:pPr>
      <w:r w:rsidRPr="00C108F2">
        <w:t>82.</w:t>
      </w:r>
      <w:r w:rsidRPr="00C108F2">
        <w:tab/>
        <w:t xml:space="preserve">Filipiak, P., et al., </w:t>
      </w:r>
      <w:r w:rsidRPr="00C108F2">
        <w:rPr>
          <w:i/>
        </w:rPr>
        <w:t>Towards linking diffusion MRI based macro- and microstructure measures with cortico-cortical transmission in brain tumor patients.</w:t>
      </w:r>
      <w:r w:rsidRPr="00C108F2">
        <w:t xml:space="preserve"> Neuroimage, 2021. </w:t>
      </w:r>
      <w:r w:rsidRPr="00C108F2">
        <w:rPr>
          <w:b/>
        </w:rPr>
        <w:t>226</w:t>
      </w:r>
      <w:r w:rsidRPr="00C108F2">
        <w:t>: p. 117567.</w:t>
      </w:r>
    </w:p>
    <w:p w14:paraId="75A623DC" w14:textId="77777777" w:rsidR="00C108F2" w:rsidRPr="00C108F2" w:rsidRDefault="00C108F2" w:rsidP="00C108F2">
      <w:pPr>
        <w:pStyle w:val="EndNoteBibliography"/>
        <w:spacing w:after="0"/>
        <w:ind w:left="720" w:hanging="720"/>
      </w:pPr>
      <w:r w:rsidRPr="00C108F2">
        <w:t>83.</w:t>
      </w:r>
      <w:r w:rsidRPr="00C108F2">
        <w:tab/>
        <w:t xml:space="preserve">Pascual-Diaz, S., et al., </w:t>
      </w:r>
      <w:r w:rsidRPr="00C108F2">
        <w:rPr>
          <w:i/>
        </w:rPr>
        <w:t>Default Mode Network structural alterations in Kocher-Monro trajectory white matter transection: A 3 and 7 tesla simulation modeling approach.</w:t>
      </w:r>
      <w:r w:rsidRPr="00C108F2">
        <w:t xml:space="preserve"> PloS one, 2019. </w:t>
      </w:r>
      <w:r w:rsidRPr="00C108F2">
        <w:rPr>
          <w:b/>
        </w:rPr>
        <w:t>14</w:t>
      </w:r>
      <w:r w:rsidRPr="00C108F2">
        <w:t>(11): p. e0224598.</w:t>
      </w:r>
    </w:p>
    <w:p w14:paraId="6F5F0D14" w14:textId="77777777" w:rsidR="00C108F2" w:rsidRPr="00C108F2" w:rsidRDefault="00C108F2" w:rsidP="00C108F2">
      <w:pPr>
        <w:pStyle w:val="EndNoteBibliography"/>
        <w:ind w:left="720" w:hanging="720"/>
      </w:pPr>
      <w:r w:rsidRPr="00C108F2">
        <w:t>84.</w:t>
      </w:r>
      <w:r w:rsidRPr="00C108F2">
        <w:tab/>
        <w:t xml:space="preserve">Heo, E.-H., et al., </w:t>
      </w:r>
      <w:r w:rsidRPr="00C108F2">
        <w:rPr>
          <w:i/>
        </w:rPr>
        <w:t>Validation of the center for epidemiological studies depression scale among Korean adolescents.</w:t>
      </w:r>
      <w:r w:rsidRPr="00C108F2">
        <w:t xml:space="preserve"> Psychiatry investigation, 2017. </w:t>
      </w:r>
      <w:r w:rsidRPr="00C108F2">
        <w:rPr>
          <w:b/>
        </w:rPr>
        <w:t>15</w:t>
      </w:r>
      <w:r w:rsidRPr="00C108F2">
        <w:t>(2): p. 124.</w:t>
      </w:r>
    </w:p>
    <w:p w14:paraId="32A6B37B" w14:textId="01BA9E7F" w:rsidR="0062613D" w:rsidRPr="00FC1D1A" w:rsidRDefault="00294AA6" w:rsidP="0062613D">
      <w:pPr>
        <w:rPr>
          <w:rFonts w:ascii="Times New Roman" w:hAnsi="Times New Roman" w:cs="Times New Roman"/>
          <w:b/>
          <w:bCs/>
        </w:rPr>
      </w:pPr>
      <w:r w:rsidRPr="00252ECA">
        <w:rPr>
          <w:rFonts w:ascii="Times New Roman" w:hAnsi="Times New Roman" w:cs="Times New Roman"/>
        </w:rPr>
        <w:fldChar w:fldCharType="end"/>
      </w:r>
      <w:r w:rsidR="0062613D" w:rsidRPr="00FC1D1A">
        <w:rPr>
          <w:rFonts w:ascii="Times New Roman" w:hAnsi="Times New Roman" w:cs="Times New Roman"/>
          <w:b/>
          <w:bCs/>
        </w:rPr>
        <w:br w:type="page"/>
      </w:r>
    </w:p>
    <w:p w14:paraId="422815CF" w14:textId="0AA30F67" w:rsidR="00FB714C" w:rsidRPr="00060BE9" w:rsidRDefault="00FB714C" w:rsidP="00060BE9">
      <w:pPr>
        <w:spacing w:line="360" w:lineRule="auto"/>
        <w:rPr>
          <w:rFonts w:ascii="Times New Roman" w:hAnsi="Times New Roman" w:cs="Times New Roman"/>
          <w:b/>
          <w:bCs/>
          <w:sz w:val="28"/>
          <w:szCs w:val="28"/>
        </w:rPr>
      </w:pPr>
      <w:del w:id="408" w:author="Jung Youn Min" w:date="2025-12-23T12:42:00Z" w16du:dateUtc="2025-12-23T20:42:00Z">
        <w:r w:rsidDel="00724B3D">
          <w:rPr>
            <w:rFonts w:ascii="Times New Roman" w:hAnsi="Times New Roman" w:cs="Times New Roman" w:hint="eastAsia"/>
            <w:b/>
            <w:bCs/>
            <w:noProof/>
            <w:sz w:val="28"/>
            <w:szCs w:val="28"/>
          </w:rPr>
          <w:lastRenderedPageBreak/>
          <w:drawing>
            <wp:anchor distT="0" distB="0" distL="114300" distR="114300" simplePos="0" relativeHeight="251658241" behindDoc="0" locked="0" layoutInCell="1" allowOverlap="1" wp14:anchorId="36073250" wp14:editId="0EEB70E9">
              <wp:simplePos x="0" y="0"/>
              <wp:positionH relativeFrom="page">
                <wp:align>right</wp:align>
              </wp:positionH>
              <wp:positionV relativeFrom="paragraph">
                <wp:posOffset>234314</wp:posOffset>
              </wp:positionV>
              <wp:extent cx="7257415" cy="6467475"/>
              <wp:effectExtent l="0" t="0" r="635" b="0"/>
              <wp:wrapTopAndBottom/>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257595" cy="6467475"/>
                      </a:xfrm>
                      <a:prstGeom prst="rect">
                        <a:avLst/>
                      </a:prstGeom>
                      <a:noFill/>
                      <a:ln>
                        <a:noFill/>
                      </a:ln>
                    </pic:spPr>
                  </pic:pic>
                </a:graphicData>
              </a:graphic>
              <wp14:sizeRelH relativeFrom="page">
                <wp14:pctWidth>0</wp14:pctWidth>
              </wp14:sizeRelH>
              <wp14:sizeRelV relativeFrom="page">
                <wp14:pctHeight>0</wp14:pctHeight>
              </wp14:sizeRelV>
            </wp:anchor>
          </w:drawing>
        </w:r>
      </w:del>
      <w:r w:rsidR="00F10C90">
        <w:rPr>
          <w:rFonts w:ascii="Times New Roman" w:hAnsi="Times New Roman" w:cs="Times New Roman" w:hint="eastAsia"/>
          <w:b/>
          <w:bCs/>
          <w:sz w:val="28"/>
          <w:szCs w:val="28"/>
        </w:rPr>
        <w:t>F</w:t>
      </w:r>
      <w:r w:rsidR="00F10C90">
        <w:rPr>
          <w:rFonts w:ascii="Times New Roman" w:hAnsi="Times New Roman" w:cs="Times New Roman"/>
          <w:b/>
          <w:bCs/>
          <w:sz w:val="28"/>
          <w:szCs w:val="28"/>
        </w:rPr>
        <w:t>i</w:t>
      </w:r>
      <w:r w:rsidR="00F10C90">
        <w:rPr>
          <w:rFonts w:ascii="Times New Roman" w:hAnsi="Times New Roman" w:cs="Times New Roman" w:hint="eastAsia"/>
          <w:b/>
          <w:bCs/>
          <w:sz w:val="28"/>
          <w:szCs w:val="28"/>
        </w:rPr>
        <w:t xml:space="preserve">gures </w:t>
      </w:r>
      <w:r w:rsidR="00B43067">
        <w:rPr>
          <w:rFonts w:ascii="Times New Roman" w:hAnsi="Times New Roman" w:cs="Times New Roman" w:hint="eastAsia"/>
          <w:b/>
          <w:bCs/>
          <w:sz w:val="28"/>
          <w:szCs w:val="28"/>
        </w:rPr>
        <w:t>&amp; Tables</w:t>
      </w:r>
    </w:p>
    <w:p w14:paraId="78F003E2" w14:textId="4C1D8537" w:rsidR="00CC7124" w:rsidRPr="00A81B84" w:rsidDel="00250FA7" w:rsidRDefault="00CC7124" w:rsidP="00252ECA">
      <w:pPr>
        <w:spacing w:line="360" w:lineRule="auto"/>
        <w:rPr>
          <w:del w:id="409" w:author="차지욱" w:date="2025-03-25T21:46:00Z"/>
          <w:rFonts w:ascii="Times New Roman" w:hAnsi="Times New Roman" w:cs="Times New Roman"/>
          <w:b/>
          <w:bCs/>
          <w:color w:val="000000" w:themeColor="text1"/>
        </w:rPr>
      </w:pPr>
      <w:r w:rsidRPr="00A81B84">
        <w:rPr>
          <w:rFonts w:ascii="Times New Roman" w:eastAsia="Times New Roman" w:hAnsi="Times New Roman" w:cs="Times New Roman"/>
          <w:b/>
          <w:bCs/>
          <w:color w:val="000000" w:themeColor="text1"/>
        </w:rPr>
        <w:t>Figure 1. Analysis Flows</w:t>
      </w:r>
      <w:r w:rsidR="00250FA7">
        <w:rPr>
          <w:rFonts w:ascii="Times New Roman" w:eastAsia="Times New Roman" w:hAnsi="Times New Roman" w:cs="Times New Roman" w:hint="eastAsia"/>
          <w:b/>
          <w:bCs/>
          <w:color w:val="000000" w:themeColor="text1"/>
        </w:rPr>
        <w:t>.</w:t>
      </w:r>
      <w:ins w:id="410" w:author="차지욱" w:date="2025-03-25T21:46:00Z">
        <w:r w:rsidR="00250FA7">
          <w:rPr>
            <w:rFonts w:ascii="Times New Roman" w:hAnsi="Times New Roman" w:cs="Times New Roman" w:hint="eastAsia"/>
          </w:rPr>
          <w:t xml:space="preserve"> </w:t>
        </w:r>
      </w:ins>
    </w:p>
    <w:p w14:paraId="4966BCF0" w14:textId="477E861B" w:rsidR="00975D7B" w:rsidRPr="00E776D9" w:rsidRDefault="00744F2E" w:rsidP="00E776D9">
      <w:pPr>
        <w:spacing w:line="360" w:lineRule="auto"/>
        <w:rPr>
          <w:rFonts w:ascii="Times New Roman" w:hAnsi="Times New Roman" w:cs="Times New Roman"/>
          <w:b/>
          <w:bCs/>
        </w:rPr>
      </w:pPr>
      <w:r w:rsidRPr="004D6832">
        <w:rPr>
          <w:rFonts w:ascii="Times New Roman" w:hAnsi="Times New Roman" w:cs="Times New Roman"/>
        </w:rPr>
        <w:t>Th</w:t>
      </w:r>
      <w:r>
        <w:rPr>
          <w:rFonts w:ascii="Times New Roman" w:hAnsi="Times New Roman" w:cs="Times New Roman" w:hint="eastAsia"/>
        </w:rPr>
        <w:t>is</w:t>
      </w:r>
      <w:r w:rsidRPr="004D6832">
        <w:rPr>
          <w:rFonts w:ascii="Times New Roman" w:hAnsi="Times New Roman" w:cs="Times New Roman"/>
        </w:rPr>
        <w:t xml:space="preserve"> study integrates </w:t>
      </w:r>
      <w:r>
        <w:rPr>
          <w:rFonts w:ascii="Times New Roman" w:hAnsi="Times New Roman" w:cs="Times New Roman" w:hint="eastAsia"/>
        </w:rPr>
        <w:t>T</w:t>
      </w:r>
      <w:r w:rsidRPr="004D6832">
        <w:rPr>
          <w:rFonts w:ascii="Times New Roman" w:hAnsi="Times New Roman" w:cs="Times New Roman"/>
        </w:rPr>
        <w:t>rack</w:t>
      </w:r>
      <w:r>
        <w:rPr>
          <w:rFonts w:ascii="Times New Roman" w:hAnsi="Times New Roman" w:cs="Times New Roman" w:hint="eastAsia"/>
        </w:rPr>
        <w:t>-W</w:t>
      </w:r>
      <w:r w:rsidRPr="004D6832">
        <w:rPr>
          <w:rFonts w:ascii="Times New Roman" w:hAnsi="Times New Roman" w:cs="Times New Roman"/>
        </w:rPr>
        <w:t xml:space="preserve">eighted </w:t>
      </w:r>
      <w:r>
        <w:rPr>
          <w:rFonts w:ascii="Times New Roman" w:hAnsi="Times New Roman" w:cs="Times New Roman" w:hint="eastAsia"/>
        </w:rPr>
        <w:t>FA</w:t>
      </w:r>
      <w:ins w:id="411" w:author="Jung Youn Min" w:date="2025-11-11T21:38:00Z" w16du:dateUtc="2025-11-12T05:38:00Z">
        <w:r w:rsidR="009B444C">
          <w:rPr>
            <w:rFonts w:ascii="Times New Roman" w:hAnsi="Times New Roman" w:cs="Times New Roman" w:hint="eastAsia"/>
          </w:rPr>
          <w:t xml:space="preserve"> </w:t>
        </w:r>
      </w:ins>
      <w:ins w:id="412" w:author="Jung Youn Min" w:date="2025-11-08T15:08:00Z" w16du:dateUtc="2025-11-08T23:08:00Z">
        <w:r w:rsidR="001B3FD3">
          <w:rPr>
            <w:rFonts w:ascii="Times New Roman" w:hAnsi="Times New Roman" w:cs="Times New Roman" w:hint="eastAsia"/>
          </w:rPr>
          <w:t>(TW-FA)</w:t>
        </w:r>
      </w:ins>
      <w:r>
        <w:rPr>
          <w:rFonts w:ascii="Times New Roman" w:hAnsi="Times New Roman" w:cs="Times New Roman" w:hint="eastAsia"/>
        </w:rPr>
        <w:t xml:space="preserve"> </w:t>
      </w:r>
      <w:r w:rsidRPr="004D6832">
        <w:rPr>
          <w:rFonts w:ascii="Times New Roman" w:hAnsi="Times New Roman" w:cs="Times New Roman"/>
        </w:rPr>
        <w:t xml:space="preserve">and </w:t>
      </w:r>
      <w:r>
        <w:rPr>
          <w:rFonts w:ascii="Times New Roman" w:hAnsi="Times New Roman" w:cs="Times New Roman" w:hint="eastAsia"/>
        </w:rPr>
        <w:t>PGS</w:t>
      </w:r>
      <w:r w:rsidRPr="004D6832">
        <w:rPr>
          <w:rFonts w:ascii="Times New Roman" w:hAnsi="Times New Roman" w:cs="Times New Roman"/>
        </w:rPr>
        <w:t xml:space="preserve"> to enhance </w:t>
      </w:r>
      <w:r w:rsidR="007E2A8C">
        <w:rPr>
          <w:rFonts w:ascii="Times New Roman" w:hAnsi="Times New Roman" w:cs="Times New Roman"/>
        </w:rPr>
        <w:t xml:space="preserve">youth </w:t>
      </w:r>
      <w:r w:rsidR="007E2A8C" w:rsidRPr="004D6832">
        <w:rPr>
          <w:rFonts w:ascii="Times New Roman" w:hAnsi="Times New Roman" w:cs="Times New Roman"/>
        </w:rPr>
        <w:t>depression</w:t>
      </w:r>
      <w:r w:rsidRPr="004D6832">
        <w:rPr>
          <w:rFonts w:ascii="Times New Roman" w:hAnsi="Times New Roman" w:cs="Times New Roman"/>
        </w:rPr>
        <w:t xml:space="preserve"> prediction. The model is pretrained on white matter imaging and depression-related PGS</w:t>
      </w:r>
      <w:r w:rsidRPr="006B3446">
        <w:rPr>
          <w:rFonts w:ascii="Times New Roman" w:hAnsi="Times New Roman" w:cs="Times New Roman"/>
        </w:rPr>
        <w:t xml:space="preserve"> </w:t>
      </w:r>
      <w:r w:rsidRPr="004D6832">
        <w:rPr>
          <w:rFonts w:ascii="Times New Roman" w:hAnsi="Times New Roman" w:cs="Times New Roman"/>
        </w:rPr>
        <w:t xml:space="preserve">using a 3D convolutional neural network. </w:t>
      </w:r>
      <w:ins w:id="413" w:author="Jung Youn Min" w:date="2025-11-08T15:07:00Z" w16du:dateUtc="2025-11-08T23:07:00Z">
        <w:r w:rsidR="00F446CF">
          <w:rPr>
            <w:rFonts w:ascii="Times New Roman" w:hAnsi="Times New Roman" w:cs="Times New Roman" w:hint="eastAsia"/>
          </w:rPr>
          <w:t xml:space="preserve">The model is then fine-tuned for cross-sectional </w:t>
        </w:r>
      </w:ins>
      <w:ins w:id="414" w:author="Jung Youn Min" w:date="2025-11-08T15:08:00Z" w16du:dateUtc="2025-11-08T23:08:00Z">
        <w:r w:rsidR="001B3FD3">
          <w:rPr>
            <w:rFonts w:ascii="Times New Roman" w:hAnsi="Times New Roman" w:cs="Times New Roman"/>
          </w:rPr>
          <w:t>classification</w:t>
        </w:r>
      </w:ins>
      <w:ins w:id="415" w:author="Jung Youn Min" w:date="2025-11-08T15:07:00Z" w16du:dateUtc="2025-11-08T23:07:00Z">
        <w:r w:rsidR="00F446CF">
          <w:rPr>
            <w:rFonts w:ascii="Times New Roman" w:hAnsi="Times New Roman" w:cs="Times New Roman" w:hint="eastAsia"/>
          </w:rPr>
          <w:t xml:space="preserve"> (</w:t>
        </w:r>
        <w:proofErr w:type="gramStart"/>
        <w:r w:rsidR="00F446CF">
          <w:rPr>
            <w:rFonts w:ascii="Times New Roman" w:hAnsi="Times New Roman" w:cs="Times New Roman" w:hint="eastAsia"/>
          </w:rPr>
          <w:t>using</w:t>
        </w:r>
      </w:ins>
      <w:ins w:id="416" w:author="Jung Youn Min" w:date="2025-11-08T15:08:00Z" w16du:dateUtc="2025-11-08T23:08:00Z">
        <w:r w:rsidR="001B3FD3">
          <w:rPr>
            <w:rFonts w:ascii="Times New Roman" w:hAnsi="Times New Roman" w:cs="Times New Roman" w:hint="eastAsia"/>
          </w:rPr>
          <w:t xml:space="preserve"> </w:t>
        </w:r>
      </w:ins>
      <w:ins w:id="417" w:author="Jung Youn Min" w:date="2025-11-08T15:07:00Z" w16du:dateUtc="2025-11-08T23:07:00Z">
        <w:r w:rsidR="00F446CF">
          <w:rPr>
            <w:rFonts w:ascii="Times New Roman" w:hAnsi="Times New Roman" w:cs="Times New Roman" w:hint="eastAsia"/>
          </w:rPr>
          <w:t xml:space="preserve"> </w:t>
        </w:r>
      </w:ins>
      <w:ins w:id="418" w:author="Jung Youn Min" w:date="2025-11-08T15:08:00Z" w16du:dateUtc="2025-11-08T23:08:00Z">
        <w:r w:rsidR="001B3FD3">
          <w:rPr>
            <w:rFonts w:ascii="Times New Roman" w:hAnsi="Times New Roman" w:cs="Times New Roman" w:hint="eastAsia"/>
          </w:rPr>
          <w:t>TW</w:t>
        </w:r>
        <w:proofErr w:type="gramEnd"/>
        <w:r w:rsidR="001B3FD3">
          <w:rPr>
            <w:rFonts w:ascii="Times New Roman" w:hAnsi="Times New Roman" w:cs="Times New Roman" w:hint="eastAsia"/>
          </w:rPr>
          <w:t>-FA</w:t>
        </w:r>
        <w:r w:rsidR="00DC4C97">
          <w:rPr>
            <w:rFonts w:ascii="Times New Roman" w:hAnsi="Times New Roman" w:cs="Times New Roman" w:hint="eastAsia"/>
          </w:rPr>
          <w:t xml:space="preserve"> taken at age 9-10 to predict concurrent depression at ag</w:t>
        </w:r>
      </w:ins>
      <w:ins w:id="419" w:author="Jung Youn Min" w:date="2025-11-08T15:09:00Z" w16du:dateUtc="2025-11-08T23:09:00Z">
        <w:r w:rsidR="00DC4C97">
          <w:rPr>
            <w:rFonts w:ascii="Times New Roman" w:hAnsi="Times New Roman" w:cs="Times New Roman" w:hint="eastAsia"/>
          </w:rPr>
          <w:t xml:space="preserve">e 9-10). This fine-tuned </w:t>
        </w:r>
        <w:r w:rsidR="00DC4C97">
          <w:rPr>
            <w:rFonts w:ascii="Times New Roman" w:hAnsi="Times New Roman" w:cs="Times New Roman" w:hint="eastAsia"/>
          </w:rPr>
          <w:lastRenderedPageBreak/>
          <w:t xml:space="preserve">model is subsequently </w:t>
        </w:r>
        <w:r w:rsidR="00B7633E">
          <w:rPr>
            <w:rFonts w:ascii="Times New Roman" w:hAnsi="Times New Roman" w:cs="Times New Roman" w:hint="eastAsia"/>
          </w:rPr>
          <w:t>utilized</w:t>
        </w:r>
        <w:r w:rsidR="00DC4C97">
          <w:rPr>
            <w:rFonts w:ascii="Times New Roman" w:hAnsi="Times New Roman" w:cs="Times New Roman" w:hint="eastAsia"/>
          </w:rPr>
          <w:t xml:space="preserve"> in two ways: (1) as a zero-shot prediction of 2-year follow-up depression</w:t>
        </w:r>
      </w:ins>
      <w:ins w:id="420" w:author="Jung Youn Min" w:date="2025-11-08T15:10:00Z" w16du:dateUtc="2025-11-08T23:10:00Z">
        <w:r w:rsidR="00B7633E">
          <w:rPr>
            <w:rFonts w:ascii="Times New Roman" w:hAnsi="Times New Roman" w:cs="Times New Roman" w:hint="eastAsia"/>
          </w:rPr>
          <w:t xml:space="preserve"> (using TW-FA taken at age 9-10 to predict future outcomes)</w:t>
        </w:r>
      </w:ins>
      <w:ins w:id="421" w:author="Jung Youn Min" w:date="2025-11-08T15:09:00Z" w16du:dateUtc="2025-11-08T23:09:00Z">
        <w:r w:rsidR="00DC4C97">
          <w:rPr>
            <w:rFonts w:ascii="Times New Roman" w:hAnsi="Times New Roman" w:cs="Times New Roman" w:hint="eastAsia"/>
          </w:rPr>
          <w:t xml:space="preserve">, and (2) for </w:t>
        </w:r>
        <w:r w:rsidR="00B7633E">
          <w:rPr>
            <w:rFonts w:ascii="Times New Roman" w:hAnsi="Times New Roman" w:cs="Times New Roman"/>
          </w:rPr>
          <w:t>generalizability</w:t>
        </w:r>
        <w:r w:rsidR="00DC4C97">
          <w:rPr>
            <w:rFonts w:ascii="Times New Roman" w:hAnsi="Times New Roman" w:cs="Times New Roman" w:hint="eastAsia"/>
          </w:rPr>
          <w:t xml:space="preserve"> in an independent Korean cohort. </w:t>
        </w:r>
      </w:ins>
      <w:del w:id="422" w:author="Jung Youn Min" w:date="2025-11-08T15:07:00Z" w16du:dateUtc="2025-11-08T23:07:00Z">
        <w:r w:rsidDel="00F446CF">
          <w:rPr>
            <w:rFonts w:ascii="Times New Roman" w:hAnsi="Times New Roman" w:cs="Times New Roman" w:hint="eastAsia"/>
          </w:rPr>
          <w:delText>Fine-tuned model</w:delText>
        </w:r>
        <w:r w:rsidRPr="004D6832" w:rsidDel="00F446CF">
          <w:rPr>
            <w:rFonts w:ascii="Times New Roman" w:hAnsi="Times New Roman" w:cs="Times New Roman"/>
          </w:rPr>
          <w:delText xml:space="preserve"> evaluates 9-10y depression classification,</w:delText>
        </w:r>
        <w:r w:rsidDel="00F446CF">
          <w:rPr>
            <w:rFonts w:ascii="Times New Roman" w:hAnsi="Times New Roman" w:cs="Times New Roman" w:hint="eastAsia"/>
          </w:rPr>
          <w:delText xml:space="preserve"> </w:delText>
        </w:r>
        <w:r w:rsidDel="00F446CF">
          <w:rPr>
            <w:rFonts w:ascii="Times New Roman" w:hAnsi="Times New Roman" w:cs="Times New Roman"/>
          </w:rPr>
          <w:delText>2-year</w:delText>
        </w:r>
        <w:r w:rsidDel="00F446CF">
          <w:rPr>
            <w:rFonts w:ascii="Times New Roman" w:hAnsi="Times New Roman" w:cs="Times New Roman" w:hint="eastAsia"/>
          </w:rPr>
          <w:delText xml:space="preserve"> follow-up depression prediction</w:delText>
        </w:r>
        <w:r w:rsidRPr="004D6832" w:rsidDel="00F446CF">
          <w:rPr>
            <w:rFonts w:ascii="Times New Roman" w:hAnsi="Times New Roman" w:cs="Times New Roman"/>
          </w:rPr>
          <w:delText xml:space="preserve"> followed by validation in an independent </w:delText>
        </w:r>
        <w:r w:rsidDel="00F446CF">
          <w:rPr>
            <w:rFonts w:ascii="Times New Roman" w:hAnsi="Times New Roman" w:cs="Times New Roman" w:hint="eastAsia"/>
          </w:rPr>
          <w:delText xml:space="preserve">Korean </w:delText>
        </w:r>
        <w:r w:rsidRPr="004D6832" w:rsidDel="00F446CF">
          <w:rPr>
            <w:rFonts w:ascii="Times New Roman" w:hAnsi="Times New Roman" w:cs="Times New Roman"/>
          </w:rPr>
          <w:delText>cohort for generalizability</w:delText>
        </w:r>
        <w:r w:rsidR="008F5448" w:rsidDel="00F446CF">
          <w:rPr>
            <w:rFonts w:ascii="Times New Roman" w:hAnsi="Times New Roman" w:cs="Times New Roman"/>
          </w:rPr>
          <w:delText xml:space="preserve"> </w:delText>
        </w:r>
        <w:r w:rsidR="00631DDF" w:rsidDel="00F446CF">
          <w:rPr>
            <w:rFonts w:ascii="Times New Roman" w:hAnsi="Times New Roman" w:cs="Times New Roman"/>
          </w:rPr>
          <w:delText>(</w:delText>
        </w:r>
        <w:r w:rsidR="00902B78" w:rsidDel="00F446CF">
          <w:rPr>
            <w:rFonts w:ascii="Times New Roman" w:eastAsia="Times New Roman" w:hAnsi="Times New Roman" w:cs="Times New Roman"/>
            <w:kern w:val="0"/>
          </w:rPr>
          <w:delText>M</w:delText>
        </w:r>
        <w:r w:rsidR="00902B78" w:rsidRPr="00FC1D1A" w:rsidDel="00F446CF">
          <w:rPr>
            <w:rFonts w:ascii="Times New Roman" w:eastAsia="Times New Roman" w:hAnsi="Times New Roman" w:cs="Times New Roman"/>
            <w:kern w:val="0"/>
          </w:rPr>
          <w:delText>ultilayer perceptron layer</w:delText>
        </w:r>
        <w:r w:rsidR="00902B78" w:rsidDel="00F446CF">
          <w:rPr>
            <w:rFonts w:ascii="Times New Roman" w:eastAsia="Times New Roman" w:hAnsi="Times New Roman" w:cs="Times New Roman"/>
            <w:kern w:val="0"/>
          </w:rPr>
          <w:delText xml:space="preserve"> (MLP)</w:delText>
        </w:r>
        <w:r w:rsidR="007E2A8C" w:rsidDel="00F446CF">
          <w:rPr>
            <w:rFonts w:ascii="Times New Roman" w:eastAsia="Times New Roman" w:hAnsi="Times New Roman" w:cs="Times New Roman"/>
            <w:kern w:val="0"/>
          </w:rPr>
          <w:delText>)</w:delText>
        </w:r>
      </w:del>
      <w:del w:id="423" w:author="Jung Youn Min" w:date="2025-11-08T14:58:00Z" w16du:dateUtc="2025-11-08T22:58:00Z">
        <w:r w:rsidR="008F5448" w:rsidRPr="008F5448" w:rsidDel="00C13CF5">
          <w:rPr>
            <w:rFonts w:ascii="Times New Roman" w:hAnsi="Times New Roman" w:cs="Times New Roman"/>
          </w:rPr>
          <w:delText xml:space="preserve"> </w:delText>
        </w:r>
      </w:del>
      <w:del w:id="424" w:author="Jung Youn Min" w:date="2025-11-08T15:07:00Z" w16du:dateUtc="2025-11-08T23:07:00Z">
        <w:r w:rsidR="008F5448" w:rsidRPr="004D6832" w:rsidDel="00F446CF">
          <w:rPr>
            <w:rFonts w:ascii="Times New Roman" w:hAnsi="Times New Roman" w:cs="Times New Roman"/>
          </w:rPr>
          <w:delText>.</w:delText>
        </w:r>
        <w:r w:rsidR="008F5448" w:rsidRPr="008F5448" w:rsidDel="00F446CF">
          <w:rPr>
            <w:rFonts w:ascii="Times New Roman" w:hAnsi="Times New Roman" w:cs="Times New Roman"/>
            <w:b/>
            <w:bCs/>
          </w:rPr>
          <w:delText xml:space="preserve"> </w:delText>
        </w:r>
      </w:del>
      <w:r w:rsidR="008F5448" w:rsidRPr="00FC1D1A">
        <w:rPr>
          <w:rFonts w:ascii="Times New Roman" w:hAnsi="Times New Roman" w:cs="Times New Roman"/>
          <w:b/>
          <w:bCs/>
        </w:rPr>
        <w:br w:type="page"/>
      </w:r>
      <w:ins w:id="425" w:author="Jung Youn Min" w:date="2025-11-12T14:16:00Z" w16du:dateUtc="2025-11-12T22:16:00Z">
        <w:r w:rsidR="00A62861">
          <w:rPr>
            <w:rFonts w:ascii="Times New Roman" w:hAnsi="Times New Roman" w:cs="Times New Roman"/>
            <w:b/>
            <w:bCs/>
            <w:noProof/>
          </w:rPr>
          <w:lastRenderedPageBreak/>
          <w:drawing>
            <wp:inline distT="0" distB="0" distL="0" distR="0" wp14:anchorId="633999E7" wp14:editId="1028897E">
              <wp:extent cx="6852062" cy="3860874"/>
              <wp:effectExtent l="0" t="0" r="6350" b="6350"/>
              <wp:docPr id="715298772" name="그림 1" descr="텍스트, 도표, 라인, 지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98772" name="그림 1" descr="텍스트, 도표, 라인, 지도이(가) 표시된 사진&#10;&#10;AI 생성 콘텐츠는 정확하지 않을 수 있습니다."/>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97151" cy="3886280"/>
                      </a:xfrm>
                      <a:prstGeom prst="rect">
                        <a:avLst/>
                      </a:prstGeom>
                    </pic:spPr>
                  </pic:pic>
                </a:graphicData>
              </a:graphic>
            </wp:inline>
          </w:drawing>
        </w:r>
      </w:ins>
      <w:r w:rsidR="0088115B" w:rsidRPr="00A81B84">
        <w:rPr>
          <w:rFonts w:ascii="Times New Roman" w:eastAsia="굴림" w:hAnsi="Times New Roman" w:cs="Times New Roman"/>
          <w:b/>
          <w:bCs/>
          <w:color w:val="000000" w:themeColor="text1"/>
        </w:rPr>
        <w:t xml:space="preserve">Figure 2. Depression </w:t>
      </w:r>
      <w:r w:rsidR="005A1210">
        <w:rPr>
          <w:rFonts w:ascii="Times New Roman" w:eastAsia="굴림" w:hAnsi="Times New Roman" w:cs="Times New Roman" w:hint="eastAsia"/>
          <w:b/>
          <w:bCs/>
          <w:color w:val="000000" w:themeColor="text1"/>
        </w:rPr>
        <w:t>C</w:t>
      </w:r>
      <w:r w:rsidR="0088115B" w:rsidRPr="00A81B84">
        <w:rPr>
          <w:rFonts w:ascii="Times New Roman" w:eastAsia="굴림" w:hAnsi="Times New Roman" w:cs="Times New Roman"/>
          <w:b/>
          <w:bCs/>
          <w:color w:val="000000" w:themeColor="text1"/>
        </w:rPr>
        <w:t xml:space="preserve">lassification </w:t>
      </w:r>
      <w:r w:rsidR="005A1210">
        <w:rPr>
          <w:rFonts w:ascii="Times New Roman" w:eastAsia="굴림" w:hAnsi="Times New Roman" w:cs="Times New Roman"/>
          <w:b/>
          <w:bCs/>
          <w:color w:val="000000" w:themeColor="text1"/>
        </w:rPr>
        <w:t>T</w:t>
      </w:r>
      <w:r w:rsidR="0088115B" w:rsidRPr="00A81B84">
        <w:rPr>
          <w:rFonts w:ascii="Times New Roman" w:eastAsia="굴림" w:hAnsi="Times New Roman" w:cs="Times New Roman"/>
          <w:b/>
          <w:bCs/>
          <w:color w:val="000000" w:themeColor="text1"/>
        </w:rPr>
        <w:t xml:space="preserve">ask </w:t>
      </w:r>
      <w:r w:rsidR="005A1210">
        <w:rPr>
          <w:rFonts w:ascii="Times New Roman" w:eastAsia="굴림" w:hAnsi="Times New Roman" w:cs="Times New Roman"/>
          <w:b/>
          <w:bCs/>
          <w:color w:val="000000" w:themeColor="text1"/>
        </w:rPr>
        <w:t>P</w:t>
      </w:r>
      <w:r w:rsidR="0088115B" w:rsidRPr="00A81B84">
        <w:rPr>
          <w:rFonts w:ascii="Times New Roman" w:eastAsia="굴림" w:hAnsi="Times New Roman" w:cs="Times New Roman"/>
          <w:b/>
          <w:bCs/>
          <w:color w:val="000000" w:themeColor="text1"/>
        </w:rPr>
        <w:t>erformance</w:t>
      </w:r>
      <w:r w:rsidR="008A700D" w:rsidRPr="00A81B84">
        <w:rPr>
          <w:rFonts w:ascii="Times New Roman" w:eastAsia="굴림" w:hAnsi="Times New Roman" w:cs="Times New Roman" w:hint="eastAsia"/>
          <w:b/>
          <w:bCs/>
          <w:color w:val="000000" w:themeColor="text1"/>
        </w:rPr>
        <w:t xml:space="preserve"> using </w:t>
      </w:r>
      <w:r w:rsidR="005A1210">
        <w:rPr>
          <w:rFonts w:ascii="Times New Roman" w:eastAsia="굴림" w:hAnsi="Times New Roman" w:cs="Times New Roman"/>
          <w:b/>
          <w:bCs/>
          <w:color w:val="000000" w:themeColor="text1"/>
        </w:rPr>
        <w:t>C</w:t>
      </w:r>
      <w:r w:rsidR="008A700D" w:rsidRPr="00A81B84">
        <w:rPr>
          <w:rFonts w:ascii="Times New Roman" w:eastAsia="굴림" w:hAnsi="Times New Roman" w:cs="Times New Roman" w:hint="eastAsia"/>
          <w:b/>
          <w:bCs/>
          <w:color w:val="000000" w:themeColor="text1"/>
        </w:rPr>
        <w:t>omposite PGS</w:t>
      </w:r>
      <w:r w:rsidR="00AD1AC2" w:rsidRPr="00A81B84">
        <w:rPr>
          <w:rFonts w:ascii="Times New Roman" w:eastAsia="굴림" w:hAnsi="Times New Roman" w:cs="Times New Roman"/>
          <w:b/>
          <w:bCs/>
          <w:color w:val="000000" w:themeColor="text1"/>
        </w:rPr>
        <w:t>.</w:t>
      </w:r>
      <w:r w:rsidR="00A81B84">
        <w:rPr>
          <w:rFonts w:ascii="Times New Roman" w:eastAsia="굴림" w:hAnsi="Times New Roman" w:cs="Times New Roman"/>
          <w:color w:val="000000" w:themeColor="text1"/>
        </w:rPr>
        <w:t xml:space="preserve"> (A) </w:t>
      </w:r>
      <w:r w:rsidR="0088115B">
        <w:rPr>
          <w:rFonts w:ascii="Times New Roman" w:hAnsi="Times New Roman" w:cs="Times New Roman" w:hint="eastAsia"/>
        </w:rPr>
        <w:t xml:space="preserve">F1 score comparison for cross-sectional MDD classification, showing statistically significant performance differences across models. (B) Receiver operating characteristic (ROC) curves displaying AUROC values for cross-sectional MDD classification models. (C) F1 score comparison for 2-year follow-up MDD prediction, highlighting model performance differences. (D) ROC curves for 2-year follow-up MDD prediction. (E) ROC curves for 2-year follow-up MDD and suicidal active ideation </w:t>
      </w:r>
      <w:r w:rsidR="0088115B">
        <w:rPr>
          <w:rFonts w:ascii="Times New Roman" w:hAnsi="Times New Roman" w:cs="Times New Roman"/>
        </w:rPr>
        <w:t>prediction</w:t>
      </w:r>
      <w:r w:rsidR="0088115B">
        <w:rPr>
          <w:rFonts w:ascii="Times New Roman" w:hAnsi="Times New Roman" w:cs="Times New Roman" w:hint="eastAsia"/>
        </w:rPr>
        <w:t>. (F) ROC curves for 2-year follow-up MDD and suicidal attempt prediction. (A-F) ABCD cohort. (G) ROC curves for depression classification in the independent Korean cohort, demonstrating external validation performance (H) AUROC comparison for depression classification, highlighting statistical significance in generalizability across models. (G-H) Korean cohort</w:t>
      </w:r>
      <w:r w:rsidR="00A81B84">
        <w:rPr>
          <w:rFonts w:ascii="Times New Roman" w:hAnsi="Times New Roman" w:cs="Times New Roman"/>
        </w:rPr>
        <w:t>.</w:t>
      </w:r>
      <w:r w:rsidR="0088115B" w:rsidRPr="00F56B95">
        <w:rPr>
          <w:rFonts w:ascii="Times New Roman" w:hAnsi="Times New Roman" w:cs="Times New Roman"/>
        </w:rPr>
        <w:br/>
      </w:r>
      <w:r w:rsidR="0088115B" w:rsidRPr="00F56B95">
        <w:rPr>
          <w:rFonts w:ascii="Times New Roman" w:eastAsia="굴림" w:hAnsi="Times New Roman" w:cs="Times New Roman"/>
          <w:color w:val="000000" w:themeColor="text1"/>
        </w:rPr>
        <w:t xml:space="preserve">  (*: p-value &lt; 0.05, **: p-value &lt;0.01, ***p-value &lt;0.001</w:t>
      </w:r>
      <w:proofErr w:type="gramStart"/>
      <w:r w:rsidR="0088115B" w:rsidRPr="00F56B95">
        <w:rPr>
          <w:rFonts w:ascii="Times New Roman" w:eastAsia="굴림" w:hAnsi="Times New Roman" w:cs="Times New Roman"/>
          <w:color w:val="000000" w:themeColor="text1"/>
        </w:rPr>
        <w:t>)</w:t>
      </w:r>
      <w:r w:rsidR="008712D5" w:rsidRPr="008712D5">
        <w:rPr>
          <w:rFonts w:ascii="Times New Roman" w:hAnsi="Times New Roman" w:cs="Times New Roman"/>
        </w:rPr>
        <w:t xml:space="preserve"> </w:t>
      </w:r>
      <w:r w:rsidR="008712D5" w:rsidRPr="004D6832">
        <w:rPr>
          <w:rFonts w:ascii="Times New Roman" w:hAnsi="Times New Roman" w:cs="Times New Roman"/>
        </w:rPr>
        <w:t>.</w:t>
      </w:r>
      <w:proofErr w:type="gramEnd"/>
      <w:r w:rsidR="008712D5" w:rsidRPr="008F5448">
        <w:rPr>
          <w:rFonts w:ascii="Times New Roman" w:hAnsi="Times New Roman" w:cs="Times New Roman"/>
          <w:b/>
          <w:bCs/>
        </w:rPr>
        <w:t xml:space="preserve"> </w:t>
      </w:r>
      <w:r w:rsidR="008712D5" w:rsidRPr="00FC1D1A">
        <w:rPr>
          <w:rFonts w:ascii="Times New Roman" w:hAnsi="Times New Roman" w:cs="Times New Roman"/>
          <w:b/>
          <w:bCs/>
        </w:rPr>
        <w:br w:type="page"/>
      </w:r>
    </w:p>
    <w:p w14:paraId="7D937272" w14:textId="69F61D74" w:rsidR="00975D7B" w:rsidRPr="004E42A3" w:rsidRDefault="00E776D9" w:rsidP="00DD2A79">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21D4C941" wp14:editId="565665EF">
            <wp:extent cx="6859700" cy="3904019"/>
            <wp:effectExtent l="0" t="0" r="0" b="1270"/>
            <wp:docPr id="703572610" name="그림 2"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72610" name="그림 2" descr="텍스트, 스크린샷이(가) 표시된 사진&#10;&#10;AI 생성 콘텐츠는 정확하지 않을 수 있습니다."/>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65728" cy="3907450"/>
                    </a:xfrm>
                    <a:prstGeom prst="rect">
                      <a:avLst/>
                    </a:prstGeom>
                  </pic:spPr>
                </pic:pic>
              </a:graphicData>
            </a:graphic>
          </wp:inline>
        </w:drawing>
      </w:r>
    </w:p>
    <w:p w14:paraId="44B3417A" w14:textId="35F3A72C" w:rsidR="00E206B0" w:rsidRDefault="00975D7B" w:rsidP="00B43067">
      <w:pPr>
        <w:spacing w:line="360" w:lineRule="auto"/>
        <w:rPr>
          <w:rFonts w:ascii="Times New Roman" w:hAnsi="Times New Roman" w:cs="Times New Roman"/>
          <w:b/>
          <w:bCs/>
          <w:color w:val="000000" w:themeColor="text1"/>
        </w:rPr>
      </w:pPr>
      <w:r w:rsidRPr="00A81B84">
        <w:rPr>
          <w:rFonts w:ascii="Times New Roman" w:eastAsia="굴림" w:hAnsi="Times New Roman" w:cs="Times New Roman"/>
          <w:b/>
          <w:color w:val="000000" w:themeColor="text1"/>
        </w:rPr>
        <w:t xml:space="preserve">Figure3. Machine Learning Interpretations Reveal Reduced White Matter FA Associated with </w:t>
      </w:r>
      <w:r w:rsidR="00BE56DE">
        <w:rPr>
          <w:rFonts w:ascii="Times New Roman" w:eastAsia="굴림" w:hAnsi="Times New Roman" w:cs="Times New Roman" w:hint="eastAsia"/>
          <w:b/>
          <w:color w:val="000000" w:themeColor="text1"/>
        </w:rPr>
        <w:t xml:space="preserve">Youth </w:t>
      </w:r>
      <w:r w:rsidRPr="00A81B84">
        <w:rPr>
          <w:rFonts w:ascii="Times New Roman" w:eastAsia="굴림" w:hAnsi="Times New Roman" w:cs="Times New Roman"/>
          <w:b/>
          <w:color w:val="000000" w:themeColor="text1"/>
        </w:rPr>
        <w:t xml:space="preserve">MDD in ABCD </w:t>
      </w:r>
      <w:r w:rsidR="005F5F98">
        <w:rPr>
          <w:rFonts w:ascii="Times New Roman" w:eastAsia="굴림" w:hAnsi="Times New Roman" w:cs="Times New Roman" w:hint="eastAsia"/>
          <w:b/>
          <w:color w:val="000000" w:themeColor="text1"/>
        </w:rPr>
        <w:t>C</w:t>
      </w:r>
      <w:r w:rsidRPr="00A81B84">
        <w:rPr>
          <w:rFonts w:ascii="Times New Roman" w:eastAsia="굴림" w:hAnsi="Times New Roman" w:cs="Times New Roman"/>
          <w:b/>
          <w:color w:val="000000" w:themeColor="text1"/>
        </w:rPr>
        <w:t>ohort</w:t>
      </w:r>
      <w:r w:rsidR="00A81B84">
        <w:rPr>
          <w:rFonts w:ascii="Times New Roman" w:eastAsia="굴림" w:hAnsi="Times New Roman" w:cs="Times New Roman"/>
          <w:b/>
          <w:color w:val="000000" w:themeColor="text1"/>
        </w:rPr>
        <w:t xml:space="preserve">. </w:t>
      </w:r>
      <w:r>
        <w:rPr>
          <w:rFonts w:ascii="Times New Roman" w:eastAsia="굴림" w:hAnsi="Times New Roman" w:cs="Times New Roman" w:hint="eastAsia"/>
          <w:color w:val="000000" w:themeColor="text1"/>
        </w:rPr>
        <w:t>(</w:t>
      </w:r>
      <w:r w:rsidRPr="00FC1D1A">
        <w:rPr>
          <w:rFonts w:ascii="Times New Roman" w:eastAsia="굴림" w:hAnsi="Times New Roman" w:cs="Times New Roman"/>
          <w:color w:val="000000" w:themeColor="text1"/>
        </w:rPr>
        <w:t xml:space="preserve">A) </w:t>
      </w:r>
      <w:r w:rsidRPr="005B0D3B">
        <w:rPr>
          <w:rFonts w:ascii="Times New Roman" w:eastAsia="굴림" w:hAnsi="Times New Roman" w:cs="Times New Roman"/>
          <w:color w:val="000000" w:themeColor="text1"/>
        </w:rPr>
        <w:t>Cross-sectional (9-10y) MDD classification explainable AI (XAI) map. Voxel-wise t-tests were performed with FDR correction (</w:t>
      </w:r>
      <w:r w:rsidRPr="005B0D3B">
        <w:rPr>
          <w:rFonts w:ascii="Times New Roman" w:eastAsia="굴림" w:hAnsi="Times New Roman" w:cs="Times New Roman"/>
          <w:i/>
          <w:iCs/>
          <w:color w:val="000000" w:themeColor="text1"/>
        </w:rPr>
        <w:t>p</w:t>
      </w:r>
      <w:r w:rsidRPr="005B0D3B">
        <w:rPr>
          <w:rFonts w:ascii="Times New Roman" w:eastAsia="굴림" w:hAnsi="Times New Roman" w:cs="Times New Roman"/>
          <w:color w:val="000000" w:themeColor="text1"/>
        </w:rPr>
        <w:t xml:space="preserve"> &lt; 0.001, cluster threshold = 100). Blue regions indicate voxels where lower fractional anisotropy (FA) values are associated with a higher probability of MDD</w:t>
      </w:r>
      <w:r>
        <w:rPr>
          <w:rFonts w:ascii="Times New Roman" w:eastAsia="굴림" w:hAnsi="Times New Roman" w:cs="Times New Roman" w:hint="eastAsia"/>
          <w:color w:val="000000" w:themeColor="text1"/>
        </w:rPr>
        <w:t>.</w:t>
      </w:r>
      <w:r w:rsidRPr="00FC1D1A">
        <w:rPr>
          <w:rFonts w:ascii="Times New Roman" w:eastAsia="굴림" w:hAnsi="Times New Roman" w:cs="Times New Roman"/>
          <w:color w:val="000000" w:themeColor="text1"/>
        </w:rPr>
        <w:t xml:space="preserve"> </w:t>
      </w:r>
      <w:r>
        <w:rPr>
          <w:rFonts w:ascii="Times New Roman" w:eastAsia="굴림" w:hAnsi="Times New Roman" w:cs="Times New Roman" w:hint="eastAsia"/>
          <w:color w:val="000000" w:themeColor="text1"/>
        </w:rPr>
        <w:t>(</w:t>
      </w:r>
      <w:r w:rsidRPr="00FC1D1A">
        <w:rPr>
          <w:rFonts w:ascii="Times New Roman" w:eastAsia="굴림" w:hAnsi="Times New Roman" w:cs="Times New Roman"/>
          <w:color w:val="000000" w:themeColor="text1"/>
        </w:rPr>
        <w:t xml:space="preserve">B) </w:t>
      </w:r>
      <w:r w:rsidRPr="003C6CBD">
        <w:rPr>
          <w:rFonts w:ascii="Times New Roman" w:eastAsia="굴림" w:hAnsi="Times New Roman" w:cs="Times New Roman"/>
          <w:color w:val="000000" w:themeColor="text1"/>
        </w:rPr>
        <w:t>Fasciculus-level contributions of voxels with significantly lower FA in the MDD group. Normalized contribution was calculated as the proportion of significant voxels (negative associations) within each fasciculus</w:t>
      </w:r>
      <w:r>
        <w:rPr>
          <w:rFonts w:ascii="Times New Roman" w:eastAsia="굴림" w:hAnsi="Times New Roman" w:cs="Times New Roman" w:hint="eastAsia"/>
          <w:color w:val="000000" w:themeColor="text1"/>
        </w:rPr>
        <w:t>.</w:t>
      </w:r>
      <w:r w:rsidRPr="00FC1D1A">
        <w:rPr>
          <w:rFonts w:ascii="Times New Roman" w:eastAsia="굴림" w:hAnsi="Times New Roman" w:cs="Times New Roman"/>
          <w:color w:val="000000" w:themeColor="text1"/>
        </w:rPr>
        <w:t xml:space="preserve"> </w:t>
      </w:r>
      <w:r>
        <w:rPr>
          <w:rFonts w:ascii="Times New Roman" w:eastAsia="굴림" w:hAnsi="Times New Roman" w:cs="Times New Roman" w:hint="eastAsia"/>
          <w:color w:val="000000" w:themeColor="text1"/>
        </w:rPr>
        <w:t>(</w:t>
      </w:r>
      <w:r w:rsidRPr="00FC1D1A">
        <w:rPr>
          <w:rFonts w:ascii="Times New Roman" w:eastAsia="굴림" w:hAnsi="Times New Roman" w:cs="Times New Roman"/>
          <w:color w:val="000000" w:themeColor="text1"/>
        </w:rPr>
        <w:t xml:space="preserve">C) </w:t>
      </w:r>
      <w:r w:rsidRPr="00633C06">
        <w:rPr>
          <w:rFonts w:ascii="Times New Roman" w:eastAsia="굴림" w:hAnsi="Times New Roman" w:cs="Times New Roman"/>
          <w:color w:val="000000" w:themeColor="text1"/>
        </w:rPr>
        <w:t>Fasciculus-level contributions of voxels where higher FA is associated with a higher probability of MDD, using the same normalization method as in (B).</w:t>
      </w:r>
      <w:r w:rsidRPr="00FC1D1A">
        <w:rPr>
          <w:rFonts w:ascii="Times New Roman" w:eastAsia="굴림" w:hAnsi="Times New Roman" w:cs="Times New Roman"/>
          <w:color w:val="000000" w:themeColor="text1"/>
        </w:rPr>
        <w:t xml:space="preserve"> </w:t>
      </w:r>
      <w:r w:rsidR="00225E84">
        <w:rPr>
          <w:rFonts w:ascii="Times New Roman" w:eastAsia="굴림" w:hAnsi="Times New Roman" w:cs="Times New Roman" w:hint="eastAsia"/>
          <w:color w:val="000000" w:themeColor="text1"/>
        </w:rPr>
        <w:t xml:space="preserve">(D) Variability map of individual attribute score within True Positive participants. </w:t>
      </w:r>
      <w:r>
        <w:rPr>
          <w:rFonts w:ascii="Times New Roman" w:eastAsia="굴림" w:hAnsi="Times New Roman" w:cs="Times New Roman" w:hint="eastAsia"/>
          <w:color w:val="000000" w:themeColor="text1"/>
        </w:rPr>
        <w:t>(</w:t>
      </w:r>
      <w:r w:rsidR="00CD6A0F">
        <w:rPr>
          <w:rFonts w:ascii="Times New Roman" w:eastAsia="굴림" w:hAnsi="Times New Roman" w:cs="Times New Roman" w:hint="eastAsia"/>
          <w:color w:val="000000" w:themeColor="text1"/>
        </w:rPr>
        <w:t>E</w:t>
      </w:r>
      <w:r w:rsidRPr="00FC1D1A">
        <w:rPr>
          <w:rFonts w:ascii="Times New Roman" w:eastAsia="굴림" w:hAnsi="Times New Roman" w:cs="Times New Roman"/>
          <w:color w:val="000000" w:themeColor="text1"/>
        </w:rPr>
        <w:t xml:space="preserve">) </w:t>
      </w:r>
      <w:r w:rsidRPr="003A5E3A">
        <w:rPr>
          <w:rFonts w:ascii="Times New Roman" w:eastAsia="굴림" w:hAnsi="Times New Roman" w:cs="Times New Roman"/>
          <w:color w:val="000000" w:themeColor="text1"/>
        </w:rPr>
        <w:t xml:space="preserve">XAI map for MDD prediction at 2-year follow-up in individuals with suicidal active </w:t>
      </w:r>
      <w:r w:rsidR="00974C54" w:rsidRPr="003A5E3A">
        <w:rPr>
          <w:rFonts w:ascii="Times New Roman" w:eastAsia="굴림" w:hAnsi="Times New Roman" w:cs="Times New Roman"/>
          <w:color w:val="000000" w:themeColor="text1"/>
        </w:rPr>
        <w:t>ideation.</w:t>
      </w:r>
      <w:r w:rsidRPr="003A5E3A">
        <w:rPr>
          <w:rFonts w:ascii="Times New Roman" w:eastAsia="굴림" w:hAnsi="Times New Roman" w:cs="Times New Roman"/>
          <w:color w:val="000000" w:themeColor="text1"/>
        </w:rPr>
        <w:t xml:space="preserve"> Voxel-wise t-tests with FDR correction (</w:t>
      </w:r>
      <w:r w:rsidRPr="003A5E3A">
        <w:rPr>
          <w:rFonts w:ascii="Times New Roman" w:eastAsia="굴림" w:hAnsi="Times New Roman" w:cs="Times New Roman"/>
          <w:i/>
          <w:iCs/>
          <w:color w:val="000000" w:themeColor="text1"/>
        </w:rPr>
        <w:t>p</w:t>
      </w:r>
      <w:r w:rsidRPr="003A5E3A">
        <w:rPr>
          <w:rFonts w:ascii="Times New Roman" w:eastAsia="굴림" w:hAnsi="Times New Roman" w:cs="Times New Roman"/>
          <w:color w:val="000000" w:themeColor="text1"/>
        </w:rPr>
        <w:t xml:space="preserve"> &lt; 0.001, cluster threshold = 100) were applied.</w:t>
      </w:r>
      <w:r w:rsidRPr="00FC1D1A">
        <w:rPr>
          <w:rFonts w:ascii="Times New Roman" w:eastAsia="굴림" w:hAnsi="Times New Roman" w:cs="Times New Roman"/>
          <w:color w:val="000000" w:themeColor="text1"/>
        </w:rPr>
        <w:t xml:space="preserve"> </w:t>
      </w:r>
      <w:r>
        <w:rPr>
          <w:rFonts w:ascii="Times New Roman" w:eastAsia="굴림" w:hAnsi="Times New Roman" w:cs="Times New Roman" w:hint="eastAsia"/>
          <w:color w:val="000000" w:themeColor="text1"/>
        </w:rPr>
        <w:t>(</w:t>
      </w:r>
      <w:r w:rsidR="00CD6A0F">
        <w:rPr>
          <w:rFonts w:ascii="Times New Roman" w:eastAsia="굴림" w:hAnsi="Times New Roman" w:cs="Times New Roman" w:hint="eastAsia"/>
          <w:color w:val="000000" w:themeColor="text1"/>
        </w:rPr>
        <w:t>F</w:t>
      </w:r>
      <w:r w:rsidRPr="00FC1D1A">
        <w:rPr>
          <w:rFonts w:ascii="Times New Roman" w:eastAsia="굴림" w:hAnsi="Times New Roman" w:cs="Times New Roman"/>
          <w:color w:val="000000" w:themeColor="text1"/>
        </w:rPr>
        <w:t xml:space="preserve">) </w:t>
      </w:r>
      <w:r w:rsidRPr="00662186">
        <w:rPr>
          <w:rFonts w:ascii="Times New Roman" w:eastAsia="굴림" w:hAnsi="Times New Roman" w:cs="Times New Roman"/>
          <w:color w:val="000000" w:themeColor="text1"/>
        </w:rPr>
        <w:t>Fasciculus-level contributions of voxels where lower FA is associated with a higher probability of MDD+SIA at 2-year follow-up, following the same analysis as (B).</w:t>
      </w:r>
      <w:r w:rsidRPr="00FC1D1A">
        <w:rPr>
          <w:rFonts w:ascii="Times New Roman" w:eastAsia="굴림" w:hAnsi="Times New Roman" w:cs="Times New Roman"/>
          <w:color w:val="000000" w:themeColor="text1"/>
        </w:rPr>
        <w:t xml:space="preserve"> </w:t>
      </w:r>
      <w:r>
        <w:rPr>
          <w:rFonts w:ascii="Times New Roman" w:eastAsia="굴림" w:hAnsi="Times New Roman" w:cs="Times New Roman" w:hint="eastAsia"/>
          <w:color w:val="000000" w:themeColor="text1"/>
        </w:rPr>
        <w:t>(</w:t>
      </w:r>
      <w:r w:rsidR="00CD6A0F">
        <w:rPr>
          <w:rFonts w:ascii="Times New Roman" w:eastAsia="굴림" w:hAnsi="Times New Roman" w:cs="Times New Roman" w:hint="eastAsia"/>
          <w:color w:val="000000" w:themeColor="text1"/>
        </w:rPr>
        <w:t>G</w:t>
      </w:r>
      <w:r w:rsidRPr="00FC1D1A">
        <w:rPr>
          <w:rFonts w:ascii="Times New Roman" w:eastAsia="굴림" w:hAnsi="Times New Roman" w:cs="Times New Roman"/>
          <w:color w:val="000000" w:themeColor="text1"/>
        </w:rPr>
        <w:t xml:space="preserve">) </w:t>
      </w:r>
      <w:r w:rsidRPr="000D789D">
        <w:rPr>
          <w:rFonts w:ascii="Times New Roman" w:eastAsia="굴림" w:hAnsi="Times New Roman" w:cs="Times New Roman"/>
          <w:color w:val="000000" w:themeColor="text1"/>
        </w:rPr>
        <w:t xml:space="preserve">Fasciculus-level contributions of voxels where higher FA is associated with a higher probability of MDD+SIA at 2-year follow-up, following the same </w:t>
      </w:r>
      <w:r w:rsidRPr="000D789D">
        <w:rPr>
          <w:rFonts w:ascii="Times New Roman" w:eastAsia="굴림" w:hAnsi="Times New Roman" w:cs="Times New Roman"/>
          <w:color w:val="000000" w:themeColor="text1"/>
        </w:rPr>
        <w:lastRenderedPageBreak/>
        <w:t>analysis as (C).</w:t>
      </w:r>
      <w:r w:rsidR="00DC7888" w:rsidRPr="00DC7888">
        <w:rPr>
          <w:rFonts w:ascii="Times New Roman" w:eastAsia="굴림" w:hAnsi="Times New Roman" w:cs="Times New Roman" w:hint="eastAsia"/>
          <w:color w:val="000000" w:themeColor="text1"/>
        </w:rPr>
        <w:t xml:space="preserve"> </w:t>
      </w:r>
      <w:r w:rsidR="00225E84">
        <w:rPr>
          <w:rFonts w:ascii="Times New Roman" w:eastAsia="굴림" w:hAnsi="Times New Roman" w:cs="Times New Roman" w:hint="eastAsia"/>
          <w:color w:val="000000" w:themeColor="text1"/>
        </w:rPr>
        <w:t>(H) Variability map of individual attribute score within True Positive participants.</w:t>
      </w:r>
      <w:r w:rsidR="00C9549B" w:rsidRPr="00C9549B">
        <w:rPr>
          <w:rFonts w:ascii="Times New Roman" w:hAnsi="Times New Roman" w:cs="Times New Roman"/>
          <w:b/>
          <w:bCs/>
        </w:rPr>
        <w:t xml:space="preserve"> </w:t>
      </w:r>
      <w:r w:rsidR="00C9549B" w:rsidRPr="00FC1D1A">
        <w:rPr>
          <w:rFonts w:ascii="Times New Roman" w:hAnsi="Times New Roman" w:cs="Times New Roman"/>
          <w:b/>
          <w:bCs/>
        </w:rPr>
        <w:br w:type="page"/>
      </w:r>
    </w:p>
    <w:p w14:paraId="48023FA9" w14:textId="26F5049B" w:rsidR="00B43067" w:rsidRPr="00FC1D1A" w:rsidRDefault="00B43067" w:rsidP="00B43067">
      <w:pPr>
        <w:spacing w:line="360" w:lineRule="auto"/>
        <w:rPr>
          <w:rFonts w:ascii="Times New Roman" w:hAnsi="Times New Roman" w:cs="Times New Roman"/>
        </w:rPr>
      </w:pPr>
      <w:r w:rsidRPr="00FC1D1A">
        <w:rPr>
          <w:rFonts w:ascii="Times New Roman" w:eastAsia="Times New Roman" w:hAnsi="Times New Roman" w:cs="Times New Roman"/>
          <w:b/>
          <w:bCs/>
          <w:color w:val="000000" w:themeColor="text1"/>
        </w:rPr>
        <w:lastRenderedPageBreak/>
        <w:t xml:space="preserve">Table 1 – Cross-sectional MDD </w:t>
      </w:r>
      <w:r w:rsidR="005A1210">
        <w:rPr>
          <w:rFonts w:ascii="Times New Roman" w:eastAsia="Times New Roman" w:hAnsi="Times New Roman" w:cs="Times New Roman"/>
          <w:b/>
          <w:bCs/>
          <w:color w:val="000000" w:themeColor="text1"/>
        </w:rPr>
        <w:t>C</w:t>
      </w:r>
      <w:r w:rsidRPr="00FC1D1A">
        <w:rPr>
          <w:rFonts w:ascii="Times New Roman" w:eastAsia="Times New Roman" w:hAnsi="Times New Roman" w:cs="Times New Roman"/>
          <w:b/>
          <w:bCs/>
          <w:color w:val="000000" w:themeColor="text1"/>
        </w:rPr>
        <w:t>lassification 10-fold CV Average TEST Performance Comparison with Modalities</w:t>
      </w:r>
    </w:p>
    <w:tbl>
      <w:tblPr>
        <w:tblW w:w="0" w:type="auto"/>
        <w:tblLayout w:type="fixed"/>
        <w:tblLook w:val="04A0" w:firstRow="1" w:lastRow="0" w:firstColumn="1" w:lastColumn="0" w:noHBand="0" w:noVBand="1"/>
      </w:tblPr>
      <w:tblGrid>
        <w:gridCol w:w="1093"/>
        <w:gridCol w:w="863"/>
        <w:gridCol w:w="861"/>
        <w:gridCol w:w="970"/>
        <w:gridCol w:w="861"/>
        <w:gridCol w:w="1070"/>
        <w:gridCol w:w="1008"/>
        <w:gridCol w:w="861"/>
      </w:tblGrid>
      <w:tr w:rsidR="00B43067" w:rsidRPr="00FC1D1A" w:rsidDel="009A60FD" w14:paraId="453B43BD" w14:textId="77F41F55" w:rsidTr="00A97EF4">
        <w:trPr>
          <w:trHeight w:val="300"/>
          <w:del w:id="426" w:author="Jung Youn Min" w:date="2025-11-08T14:45:00Z"/>
        </w:trPr>
        <w:tc>
          <w:tcPr>
            <w:tcW w:w="109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95117CE" w14:textId="10493A02" w:rsidR="00B43067" w:rsidRPr="00FC1D1A" w:rsidDel="009A60FD" w:rsidRDefault="00B43067" w:rsidP="00A97EF4">
            <w:pPr>
              <w:rPr>
                <w:del w:id="427" w:author="Jung Youn Min" w:date="2025-11-08T14:45:00Z" w16du:dateUtc="2025-11-08T22:45:00Z"/>
                <w:rFonts w:ascii="Times New Roman" w:hAnsi="Times New Roman" w:cs="Times New Roman"/>
              </w:rPr>
            </w:pPr>
            <w:del w:id="428" w:author="Jung Youn Min" w:date="2025-11-08T14:45:00Z" w16du:dateUtc="2025-11-08T22:45:00Z">
              <w:r w:rsidRPr="00FC1D1A" w:rsidDel="009A60FD">
                <w:rPr>
                  <w:rFonts w:ascii="Times New Roman" w:eastAsia="맑은 고딕" w:hAnsi="Times New Roman" w:cs="Times New Roman"/>
                  <w:b/>
                  <w:bCs/>
                  <w:sz w:val="16"/>
                  <w:szCs w:val="16"/>
                </w:rPr>
                <w:delText xml:space="preserve">model </w:delText>
              </w:r>
            </w:del>
          </w:p>
        </w:tc>
        <w:tc>
          <w:tcPr>
            <w:tcW w:w="86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70AF268" w14:textId="7B7D2DCD" w:rsidR="00B43067" w:rsidRPr="00FC1D1A" w:rsidDel="009A60FD" w:rsidRDefault="00B43067" w:rsidP="00A97EF4">
            <w:pPr>
              <w:rPr>
                <w:del w:id="429" w:author="Jung Youn Min" w:date="2025-11-08T14:45:00Z" w16du:dateUtc="2025-11-08T22:45:00Z"/>
                <w:rFonts w:ascii="Times New Roman" w:hAnsi="Times New Roman" w:cs="Times New Roman"/>
              </w:rPr>
            </w:pPr>
            <w:del w:id="430" w:author="Jung Youn Min" w:date="2025-11-08T14:45:00Z" w16du:dateUtc="2025-11-08T22:45:00Z">
              <w:r w:rsidRPr="00FC1D1A" w:rsidDel="009A60FD">
                <w:rPr>
                  <w:rFonts w:ascii="Times New Roman" w:eastAsia="맑은 고딕" w:hAnsi="Times New Roman" w:cs="Times New Roman"/>
                  <w:b/>
                  <w:bCs/>
                  <w:sz w:val="16"/>
                  <w:szCs w:val="16"/>
                </w:rPr>
                <w:delText>input</w:delText>
              </w:r>
            </w:del>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A025EF0" w14:textId="69DFAB55" w:rsidR="00B43067" w:rsidRPr="00FC1D1A" w:rsidDel="009A60FD" w:rsidRDefault="00B43067" w:rsidP="00A97EF4">
            <w:pPr>
              <w:rPr>
                <w:del w:id="431" w:author="Jung Youn Min" w:date="2025-11-08T14:45:00Z" w16du:dateUtc="2025-11-08T22:45:00Z"/>
                <w:rFonts w:ascii="Times New Roman" w:hAnsi="Times New Roman" w:cs="Times New Roman"/>
              </w:rPr>
            </w:pPr>
            <w:del w:id="432" w:author="Jung Youn Min" w:date="2025-11-08T14:45:00Z" w16du:dateUtc="2025-11-08T22:45:00Z">
              <w:r w:rsidRPr="00FC1D1A" w:rsidDel="009A60FD">
                <w:rPr>
                  <w:rFonts w:ascii="Times New Roman" w:eastAsia="맑은 고딕" w:hAnsi="Times New Roman" w:cs="Times New Roman"/>
                  <w:b/>
                  <w:bCs/>
                  <w:sz w:val="16"/>
                  <w:szCs w:val="16"/>
                </w:rPr>
                <w:delText>ACC</w:delText>
              </w:r>
            </w:del>
          </w:p>
        </w:tc>
        <w:tc>
          <w:tcPr>
            <w:tcW w:w="9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8011141" w14:textId="1C11C647" w:rsidR="00B43067" w:rsidRPr="00FC1D1A" w:rsidDel="009A60FD" w:rsidRDefault="00B43067" w:rsidP="00A97EF4">
            <w:pPr>
              <w:rPr>
                <w:del w:id="433" w:author="Jung Youn Min" w:date="2025-11-08T14:45:00Z" w16du:dateUtc="2025-11-08T22:45:00Z"/>
                <w:rFonts w:ascii="Times New Roman" w:hAnsi="Times New Roman" w:cs="Times New Roman"/>
              </w:rPr>
            </w:pPr>
            <w:del w:id="434" w:author="Jung Youn Min" w:date="2025-11-08T14:45:00Z" w16du:dateUtc="2025-11-08T22:45:00Z">
              <w:r w:rsidRPr="00FC1D1A" w:rsidDel="009A60FD">
                <w:rPr>
                  <w:rFonts w:ascii="Times New Roman" w:eastAsia="맑은 고딕" w:hAnsi="Times New Roman" w:cs="Times New Roman"/>
                  <w:b/>
                  <w:bCs/>
                  <w:sz w:val="16"/>
                  <w:szCs w:val="16"/>
                </w:rPr>
                <w:delText>AUROC</w:delText>
              </w:r>
            </w:del>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BFFABF3" w14:textId="4F41BB59" w:rsidR="00B43067" w:rsidRPr="00FC1D1A" w:rsidDel="009A60FD" w:rsidRDefault="00B43067" w:rsidP="00A97EF4">
            <w:pPr>
              <w:rPr>
                <w:del w:id="435" w:author="Jung Youn Min" w:date="2025-11-08T14:45:00Z" w16du:dateUtc="2025-11-08T22:45:00Z"/>
                <w:rFonts w:ascii="Times New Roman" w:hAnsi="Times New Roman" w:cs="Times New Roman"/>
              </w:rPr>
            </w:pPr>
            <w:del w:id="436" w:author="Jung Youn Min" w:date="2025-11-08T14:45:00Z" w16du:dateUtc="2025-11-08T22:45:00Z">
              <w:r w:rsidRPr="00FC1D1A" w:rsidDel="009A60FD">
                <w:rPr>
                  <w:rFonts w:ascii="Times New Roman" w:eastAsia="맑은 고딕" w:hAnsi="Times New Roman" w:cs="Times New Roman"/>
                  <w:b/>
                  <w:bCs/>
                  <w:sz w:val="16"/>
                  <w:szCs w:val="16"/>
                </w:rPr>
                <w:delText>F1 score</w:delText>
              </w:r>
            </w:del>
          </w:p>
        </w:tc>
        <w:tc>
          <w:tcPr>
            <w:tcW w:w="10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A74721B" w14:textId="1BEBFD79" w:rsidR="00B43067" w:rsidRPr="00FC1D1A" w:rsidDel="009A60FD" w:rsidRDefault="00B43067" w:rsidP="00A97EF4">
            <w:pPr>
              <w:rPr>
                <w:del w:id="437" w:author="Jung Youn Min" w:date="2025-11-08T14:45:00Z" w16du:dateUtc="2025-11-08T22:45:00Z"/>
                <w:rFonts w:ascii="Times New Roman" w:hAnsi="Times New Roman" w:cs="Times New Roman"/>
              </w:rPr>
            </w:pPr>
            <w:del w:id="438" w:author="Jung Youn Min" w:date="2025-11-08T14:45:00Z" w16du:dateUtc="2025-11-08T22:45:00Z">
              <w:r w:rsidRPr="00FC1D1A" w:rsidDel="009A60FD">
                <w:rPr>
                  <w:rFonts w:ascii="Times New Roman" w:eastAsia="맑은 고딕" w:hAnsi="Times New Roman" w:cs="Times New Roman"/>
                  <w:b/>
                  <w:bCs/>
                  <w:sz w:val="16"/>
                  <w:szCs w:val="16"/>
                </w:rPr>
                <w:delText>stdACC</w:delText>
              </w:r>
            </w:del>
          </w:p>
        </w:tc>
        <w:tc>
          <w:tcPr>
            <w:tcW w:w="100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04A2DB4" w14:textId="71BC7D19" w:rsidR="00B43067" w:rsidRPr="00FC1D1A" w:rsidDel="009A60FD" w:rsidRDefault="00B43067" w:rsidP="00A97EF4">
            <w:pPr>
              <w:rPr>
                <w:del w:id="439" w:author="Jung Youn Min" w:date="2025-11-08T14:45:00Z" w16du:dateUtc="2025-11-08T22:45:00Z"/>
                <w:rFonts w:ascii="Times New Roman" w:hAnsi="Times New Roman" w:cs="Times New Roman"/>
              </w:rPr>
            </w:pPr>
            <w:del w:id="440" w:author="Jung Youn Min" w:date="2025-11-08T14:45:00Z" w16du:dateUtc="2025-11-08T22:45:00Z">
              <w:r w:rsidRPr="00FC1D1A" w:rsidDel="009A60FD">
                <w:rPr>
                  <w:rFonts w:ascii="Times New Roman" w:eastAsia="맑은 고딕" w:hAnsi="Times New Roman" w:cs="Times New Roman"/>
                  <w:b/>
                  <w:bCs/>
                  <w:sz w:val="16"/>
                  <w:szCs w:val="16"/>
                </w:rPr>
                <w:delText>stdAUROC</w:delText>
              </w:r>
            </w:del>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C83F90" w14:textId="225026FB" w:rsidR="00B43067" w:rsidRPr="00FC1D1A" w:rsidDel="009A60FD" w:rsidRDefault="00B43067" w:rsidP="00A97EF4">
            <w:pPr>
              <w:rPr>
                <w:del w:id="441" w:author="Jung Youn Min" w:date="2025-11-08T14:45:00Z" w16du:dateUtc="2025-11-08T22:45:00Z"/>
                <w:rFonts w:ascii="Times New Roman" w:hAnsi="Times New Roman" w:cs="Times New Roman"/>
              </w:rPr>
            </w:pPr>
            <w:del w:id="442" w:author="Jung Youn Min" w:date="2025-11-08T14:45:00Z" w16du:dateUtc="2025-11-08T22:45:00Z">
              <w:r w:rsidRPr="00FC1D1A" w:rsidDel="009A60FD">
                <w:rPr>
                  <w:rFonts w:ascii="Times New Roman" w:eastAsia="맑은 고딕" w:hAnsi="Times New Roman" w:cs="Times New Roman"/>
                  <w:b/>
                  <w:bCs/>
                  <w:sz w:val="16"/>
                  <w:szCs w:val="16"/>
                </w:rPr>
                <w:delText>std F1</w:delText>
              </w:r>
            </w:del>
          </w:p>
        </w:tc>
      </w:tr>
      <w:tr w:rsidR="00B43067" w:rsidRPr="00FC1D1A" w:rsidDel="009A60FD" w14:paraId="070DF768" w14:textId="74530EF7" w:rsidTr="00A97EF4">
        <w:trPr>
          <w:trHeight w:val="300"/>
          <w:del w:id="443" w:author="Jung Youn Min" w:date="2025-11-08T14:45:00Z"/>
        </w:trPr>
        <w:tc>
          <w:tcPr>
            <w:tcW w:w="109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DA28DFE" w14:textId="4CB41DA8" w:rsidR="00B43067" w:rsidRPr="00FC1D1A" w:rsidDel="009A60FD" w:rsidRDefault="00B43067" w:rsidP="00A97EF4">
            <w:pPr>
              <w:rPr>
                <w:del w:id="444" w:author="Jung Youn Min" w:date="2025-11-08T14:45:00Z" w16du:dateUtc="2025-11-08T22:45:00Z"/>
                <w:rFonts w:ascii="Times New Roman" w:hAnsi="Times New Roman" w:cs="Times New Roman"/>
              </w:rPr>
            </w:pPr>
            <w:del w:id="445" w:author="Jung Youn Min" w:date="2025-11-08T14:45:00Z" w16du:dateUtc="2025-11-08T22:45:00Z">
              <w:r w:rsidRPr="00FC1D1A" w:rsidDel="009A60FD">
                <w:rPr>
                  <w:rFonts w:ascii="Times New Roman" w:eastAsia="맑은 고딕" w:hAnsi="Times New Roman" w:cs="Times New Roman"/>
                  <w:sz w:val="16"/>
                  <w:szCs w:val="16"/>
                </w:rPr>
                <w:delText>ONLY_DEP PGS</w:delText>
              </w:r>
            </w:del>
          </w:p>
        </w:tc>
        <w:tc>
          <w:tcPr>
            <w:tcW w:w="86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02E0511" w14:textId="728831C0" w:rsidR="00B43067" w:rsidRPr="00FC1D1A" w:rsidDel="009A60FD" w:rsidRDefault="00B43067" w:rsidP="00A97EF4">
            <w:pPr>
              <w:rPr>
                <w:del w:id="446" w:author="Jung Youn Min" w:date="2025-11-08T14:45:00Z" w16du:dateUtc="2025-11-08T22:45:00Z"/>
                <w:rFonts w:ascii="Times New Roman" w:hAnsi="Times New Roman" w:cs="Times New Roman"/>
              </w:rPr>
            </w:pPr>
            <w:del w:id="447" w:author="Jung Youn Min" w:date="2025-11-08T14:45:00Z" w16du:dateUtc="2025-11-08T22:45:00Z">
              <w:r w:rsidRPr="00FC1D1A" w:rsidDel="009A60FD">
                <w:rPr>
                  <w:rFonts w:ascii="Times New Roman" w:eastAsia="맑은 고딕" w:hAnsi="Times New Roman" w:cs="Times New Roman"/>
                  <w:sz w:val="16"/>
                  <w:szCs w:val="16"/>
                </w:rPr>
                <w:delText>DEP PGS</w:delText>
              </w:r>
            </w:del>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0853510" w14:textId="33083FCA" w:rsidR="00B43067" w:rsidRPr="00FC1D1A" w:rsidDel="009A60FD" w:rsidRDefault="00B43067" w:rsidP="00A97EF4">
            <w:pPr>
              <w:rPr>
                <w:del w:id="448" w:author="Jung Youn Min" w:date="2025-11-08T14:45:00Z" w16du:dateUtc="2025-11-08T22:45:00Z"/>
                <w:rFonts w:ascii="Times New Roman" w:hAnsi="Times New Roman" w:cs="Times New Roman"/>
              </w:rPr>
            </w:pPr>
            <w:del w:id="449" w:author="Jung Youn Min" w:date="2025-11-08T14:45:00Z" w16du:dateUtc="2025-11-08T22:45:00Z">
              <w:r w:rsidRPr="00FC1D1A" w:rsidDel="009A60FD">
                <w:rPr>
                  <w:rFonts w:ascii="Times New Roman" w:eastAsia="맑은 고딕" w:hAnsi="Times New Roman" w:cs="Times New Roman"/>
                  <w:sz w:val="16"/>
                  <w:szCs w:val="16"/>
                </w:rPr>
                <w:delText>0.563</w:delText>
              </w:r>
            </w:del>
          </w:p>
        </w:tc>
        <w:tc>
          <w:tcPr>
            <w:tcW w:w="9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151A97D" w14:textId="053A05B7" w:rsidR="00B43067" w:rsidRPr="00FC1D1A" w:rsidDel="009A60FD" w:rsidRDefault="00B43067" w:rsidP="00A97EF4">
            <w:pPr>
              <w:rPr>
                <w:del w:id="450" w:author="Jung Youn Min" w:date="2025-11-08T14:45:00Z" w16du:dateUtc="2025-11-08T22:45:00Z"/>
                <w:rFonts w:ascii="Times New Roman" w:hAnsi="Times New Roman" w:cs="Times New Roman"/>
              </w:rPr>
            </w:pPr>
            <w:del w:id="451" w:author="Jung Youn Min" w:date="2025-11-08T14:45:00Z" w16du:dateUtc="2025-11-08T22:45:00Z">
              <w:r w:rsidRPr="00FC1D1A" w:rsidDel="009A60FD">
                <w:rPr>
                  <w:rFonts w:ascii="Times New Roman" w:eastAsia="맑은 고딕" w:hAnsi="Times New Roman" w:cs="Times New Roman"/>
                  <w:sz w:val="16"/>
                  <w:szCs w:val="16"/>
                </w:rPr>
                <w:delText>0.546</w:delText>
              </w:r>
            </w:del>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4DFF1DB" w14:textId="1A5E2481" w:rsidR="00B43067" w:rsidRPr="00FC1D1A" w:rsidDel="009A60FD" w:rsidRDefault="00B43067" w:rsidP="00A97EF4">
            <w:pPr>
              <w:rPr>
                <w:del w:id="452" w:author="Jung Youn Min" w:date="2025-11-08T14:45:00Z" w16du:dateUtc="2025-11-08T22:45:00Z"/>
                <w:rFonts w:ascii="Times New Roman" w:hAnsi="Times New Roman" w:cs="Times New Roman"/>
              </w:rPr>
            </w:pPr>
            <w:del w:id="453" w:author="Jung Youn Min" w:date="2025-11-08T14:45:00Z" w16du:dateUtc="2025-11-08T22:45:00Z">
              <w:r w:rsidRPr="00FC1D1A" w:rsidDel="009A60FD">
                <w:rPr>
                  <w:rFonts w:ascii="Times New Roman" w:eastAsia="맑은 고딕" w:hAnsi="Times New Roman" w:cs="Times New Roman"/>
                  <w:sz w:val="16"/>
                  <w:szCs w:val="16"/>
                </w:rPr>
                <w:delText>0.517</w:delText>
              </w:r>
            </w:del>
          </w:p>
        </w:tc>
        <w:tc>
          <w:tcPr>
            <w:tcW w:w="10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E4E4968" w14:textId="48BE3804" w:rsidR="00B43067" w:rsidRPr="00FC1D1A" w:rsidDel="009A60FD" w:rsidRDefault="00B43067" w:rsidP="00A97EF4">
            <w:pPr>
              <w:rPr>
                <w:del w:id="454" w:author="Jung Youn Min" w:date="2025-11-08T14:45:00Z" w16du:dateUtc="2025-11-08T22:45:00Z"/>
                <w:rFonts w:ascii="Times New Roman" w:hAnsi="Times New Roman" w:cs="Times New Roman"/>
              </w:rPr>
            </w:pPr>
            <w:del w:id="455" w:author="Jung Youn Min" w:date="2025-11-08T14:45:00Z" w16du:dateUtc="2025-11-08T22:45:00Z">
              <w:r w:rsidRPr="00FC1D1A" w:rsidDel="009A60FD">
                <w:rPr>
                  <w:rFonts w:ascii="Times New Roman" w:eastAsia="맑은 고딕" w:hAnsi="Times New Roman" w:cs="Times New Roman"/>
                  <w:sz w:val="16"/>
                  <w:szCs w:val="16"/>
                </w:rPr>
                <w:delText>0.069</w:delText>
              </w:r>
            </w:del>
          </w:p>
        </w:tc>
        <w:tc>
          <w:tcPr>
            <w:tcW w:w="100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C62F585" w14:textId="448AB93A" w:rsidR="00B43067" w:rsidRPr="00FC1D1A" w:rsidDel="009A60FD" w:rsidRDefault="00B43067" w:rsidP="00A97EF4">
            <w:pPr>
              <w:rPr>
                <w:del w:id="456" w:author="Jung Youn Min" w:date="2025-11-08T14:45:00Z" w16du:dateUtc="2025-11-08T22:45:00Z"/>
                <w:rFonts w:ascii="Times New Roman" w:hAnsi="Times New Roman" w:cs="Times New Roman"/>
              </w:rPr>
            </w:pPr>
            <w:del w:id="457" w:author="Jung Youn Min" w:date="2025-11-08T14:45:00Z" w16du:dateUtc="2025-11-08T22:45:00Z">
              <w:r w:rsidRPr="00FC1D1A" w:rsidDel="009A60FD">
                <w:rPr>
                  <w:rFonts w:ascii="Times New Roman" w:eastAsia="맑은 고딕" w:hAnsi="Times New Roman" w:cs="Times New Roman"/>
                  <w:sz w:val="16"/>
                  <w:szCs w:val="16"/>
                </w:rPr>
                <w:delText>0.114</w:delText>
              </w:r>
            </w:del>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B71C7E1" w14:textId="65D9EC81" w:rsidR="00B43067" w:rsidRPr="00FC1D1A" w:rsidDel="009A60FD" w:rsidRDefault="00B43067" w:rsidP="00A97EF4">
            <w:pPr>
              <w:rPr>
                <w:del w:id="458" w:author="Jung Youn Min" w:date="2025-11-08T14:45:00Z" w16du:dateUtc="2025-11-08T22:45:00Z"/>
                <w:rFonts w:ascii="Times New Roman" w:hAnsi="Times New Roman" w:cs="Times New Roman"/>
              </w:rPr>
            </w:pPr>
            <w:del w:id="459" w:author="Jung Youn Min" w:date="2025-11-08T14:45:00Z" w16du:dateUtc="2025-11-08T22:45:00Z">
              <w:r w:rsidRPr="00FC1D1A" w:rsidDel="009A60FD">
                <w:rPr>
                  <w:rFonts w:ascii="Times New Roman" w:eastAsia="맑은 고딕" w:hAnsi="Times New Roman" w:cs="Times New Roman"/>
                  <w:sz w:val="16"/>
                  <w:szCs w:val="16"/>
                </w:rPr>
                <w:delText>0.155</w:delText>
              </w:r>
            </w:del>
          </w:p>
        </w:tc>
      </w:tr>
      <w:tr w:rsidR="00B43067" w:rsidRPr="00FC1D1A" w:rsidDel="009A60FD" w14:paraId="79401123" w14:textId="48A84AD8" w:rsidTr="00A97EF4">
        <w:trPr>
          <w:trHeight w:val="300"/>
          <w:del w:id="460" w:author="Jung Youn Min" w:date="2025-11-08T14:45:00Z"/>
        </w:trPr>
        <w:tc>
          <w:tcPr>
            <w:tcW w:w="1093" w:type="dxa"/>
            <w:tcBorders>
              <w:top w:val="single" w:sz="8" w:space="0" w:color="7F7F7F" w:themeColor="text1" w:themeTint="80"/>
              <w:left w:val="nil"/>
              <w:bottom w:val="nil"/>
              <w:right w:val="nil"/>
            </w:tcBorders>
            <w:tcMar>
              <w:left w:w="108" w:type="dxa"/>
              <w:right w:w="108" w:type="dxa"/>
            </w:tcMar>
          </w:tcPr>
          <w:p w14:paraId="3DD8FD37" w14:textId="7FA1EB6E" w:rsidR="00B43067" w:rsidRPr="00FC1D1A" w:rsidDel="009A60FD" w:rsidRDefault="00B43067" w:rsidP="00A97EF4">
            <w:pPr>
              <w:rPr>
                <w:del w:id="461" w:author="Jung Youn Min" w:date="2025-11-08T14:45:00Z" w16du:dateUtc="2025-11-08T22:45:00Z"/>
                <w:rFonts w:ascii="Times New Roman" w:hAnsi="Times New Roman" w:cs="Times New Roman"/>
              </w:rPr>
            </w:pPr>
            <w:del w:id="462" w:author="Jung Youn Min" w:date="2025-11-08T14:45:00Z" w16du:dateUtc="2025-11-08T22:45:00Z">
              <w:r w:rsidRPr="00FC1D1A" w:rsidDel="009A60FD">
                <w:rPr>
                  <w:rFonts w:ascii="Times New Roman" w:eastAsia="맑은 고딕" w:hAnsi="Times New Roman" w:cs="Times New Roman"/>
                  <w:sz w:val="16"/>
                  <w:szCs w:val="16"/>
                </w:rPr>
                <w:delText>Only TW-FA</w:delText>
              </w:r>
            </w:del>
          </w:p>
        </w:tc>
        <w:tc>
          <w:tcPr>
            <w:tcW w:w="863" w:type="dxa"/>
            <w:tcBorders>
              <w:top w:val="single" w:sz="8" w:space="0" w:color="7F7F7F" w:themeColor="text1" w:themeTint="80"/>
              <w:left w:val="nil"/>
              <w:bottom w:val="nil"/>
              <w:right w:val="nil"/>
            </w:tcBorders>
            <w:tcMar>
              <w:left w:w="108" w:type="dxa"/>
              <w:right w:w="108" w:type="dxa"/>
            </w:tcMar>
          </w:tcPr>
          <w:p w14:paraId="4876F5CE" w14:textId="69985A2C" w:rsidR="00B43067" w:rsidRPr="00FC1D1A" w:rsidDel="009A60FD" w:rsidRDefault="00B43067" w:rsidP="00A97EF4">
            <w:pPr>
              <w:rPr>
                <w:del w:id="463" w:author="Jung Youn Min" w:date="2025-11-08T14:45:00Z" w16du:dateUtc="2025-11-08T22:45:00Z"/>
                <w:rFonts w:ascii="Times New Roman" w:hAnsi="Times New Roman" w:cs="Times New Roman"/>
              </w:rPr>
            </w:pPr>
            <w:del w:id="464" w:author="Jung Youn Min" w:date="2025-11-08T14:45:00Z" w16du:dateUtc="2025-11-08T22:45:00Z">
              <w:r w:rsidRPr="00FC1D1A" w:rsidDel="009A60FD">
                <w:rPr>
                  <w:rFonts w:ascii="Times New Roman" w:eastAsia="맑은 고딕" w:hAnsi="Times New Roman" w:cs="Times New Roman"/>
                  <w:sz w:val="16"/>
                  <w:szCs w:val="16"/>
                </w:rPr>
                <w:delText>TW-FA</w:delText>
              </w:r>
            </w:del>
          </w:p>
        </w:tc>
        <w:tc>
          <w:tcPr>
            <w:tcW w:w="861" w:type="dxa"/>
            <w:tcBorders>
              <w:top w:val="single" w:sz="8" w:space="0" w:color="7F7F7F" w:themeColor="text1" w:themeTint="80"/>
              <w:left w:val="nil"/>
              <w:bottom w:val="nil"/>
              <w:right w:val="nil"/>
            </w:tcBorders>
            <w:tcMar>
              <w:left w:w="108" w:type="dxa"/>
              <w:right w:w="108" w:type="dxa"/>
            </w:tcMar>
          </w:tcPr>
          <w:p w14:paraId="16C0BCFA" w14:textId="632C181A" w:rsidR="00B43067" w:rsidRPr="00FC1D1A" w:rsidDel="009A60FD" w:rsidRDefault="00B43067" w:rsidP="00A97EF4">
            <w:pPr>
              <w:rPr>
                <w:del w:id="465" w:author="Jung Youn Min" w:date="2025-11-08T14:45:00Z" w16du:dateUtc="2025-11-08T22:45:00Z"/>
                <w:rFonts w:ascii="Times New Roman" w:hAnsi="Times New Roman" w:cs="Times New Roman"/>
              </w:rPr>
            </w:pPr>
            <w:del w:id="466" w:author="Jung Youn Min" w:date="2025-11-08T14:45:00Z" w16du:dateUtc="2025-11-08T22:45:00Z">
              <w:r w:rsidRPr="00FC1D1A" w:rsidDel="009A60FD">
                <w:rPr>
                  <w:rFonts w:ascii="Times New Roman" w:eastAsia="맑은 고딕" w:hAnsi="Times New Roman" w:cs="Times New Roman"/>
                  <w:sz w:val="16"/>
                  <w:szCs w:val="16"/>
                </w:rPr>
                <w:delText>0.496</w:delText>
              </w:r>
            </w:del>
          </w:p>
        </w:tc>
        <w:tc>
          <w:tcPr>
            <w:tcW w:w="970" w:type="dxa"/>
            <w:tcBorders>
              <w:top w:val="single" w:sz="8" w:space="0" w:color="7F7F7F" w:themeColor="text1" w:themeTint="80"/>
              <w:left w:val="nil"/>
              <w:bottom w:val="nil"/>
              <w:right w:val="nil"/>
            </w:tcBorders>
            <w:tcMar>
              <w:left w:w="108" w:type="dxa"/>
              <w:right w:w="108" w:type="dxa"/>
            </w:tcMar>
          </w:tcPr>
          <w:p w14:paraId="7B1E6DD3" w14:textId="424AE142" w:rsidR="00B43067" w:rsidRPr="00FC1D1A" w:rsidDel="009A60FD" w:rsidRDefault="00B43067" w:rsidP="00A97EF4">
            <w:pPr>
              <w:rPr>
                <w:del w:id="467" w:author="Jung Youn Min" w:date="2025-11-08T14:45:00Z" w16du:dateUtc="2025-11-08T22:45:00Z"/>
                <w:rFonts w:ascii="Times New Roman" w:hAnsi="Times New Roman" w:cs="Times New Roman"/>
              </w:rPr>
            </w:pPr>
            <w:del w:id="468" w:author="Jung Youn Min" w:date="2025-11-08T14:45:00Z" w16du:dateUtc="2025-11-08T22:45:00Z">
              <w:r w:rsidRPr="00FC1D1A" w:rsidDel="009A60FD">
                <w:rPr>
                  <w:rFonts w:ascii="Times New Roman" w:eastAsia="맑은 고딕" w:hAnsi="Times New Roman" w:cs="Times New Roman"/>
                  <w:sz w:val="16"/>
                  <w:szCs w:val="16"/>
                </w:rPr>
                <w:delText>0.586</w:delText>
              </w:r>
            </w:del>
          </w:p>
        </w:tc>
        <w:tc>
          <w:tcPr>
            <w:tcW w:w="861" w:type="dxa"/>
            <w:tcBorders>
              <w:top w:val="single" w:sz="8" w:space="0" w:color="7F7F7F" w:themeColor="text1" w:themeTint="80"/>
              <w:left w:val="nil"/>
              <w:bottom w:val="nil"/>
              <w:right w:val="nil"/>
            </w:tcBorders>
            <w:tcMar>
              <w:left w:w="108" w:type="dxa"/>
              <w:right w:w="108" w:type="dxa"/>
            </w:tcMar>
          </w:tcPr>
          <w:p w14:paraId="596841E5" w14:textId="052843D4" w:rsidR="00B43067" w:rsidRPr="00FC1D1A" w:rsidDel="009A60FD" w:rsidRDefault="00B43067" w:rsidP="00A97EF4">
            <w:pPr>
              <w:rPr>
                <w:del w:id="469" w:author="Jung Youn Min" w:date="2025-11-08T14:45:00Z" w16du:dateUtc="2025-11-08T22:45:00Z"/>
                <w:rFonts w:ascii="Times New Roman" w:hAnsi="Times New Roman" w:cs="Times New Roman"/>
              </w:rPr>
            </w:pPr>
            <w:del w:id="470" w:author="Jung Youn Min" w:date="2025-11-08T14:45:00Z" w16du:dateUtc="2025-11-08T22:45:00Z">
              <w:r w:rsidRPr="00FC1D1A" w:rsidDel="009A60FD">
                <w:rPr>
                  <w:rFonts w:ascii="Times New Roman" w:eastAsia="맑은 고딕" w:hAnsi="Times New Roman" w:cs="Times New Roman"/>
                  <w:sz w:val="16"/>
                  <w:szCs w:val="16"/>
                </w:rPr>
                <w:delText>0.278</w:delText>
              </w:r>
            </w:del>
          </w:p>
        </w:tc>
        <w:tc>
          <w:tcPr>
            <w:tcW w:w="1070" w:type="dxa"/>
            <w:tcBorders>
              <w:top w:val="single" w:sz="8" w:space="0" w:color="7F7F7F" w:themeColor="text1" w:themeTint="80"/>
              <w:left w:val="nil"/>
              <w:bottom w:val="nil"/>
              <w:right w:val="nil"/>
            </w:tcBorders>
            <w:tcMar>
              <w:left w:w="108" w:type="dxa"/>
              <w:right w:w="108" w:type="dxa"/>
            </w:tcMar>
          </w:tcPr>
          <w:p w14:paraId="0FB4CCFB" w14:textId="560B7360" w:rsidR="00B43067" w:rsidRPr="00FC1D1A" w:rsidDel="009A60FD" w:rsidRDefault="00B43067" w:rsidP="00A97EF4">
            <w:pPr>
              <w:rPr>
                <w:del w:id="471" w:author="Jung Youn Min" w:date="2025-11-08T14:45:00Z" w16du:dateUtc="2025-11-08T22:45:00Z"/>
                <w:rFonts w:ascii="Times New Roman" w:hAnsi="Times New Roman" w:cs="Times New Roman"/>
              </w:rPr>
            </w:pPr>
            <w:del w:id="472" w:author="Jung Youn Min" w:date="2025-11-08T14:45:00Z" w16du:dateUtc="2025-11-08T22:45:00Z">
              <w:r w:rsidRPr="00FC1D1A" w:rsidDel="009A60FD">
                <w:rPr>
                  <w:rFonts w:ascii="Times New Roman" w:hAnsi="Times New Roman" w:cs="Times New Roman"/>
                  <w:sz w:val="16"/>
                  <w:szCs w:val="16"/>
                </w:rPr>
                <w:delText>0.06</w:delText>
              </w:r>
            </w:del>
          </w:p>
        </w:tc>
        <w:tc>
          <w:tcPr>
            <w:tcW w:w="1008" w:type="dxa"/>
            <w:tcBorders>
              <w:top w:val="single" w:sz="8" w:space="0" w:color="7F7F7F" w:themeColor="text1" w:themeTint="80"/>
              <w:left w:val="nil"/>
              <w:bottom w:val="nil"/>
              <w:right w:val="nil"/>
            </w:tcBorders>
            <w:tcMar>
              <w:left w:w="108" w:type="dxa"/>
              <w:right w:w="108" w:type="dxa"/>
            </w:tcMar>
          </w:tcPr>
          <w:p w14:paraId="2628640B" w14:textId="53122486" w:rsidR="00B43067" w:rsidRPr="00FC1D1A" w:rsidDel="009A60FD" w:rsidRDefault="00B43067" w:rsidP="00A97EF4">
            <w:pPr>
              <w:rPr>
                <w:del w:id="473" w:author="Jung Youn Min" w:date="2025-11-08T14:45:00Z" w16du:dateUtc="2025-11-08T22:45:00Z"/>
                <w:rFonts w:ascii="Times New Roman" w:hAnsi="Times New Roman" w:cs="Times New Roman"/>
              </w:rPr>
            </w:pPr>
            <w:del w:id="474" w:author="Jung Youn Min" w:date="2025-11-08T14:45:00Z" w16du:dateUtc="2025-11-08T22:45:00Z">
              <w:r w:rsidRPr="00FC1D1A" w:rsidDel="009A60FD">
                <w:rPr>
                  <w:rFonts w:ascii="Times New Roman" w:eastAsia="맑은 고딕" w:hAnsi="Times New Roman" w:cs="Times New Roman"/>
                  <w:sz w:val="16"/>
                  <w:szCs w:val="16"/>
                </w:rPr>
                <w:delText>0.133</w:delText>
              </w:r>
            </w:del>
          </w:p>
        </w:tc>
        <w:tc>
          <w:tcPr>
            <w:tcW w:w="861" w:type="dxa"/>
            <w:tcBorders>
              <w:top w:val="single" w:sz="8" w:space="0" w:color="7F7F7F" w:themeColor="text1" w:themeTint="80"/>
              <w:left w:val="nil"/>
              <w:bottom w:val="nil"/>
              <w:right w:val="nil"/>
            </w:tcBorders>
            <w:tcMar>
              <w:left w:w="108" w:type="dxa"/>
              <w:right w:w="108" w:type="dxa"/>
            </w:tcMar>
          </w:tcPr>
          <w:p w14:paraId="7692CFF0" w14:textId="56AD126A" w:rsidR="00B43067" w:rsidRPr="00FC1D1A" w:rsidDel="009A60FD" w:rsidRDefault="00B43067" w:rsidP="00A97EF4">
            <w:pPr>
              <w:rPr>
                <w:del w:id="475" w:author="Jung Youn Min" w:date="2025-11-08T14:45:00Z" w16du:dateUtc="2025-11-08T22:45:00Z"/>
                <w:rFonts w:ascii="Times New Roman" w:hAnsi="Times New Roman" w:cs="Times New Roman"/>
              </w:rPr>
            </w:pPr>
            <w:del w:id="476" w:author="Jung Youn Min" w:date="2025-11-08T14:45:00Z" w16du:dateUtc="2025-11-08T22:45:00Z">
              <w:r w:rsidRPr="00FC1D1A" w:rsidDel="009A60FD">
                <w:rPr>
                  <w:rFonts w:ascii="Times New Roman" w:eastAsia="맑은 고딕" w:hAnsi="Times New Roman" w:cs="Times New Roman"/>
                  <w:sz w:val="16"/>
                  <w:szCs w:val="16"/>
                </w:rPr>
                <w:delText>0.212</w:delText>
              </w:r>
            </w:del>
          </w:p>
        </w:tc>
      </w:tr>
      <w:tr w:rsidR="00B43067" w:rsidRPr="00FC1D1A" w:rsidDel="009A60FD" w14:paraId="2AFF6B0D" w14:textId="3BB5AA8F" w:rsidTr="00A97EF4">
        <w:trPr>
          <w:trHeight w:val="300"/>
          <w:del w:id="477" w:author="Jung Youn Min" w:date="2025-11-08T14:45:00Z"/>
        </w:trPr>
        <w:tc>
          <w:tcPr>
            <w:tcW w:w="109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9DE5BBC" w14:textId="2FCB4F32" w:rsidR="00B43067" w:rsidRPr="00FC1D1A" w:rsidDel="009A60FD" w:rsidRDefault="00B43067" w:rsidP="00A97EF4">
            <w:pPr>
              <w:rPr>
                <w:del w:id="478" w:author="Jung Youn Min" w:date="2025-11-08T14:45:00Z" w16du:dateUtc="2025-11-08T22:45:00Z"/>
                <w:rFonts w:ascii="Times New Roman" w:hAnsi="Times New Roman" w:cs="Times New Roman"/>
              </w:rPr>
            </w:pPr>
            <w:del w:id="479" w:author="Jung Youn Min" w:date="2025-11-08T14:45:00Z" w16du:dateUtc="2025-11-08T22:45:00Z">
              <w:r w:rsidRPr="00FC1D1A" w:rsidDel="009A60FD">
                <w:rPr>
                  <w:rFonts w:ascii="Times New Roman" w:eastAsia="맑은 고딕" w:hAnsi="Times New Roman" w:cs="Times New Roman"/>
                  <w:sz w:val="16"/>
                  <w:szCs w:val="16"/>
                </w:rPr>
                <w:delText>from-scratch 3DCNN</w:delText>
              </w:r>
            </w:del>
          </w:p>
        </w:tc>
        <w:tc>
          <w:tcPr>
            <w:tcW w:w="86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272040D" w14:textId="0358E65F" w:rsidR="00B43067" w:rsidRPr="00FC1D1A" w:rsidDel="009A60FD" w:rsidRDefault="00B43067" w:rsidP="00A97EF4">
            <w:pPr>
              <w:rPr>
                <w:del w:id="480" w:author="Jung Youn Min" w:date="2025-11-08T14:45:00Z" w16du:dateUtc="2025-11-08T22:45:00Z"/>
                <w:rFonts w:ascii="Times New Roman" w:hAnsi="Times New Roman" w:cs="Times New Roman"/>
              </w:rPr>
            </w:pPr>
            <w:del w:id="481" w:author="Jung Youn Min" w:date="2025-11-08T14:45:00Z" w16du:dateUtc="2025-11-08T22:45:00Z">
              <w:r w:rsidRPr="00FC1D1A" w:rsidDel="009A60FD">
                <w:rPr>
                  <w:rFonts w:ascii="Times New Roman" w:eastAsia="맑은 고딕" w:hAnsi="Times New Roman" w:cs="Times New Roman"/>
                  <w:sz w:val="16"/>
                  <w:szCs w:val="16"/>
                </w:rPr>
                <w:delText>TW-FA + DEP PGS</w:delText>
              </w:r>
            </w:del>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B124EDF" w14:textId="51D09068" w:rsidR="00B43067" w:rsidRPr="00FC1D1A" w:rsidDel="009A60FD" w:rsidRDefault="00B43067" w:rsidP="00A97EF4">
            <w:pPr>
              <w:rPr>
                <w:del w:id="482" w:author="Jung Youn Min" w:date="2025-11-08T14:45:00Z" w16du:dateUtc="2025-11-08T22:45:00Z"/>
                <w:rFonts w:ascii="Times New Roman" w:hAnsi="Times New Roman" w:cs="Times New Roman"/>
              </w:rPr>
            </w:pPr>
            <w:del w:id="483" w:author="Jung Youn Min" w:date="2025-11-08T14:45:00Z" w16du:dateUtc="2025-11-08T22:45:00Z">
              <w:r w:rsidRPr="00FC1D1A" w:rsidDel="009A60FD">
                <w:rPr>
                  <w:rFonts w:ascii="Times New Roman" w:eastAsia="맑은 고딕" w:hAnsi="Times New Roman" w:cs="Times New Roman"/>
                  <w:sz w:val="16"/>
                  <w:szCs w:val="16"/>
                </w:rPr>
                <w:delText>0.533</w:delText>
              </w:r>
            </w:del>
          </w:p>
        </w:tc>
        <w:tc>
          <w:tcPr>
            <w:tcW w:w="9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868AD49" w14:textId="5557392C" w:rsidR="00B43067" w:rsidRPr="00FC1D1A" w:rsidDel="009A60FD" w:rsidRDefault="00B43067" w:rsidP="00A97EF4">
            <w:pPr>
              <w:rPr>
                <w:del w:id="484" w:author="Jung Youn Min" w:date="2025-11-08T14:45:00Z" w16du:dateUtc="2025-11-08T22:45:00Z"/>
                <w:rFonts w:ascii="Times New Roman" w:hAnsi="Times New Roman" w:cs="Times New Roman"/>
              </w:rPr>
            </w:pPr>
            <w:del w:id="485" w:author="Jung Youn Min" w:date="2025-11-08T14:45:00Z" w16du:dateUtc="2025-11-08T22:45:00Z">
              <w:r w:rsidRPr="00FC1D1A" w:rsidDel="009A60FD">
                <w:rPr>
                  <w:rFonts w:ascii="Times New Roman" w:eastAsia="맑은 고딕" w:hAnsi="Times New Roman" w:cs="Times New Roman"/>
                  <w:sz w:val="16"/>
                  <w:szCs w:val="16"/>
                </w:rPr>
                <w:delText>0.54</w:delText>
              </w:r>
            </w:del>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2CC8F21" w14:textId="435F29A2" w:rsidR="00B43067" w:rsidRPr="00FC1D1A" w:rsidDel="009A60FD" w:rsidRDefault="00B43067" w:rsidP="00A97EF4">
            <w:pPr>
              <w:rPr>
                <w:del w:id="486" w:author="Jung Youn Min" w:date="2025-11-08T14:45:00Z" w16du:dateUtc="2025-11-08T22:45:00Z"/>
                <w:rFonts w:ascii="Times New Roman" w:hAnsi="Times New Roman" w:cs="Times New Roman"/>
              </w:rPr>
            </w:pPr>
            <w:del w:id="487" w:author="Jung Youn Min" w:date="2025-11-08T14:45:00Z" w16du:dateUtc="2025-11-08T22:45:00Z">
              <w:r w:rsidRPr="00FC1D1A" w:rsidDel="009A60FD">
                <w:rPr>
                  <w:rFonts w:ascii="Times New Roman" w:eastAsia="맑은 고딕" w:hAnsi="Times New Roman" w:cs="Times New Roman"/>
                  <w:sz w:val="16"/>
                  <w:szCs w:val="16"/>
                </w:rPr>
                <w:delText>0.484</w:delText>
              </w:r>
            </w:del>
          </w:p>
        </w:tc>
        <w:tc>
          <w:tcPr>
            <w:tcW w:w="10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C9BB502" w14:textId="373AF62A" w:rsidR="00B43067" w:rsidRPr="00FC1D1A" w:rsidDel="009A60FD" w:rsidRDefault="00B43067" w:rsidP="00A97EF4">
            <w:pPr>
              <w:rPr>
                <w:del w:id="488" w:author="Jung Youn Min" w:date="2025-11-08T14:45:00Z" w16du:dateUtc="2025-11-08T22:45:00Z"/>
                <w:rFonts w:ascii="Times New Roman" w:hAnsi="Times New Roman" w:cs="Times New Roman"/>
              </w:rPr>
            </w:pPr>
            <w:del w:id="489" w:author="Jung Youn Min" w:date="2025-11-08T14:45:00Z" w16du:dateUtc="2025-11-08T22:45:00Z">
              <w:r w:rsidRPr="00FC1D1A" w:rsidDel="009A60FD">
                <w:rPr>
                  <w:rFonts w:ascii="Times New Roman" w:hAnsi="Times New Roman" w:cs="Times New Roman"/>
                  <w:sz w:val="16"/>
                  <w:szCs w:val="16"/>
                </w:rPr>
                <w:delText>0.084</w:delText>
              </w:r>
            </w:del>
          </w:p>
        </w:tc>
        <w:tc>
          <w:tcPr>
            <w:tcW w:w="100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C7C0DA1" w14:textId="371BAB60" w:rsidR="00B43067" w:rsidRPr="00FC1D1A" w:rsidDel="009A60FD" w:rsidRDefault="00B43067" w:rsidP="00A97EF4">
            <w:pPr>
              <w:rPr>
                <w:del w:id="490" w:author="Jung Youn Min" w:date="2025-11-08T14:45:00Z" w16du:dateUtc="2025-11-08T22:45:00Z"/>
                <w:rFonts w:ascii="Times New Roman" w:hAnsi="Times New Roman" w:cs="Times New Roman"/>
              </w:rPr>
            </w:pPr>
            <w:del w:id="491" w:author="Jung Youn Min" w:date="2025-11-08T14:45:00Z" w16du:dateUtc="2025-11-08T22:45:00Z">
              <w:r w:rsidRPr="00FC1D1A" w:rsidDel="009A60FD">
                <w:rPr>
                  <w:rFonts w:ascii="Times New Roman" w:eastAsia="맑은 고딕" w:hAnsi="Times New Roman" w:cs="Times New Roman"/>
                  <w:sz w:val="16"/>
                  <w:szCs w:val="16"/>
                </w:rPr>
                <w:delText>0.146</w:delText>
              </w:r>
            </w:del>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E23B5BA" w14:textId="45ED4D27" w:rsidR="00B43067" w:rsidRPr="00FC1D1A" w:rsidDel="009A60FD" w:rsidRDefault="00B43067" w:rsidP="00A97EF4">
            <w:pPr>
              <w:rPr>
                <w:del w:id="492" w:author="Jung Youn Min" w:date="2025-11-08T14:45:00Z" w16du:dateUtc="2025-11-08T22:45:00Z"/>
                <w:rFonts w:ascii="Times New Roman" w:hAnsi="Times New Roman" w:cs="Times New Roman"/>
              </w:rPr>
            </w:pPr>
            <w:del w:id="493" w:author="Jung Youn Min" w:date="2025-11-08T14:45:00Z" w16du:dateUtc="2025-11-08T22:45:00Z">
              <w:r w:rsidRPr="00FC1D1A" w:rsidDel="009A60FD">
                <w:rPr>
                  <w:rFonts w:ascii="Times New Roman" w:eastAsia="맑은 고딕" w:hAnsi="Times New Roman" w:cs="Times New Roman"/>
                  <w:sz w:val="16"/>
                  <w:szCs w:val="16"/>
                </w:rPr>
                <w:delText>0.223</w:delText>
              </w:r>
            </w:del>
          </w:p>
        </w:tc>
      </w:tr>
      <w:tr w:rsidR="00B43067" w:rsidRPr="00FC1D1A" w:rsidDel="009A60FD" w14:paraId="260D633A" w14:textId="2C765BF7" w:rsidTr="00A97EF4">
        <w:trPr>
          <w:trHeight w:val="510"/>
          <w:del w:id="494" w:author="Jung Youn Min" w:date="2025-11-08T14:45:00Z"/>
        </w:trPr>
        <w:tc>
          <w:tcPr>
            <w:tcW w:w="1093" w:type="dxa"/>
            <w:tcBorders>
              <w:top w:val="single" w:sz="8" w:space="0" w:color="7F7F7F" w:themeColor="text1" w:themeTint="80"/>
              <w:left w:val="nil"/>
              <w:bottom w:val="nil"/>
              <w:right w:val="nil"/>
            </w:tcBorders>
            <w:tcMar>
              <w:left w:w="108" w:type="dxa"/>
              <w:right w:w="108" w:type="dxa"/>
            </w:tcMar>
          </w:tcPr>
          <w:p w14:paraId="23BA9A55" w14:textId="618FD019" w:rsidR="00B43067" w:rsidRPr="00FC1D1A" w:rsidDel="009A60FD" w:rsidRDefault="00B43067" w:rsidP="00A97EF4">
            <w:pPr>
              <w:rPr>
                <w:del w:id="495" w:author="Jung Youn Min" w:date="2025-11-08T14:45:00Z" w16du:dateUtc="2025-11-08T22:45:00Z"/>
                <w:rFonts w:ascii="Times New Roman" w:hAnsi="Times New Roman" w:cs="Times New Roman"/>
              </w:rPr>
            </w:pPr>
            <w:del w:id="496" w:author="Jung Youn Min" w:date="2025-11-08T14:45:00Z" w16du:dateUtc="2025-11-08T22:45:00Z">
              <w:r w:rsidRPr="00FC1D1A" w:rsidDel="009A60FD">
                <w:rPr>
                  <w:rFonts w:ascii="Times New Roman" w:eastAsia="맑은 고딕" w:hAnsi="Times New Roman" w:cs="Times New Roman"/>
                  <w:sz w:val="16"/>
                  <w:szCs w:val="16"/>
                </w:rPr>
                <w:delText>DEP PGS pretrained 3DCNN</w:delText>
              </w:r>
            </w:del>
          </w:p>
        </w:tc>
        <w:tc>
          <w:tcPr>
            <w:tcW w:w="863" w:type="dxa"/>
            <w:tcBorders>
              <w:top w:val="single" w:sz="8" w:space="0" w:color="7F7F7F" w:themeColor="text1" w:themeTint="80"/>
              <w:left w:val="nil"/>
              <w:bottom w:val="nil"/>
              <w:right w:val="nil"/>
            </w:tcBorders>
            <w:tcMar>
              <w:left w:w="108" w:type="dxa"/>
              <w:right w:w="108" w:type="dxa"/>
            </w:tcMar>
          </w:tcPr>
          <w:p w14:paraId="48BF62BB" w14:textId="60EDAD1D" w:rsidR="00B43067" w:rsidRPr="00FC1D1A" w:rsidDel="009A60FD" w:rsidRDefault="00B43067" w:rsidP="00A97EF4">
            <w:pPr>
              <w:rPr>
                <w:del w:id="497" w:author="Jung Youn Min" w:date="2025-11-08T14:45:00Z" w16du:dateUtc="2025-11-08T22:45:00Z"/>
                <w:rFonts w:ascii="Times New Roman" w:hAnsi="Times New Roman" w:cs="Times New Roman"/>
              </w:rPr>
            </w:pPr>
            <w:del w:id="498" w:author="Jung Youn Min" w:date="2025-11-08T14:45:00Z" w16du:dateUtc="2025-11-08T22:45:00Z">
              <w:r w:rsidRPr="00FC1D1A" w:rsidDel="009A60FD">
                <w:rPr>
                  <w:rFonts w:ascii="Times New Roman" w:eastAsia="맑은 고딕" w:hAnsi="Times New Roman" w:cs="Times New Roman"/>
                  <w:sz w:val="16"/>
                  <w:szCs w:val="16"/>
                </w:rPr>
                <w:delText>TW-FA</w:delText>
              </w:r>
            </w:del>
          </w:p>
        </w:tc>
        <w:tc>
          <w:tcPr>
            <w:tcW w:w="861" w:type="dxa"/>
            <w:tcBorders>
              <w:top w:val="single" w:sz="8" w:space="0" w:color="7F7F7F" w:themeColor="text1" w:themeTint="80"/>
              <w:left w:val="nil"/>
              <w:bottom w:val="nil"/>
              <w:right w:val="nil"/>
            </w:tcBorders>
            <w:tcMar>
              <w:left w:w="108" w:type="dxa"/>
              <w:right w:w="108" w:type="dxa"/>
            </w:tcMar>
          </w:tcPr>
          <w:p w14:paraId="713B6E15" w14:textId="290FDA84" w:rsidR="00B43067" w:rsidRPr="00FC1D1A" w:rsidDel="009A60FD" w:rsidRDefault="00B43067" w:rsidP="00A97EF4">
            <w:pPr>
              <w:rPr>
                <w:del w:id="499" w:author="Jung Youn Min" w:date="2025-11-08T14:45:00Z" w16du:dateUtc="2025-11-08T22:45:00Z"/>
                <w:rFonts w:ascii="Times New Roman" w:hAnsi="Times New Roman" w:cs="Times New Roman"/>
              </w:rPr>
            </w:pPr>
            <w:del w:id="500" w:author="Jung Youn Min" w:date="2025-11-08T14:45:00Z" w16du:dateUtc="2025-11-08T22:45:00Z">
              <w:r w:rsidRPr="00FC1D1A" w:rsidDel="009A60FD">
                <w:rPr>
                  <w:rFonts w:ascii="Times New Roman" w:eastAsia="맑은 고딕" w:hAnsi="Times New Roman" w:cs="Times New Roman"/>
                  <w:b/>
                  <w:bCs/>
                  <w:sz w:val="16"/>
                  <w:szCs w:val="16"/>
                </w:rPr>
                <w:delText>0.585</w:delText>
              </w:r>
            </w:del>
          </w:p>
        </w:tc>
        <w:tc>
          <w:tcPr>
            <w:tcW w:w="970" w:type="dxa"/>
            <w:tcBorders>
              <w:top w:val="single" w:sz="8" w:space="0" w:color="7F7F7F" w:themeColor="text1" w:themeTint="80"/>
              <w:left w:val="nil"/>
              <w:bottom w:val="nil"/>
              <w:right w:val="nil"/>
            </w:tcBorders>
            <w:tcMar>
              <w:left w:w="108" w:type="dxa"/>
              <w:right w:w="108" w:type="dxa"/>
            </w:tcMar>
          </w:tcPr>
          <w:p w14:paraId="0FFB06C8" w14:textId="63199DE5" w:rsidR="00B43067" w:rsidRPr="00FC1D1A" w:rsidDel="009A60FD" w:rsidRDefault="00B43067" w:rsidP="00A97EF4">
            <w:pPr>
              <w:rPr>
                <w:del w:id="501" w:author="Jung Youn Min" w:date="2025-11-08T14:45:00Z" w16du:dateUtc="2025-11-08T22:45:00Z"/>
                <w:rFonts w:ascii="Times New Roman" w:hAnsi="Times New Roman" w:cs="Times New Roman"/>
              </w:rPr>
            </w:pPr>
            <w:del w:id="502" w:author="Jung Youn Min" w:date="2025-11-08T14:45:00Z" w16du:dateUtc="2025-11-08T22:45:00Z">
              <w:r w:rsidRPr="00FC1D1A" w:rsidDel="009A60FD">
                <w:rPr>
                  <w:rFonts w:ascii="Times New Roman" w:eastAsia="맑은 고딕" w:hAnsi="Times New Roman" w:cs="Times New Roman"/>
                  <w:b/>
                  <w:bCs/>
                  <w:sz w:val="16"/>
                  <w:szCs w:val="16"/>
                </w:rPr>
                <w:delText>0.597</w:delText>
              </w:r>
            </w:del>
          </w:p>
        </w:tc>
        <w:tc>
          <w:tcPr>
            <w:tcW w:w="861" w:type="dxa"/>
            <w:tcBorders>
              <w:top w:val="single" w:sz="8" w:space="0" w:color="7F7F7F" w:themeColor="text1" w:themeTint="80"/>
              <w:left w:val="nil"/>
              <w:bottom w:val="nil"/>
              <w:right w:val="nil"/>
            </w:tcBorders>
            <w:tcMar>
              <w:left w:w="108" w:type="dxa"/>
              <w:right w:w="108" w:type="dxa"/>
            </w:tcMar>
          </w:tcPr>
          <w:p w14:paraId="2C3FD08B" w14:textId="57753E9E" w:rsidR="00B43067" w:rsidRPr="00FC1D1A" w:rsidDel="009A60FD" w:rsidRDefault="00B43067" w:rsidP="00A97EF4">
            <w:pPr>
              <w:rPr>
                <w:del w:id="503" w:author="Jung Youn Min" w:date="2025-11-08T14:45:00Z" w16du:dateUtc="2025-11-08T22:45:00Z"/>
                <w:rFonts w:ascii="Times New Roman" w:hAnsi="Times New Roman" w:cs="Times New Roman"/>
              </w:rPr>
            </w:pPr>
            <w:del w:id="504" w:author="Jung Youn Min" w:date="2025-11-08T14:45:00Z" w16du:dateUtc="2025-11-08T22:45:00Z">
              <w:r w:rsidRPr="00FC1D1A" w:rsidDel="009A60FD">
                <w:rPr>
                  <w:rFonts w:ascii="Times New Roman" w:eastAsia="맑은 고딕" w:hAnsi="Times New Roman" w:cs="Times New Roman"/>
                  <w:b/>
                  <w:bCs/>
                  <w:sz w:val="16"/>
                  <w:szCs w:val="16"/>
                </w:rPr>
                <w:delText>0.629</w:delText>
              </w:r>
            </w:del>
          </w:p>
        </w:tc>
        <w:tc>
          <w:tcPr>
            <w:tcW w:w="1070" w:type="dxa"/>
            <w:tcBorders>
              <w:top w:val="single" w:sz="8" w:space="0" w:color="7F7F7F" w:themeColor="text1" w:themeTint="80"/>
              <w:left w:val="nil"/>
              <w:bottom w:val="nil"/>
              <w:right w:val="nil"/>
            </w:tcBorders>
            <w:tcMar>
              <w:left w:w="108" w:type="dxa"/>
              <w:right w:w="108" w:type="dxa"/>
            </w:tcMar>
          </w:tcPr>
          <w:p w14:paraId="27302C94" w14:textId="63579F5E" w:rsidR="00B43067" w:rsidRPr="00FC1D1A" w:rsidDel="009A60FD" w:rsidRDefault="00B43067" w:rsidP="00A97EF4">
            <w:pPr>
              <w:rPr>
                <w:del w:id="505" w:author="Jung Youn Min" w:date="2025-11-08T14:45:00Z" w16du:dateUtc="2025-11-08T22:45:00Z"/>
                <w:rFonts w:ascii="Times New Roman" w:hAnsi="Times New Roman" w:cs="Times New Roman"/>
              </w:rPr>
            </w:pPr>
            <w:del w:id="506" w:author="Jung Youn Min" w:date="2025-11-08T14:45:00Z" w16du:dateUtc="2025-11-08T22:45:00Z">
              <w:r w:rsidRPr="00FC1D1A" w:rsidDel="009A60FD">
                <w:rPr>
                  <w:rFonts w:ascii="Times New Roman" w:hAnsi="Times New Roman" w:cs="Times New Roman"/>
                  <w:sz w:val="16"/>
                  <w:szCs w:val="16"/>
                </w:rPr>
                <w:delText>0.096</w:delText>
              </w:r>
            </w:del>
          </w:p>
        </w:tc>
        <w:tc>
          <w:tcPr>
            <w:tcW w:w="1008" w:type="dxa"/>
            <w:tcBorders>
              <w:top w:val="single" w:sz="8" w:space="0" w:color="7F7F7F" w:themeColor="text1" w:themeTint="80"/>
              <w:left w:val="nil"/>
              <w:bottom w:val="nil"/>
              <w:right w:val="nil"/>
            </w:tcBorders>
            <w:tcMar>
              <w:left w:w="108" w:type="dxa"/>
              <w:right w:w="108" w:type="dxa"/>
            </w:tcMar>
          </w:tcPr>
          <w:p w14:paraId="7E2AF990" w14:textId="47E32035" w:rsidR="00B43067" w:rsidRPr="00FC1D1A" w:rsidDel="009A60FD" w:rsidRDefault="00B43067" w:rsidP="00A97EF4">
            <w:pPr>
              <w:rPr>
                <w:del w:id="507" w:author="Jung Youn Min" w:date="2025-11-08T14:45:00Z" w16du:dateUtc="2025-11-08T22:45:00Z"/>
                <w:rFonts w:ascii="Times New Roman" w:hAnsi="Times New Roman" w:cs="Times New Roman"/>
              </w:rPr>
            </w:pPr>
            <w:del w:id="508" w:author="Jung Youn Min" w:date="2025-11-08T14:45:00Z" w16du:dateUtc="2025-11-08T22:45:00Z">
              <w:r w:rsidRPr="00FC1D1A" w:rsidDel="009A60FD">
                <w:rPr>
                  <w:rFonts w:ascii="Times New Roman" w:eastAsia="맑은 고딕" w:hAnsi="Times New Roman" w:cs="Times New Roman"/>
                  <w:sz w:val="16"/>
                  <w:szCs w:val="16"/>
                </w:rPr>
                <w:delText>0.12</w:delText>
              </w:r>
            </w:del>
          </w:p>
        </w:tc>
        <w:tc>
          <w:tcPr>
            <w:tcW w:w="861" w:type="dxa"/>
            <w:tcBorders>
              <w:top w:val="single" w:sz="8" w:space="0" w:color="7F7F7F" w:themeColor="text1" w:themeTint="80"/>
              <w:left w:val="nil"/>
              <w:bottom w:val="nil"/>
              <w:right w:val="nil"/>
            </w:tcBorders>
            <w:tcMar>
              <w:left w:w="108" w:type="dxa"/>
              <w:right w:w="108" w:type="dxa"/>
            </w:tcMar>
          </w:tcPr>
          <w:p w14:paraId="51B4F44F" w14:textId="0760ED25" w:rsidR="00B43067" w:rsidRPr="00FC1D1A" w:rsidDel="009A60FD" w:rsidRDefault="00B43067" w:rsidP="00A97EF4">
            <w:pPr>
              <w:rPr>
                <w:del w:id="509" w:author="Jung Youn Min" w:date="2025-11-08T14:45:00Z" w16du:dateUtc="2025-11-08T22:45:00Z"/>
                <w:rFonts w:ascii="Times New Roman" w:hAnsi="Times New Roman" w:cs="Times New Roman"/>
              </w:rPr>
            </w:pPr>
            <w:del w:id="510" w:author="Jung Youn Min" w:date="2025-11-08T14:45:00Z" w16du:dateUtc="2025-11-08T22:45:00Z">
              <w:r w:rsidRPr="00FC1D1A" w:rsidDel="009A60FD">
                <w:rPr>
                  <w:rFonts w:ascii="Times New Roman" w:eastAsia="맑은 고딕" w:hAnsi="Times New Roman" w:cs="Times New Roman"/>
                  <w:sz w:val="16"/>
                  <w:szCs w:val="16"/>
                </w:rPr>
                <w:delText>0.085</w:delText>
              </w:r>
            </w:del>
          </w:p>
        </w:tc>
      </w:tr>
      <w:tr w:rsidR="00B43067" w:rsidRPr="00FC1D1A" w:rsidDel="009A60FD" w14:paraId="64891950" w14:textId="7F780ADB" w:rsidTr="00A97EF4">
        <w:trPr>
          <w:trHeight w:val="300"/>
          <w:del w:id="511" w:author="Jung Youn Min" w:date="2025-11-08T14:45:00Z"/>
        </w:trPr>
        <w:tc>
          <w:tcPr>
            <w:tcW w:w="109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AA46A74" w14:textId="0FD7697C" w:rsidR="00B43067" w:rsidRPr="00FC1D1A" w:rsidDel="009A60FD" w:rsidRDefault="00B43067" w:rsidP="00A97EF4">
            <w:pPr>
              <w:rPr>
                <w:del w:id="512" w:author="Jung Youn Min" w:date="2025-11-08T14:45:00Z" w16du:dateUtc="2025-11-08T22:45:00Z"/>
                <w:rFonts w:ascii="Times New Roman" w:hAnsi="Times New Roman" w:cs="Times New Roman"/>
              </w:rPr>
            </w:pPr>
            <w:del w:id="513" w:author="Jung Youn Min" w:date="2025-11-08T14:45:00Z" w16du:dateUtc="2025-11-08T22:45:00Z">
              <w:r w:rsidRPr="00FC1D1A" w:rsidDel="009A60FD">
                <w:rPr>
                  <w:rFonts w:ascii="Times New Roman" w:eastAsia="맑은 고딕" w:hAnsi="Times New Roman" w:cs="Times New Roman"/>
                  <w:sz w:val="16"/>
                  <w:szCs w:val="16"/>
                </w:rPr>
                <w:delText>DEP PGS pretrained 3DCNN</w:delText>
              </w:r>
            </w:del>
          </w:p>
        </w:tc>
        <w:tc>
          <w:tcPr>
            <w:tcW w:w="86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094E1CC" w14:textId="6B1F107A" w:rsidR="00B43067" w:rsidRPr="00FC1D1A" w:rsidDel="009A60FD" w:rsidRDefault="00B43067" w:rsidP="00A97EF4">
            <w:pPr>
              <w:rPr>
                <w:del w:id="514" w:author="Jung Youn Min" w:date="2025-11-08T14:45:00Z" w16du:dateUtc="2025-11-08T22:45:00Z"/>
                <w:rFonts w:ascii="Times New Roman" w:hAnsi="Times New Roman" w:cs="Times New Roman"/>
              </w:rPr>
            </w:pPr>
            <w:del w:id="515" w:author="Jung Youn Min" w:date="2025-11-08T14:45:00Z" w16du:dateUtc="2025-11-08T22:45:00Z">
              <w:r w:rsidRPr="00FC1D1A" w:rsidDel="009A60FD">
                <w:rPr>
                  <w:rFonts w:ascii="Times New Roman" w:eastAsia="맑은 고딕" w:hAnsi="Times New Roman" w:cs="Times New Roman"/>
                  <w:sz w:val="16"/>
                  <w:szCs w:val="16"/>
                </w:rPr>
                <w:delText>TW-FA + DEP PGS</w:delText>
              </w:r>
            </w:del>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AA71A0A" w14:textId="1248168A" w:rsidR="00B43067" w:rsidRPr="00FC1D1A" w:rsidDel="009A60FD" w:rsidRDefault="00B43067" w:rsidP="00A97EF4">
            <w:pPr>
              <w:rPr>
                <w:del w:id="516" w:author="Jung Youn Min" w:date="2025-11-08T14:45:00Z" w16du:dateUtc="2025-11-08T22:45:00Z"/>
                <w:rFonts w:ascii="Times New Roman" w:hAnsi="Times New Roman" w:cs="Times New Roman"/>
              </w:rPr>
            </w:pPr>
            <w:del w:id="517" w:author="Jung Youn Min" w:date="2025-11-08T14:45:00Z" w16du:dateUtc="2025-11-08T22:45:00Z">
              <w:r w:rsidRPr="00FC1D1A" w:rsidDel="009A60FD">
                <w:rPr>
                  <w:rFonts w:ascii="Times New Roman" w:eastAsia="맑은 고딕" w:hAnsi="Times New Roman" w:cs="Times New Roman"/>
                  <w:sz w:val="16"/>
                  <w:szCs w:val="16"/>
                </w:rPr>
                <w:delText>0.547</w:delText>
              </w:r>
            </w:del>
          </w:p>
        </w:tc>
        <w:tc>
          <w:tcPr>
            <w:tcW w:w="9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79EBDAF" w14:textId="67F1D04C" w:rsidR="00B43067" w:rsidRPr="00FC1D1A" w:rsidDel="009A60FD" w:rsidRDefault="00B43067" w:rsidP="00A97EF4">
            <w:pPr>
              <w:rPr>
                <w:del w:id="518" w:author="Jung Youn Min" w:date="2025-11-08T14:45:00Z" w16du:dateUtc="2025-11-08T22:45:00Z"/>
                <w:rFonts w:ascii="Times New Roman" w:hAnsi="Times New Roman" w:cs="Times New Roman"/>
              </w:rPr>
            </w:pPr>
            <w:del w:id="519" w:author="Jung Youn Min" w:date="2025-11-08T14:45:00Z" w16du:dateUtc="2025-11-08T22:45:00Z">
              <w:r w:rsidRPr="00FC1D1A" w:rsidDel="009A60FD">
                <w:rPr>
                  <w:rFonts w:ascii="Times New Roman" w:eastAsia="맑은 고딕" w:hAnsi="Times New Roman" w:cs="Times New Roman"/>
                  <w:sz w:val="16"/>
                  <w:szCs w:val="16"/>
                </w:rPr>
                <w:delText>0.574</w:delText>
              </w:r>
            </w:del>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FDFCA6D" w14:textId="6401116C" w:rsidR="00B43067" w:rsidRPr="00FC1D1A" w:rsidDel="009A60FD" w:rsidRDefault="00B43067" w:rsidP="00A97EF4">
            <w:pPr>
              <w:rPr>
                <w:del w:id="520" w:author="Jung Youn Min" w:date="2025-11-08T14:45:00Z" w16du:dateUtc="2025-11-08T22:45:00Z"/>
                <w:rFonts w:ascii="Times New Roman" w:hAnsi="Times New Roman" w:cs="Times New Roman"/>
              </w:rPr>
            </w:pPr>
            <w:del w:id="521" w:author="Jung Youn Min" w:date="2025-11-08T14:45:00Z" w16du:dateUtc="2025-11-08T22:45:00Z">
              <w:r w:rsidRPr="00FC1D1A" w:rsidDel="009A60FD">
                <w:rPr>
                  <w:rFonts w:ascii="Times New Roman" w:eastAsia="맑은 고딕" w:hAnsi="Times New Roman" w:cs="Times New Roman"/>
                  <w:sz w:val="16"/>
                  <w:szCs w:val="16"/>
                </w:rPr>
                <w:delText>0.619</w:delText>
              </w:r>
            </w:del>
          </w:p>
        </w:tc>
        <w:tc>
          <w:tcPr>
            <w:tcW w:w="10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76587FF" w14:textId="46C489FB" w:rsidR="00B43067" w:rsidRPr="00FC1D1A" w:rsidDel="009A60FD" w:rsidRDefault="00B43067" w:rsidP="00A97EF4">
            <w:pPr>
              <w:rPr>
                <w:del w:id="522" w:author="Jung Youn Min" w:date="2025-11-08T14:45:00Z" w16du:dateUtc="2025-11-08T22:45:00Z"/>
                <w:rFonts w:ascii="Times New Roman" w:hAnsi="Times New Roman" w:cs="Times New Roman"/>
              </w:rPr>
            </w:pPr>
            <w:del w:id="523" w:author="Jung Youn Min" w:date="2025-11-08T14:45:00Z" w16du:dateUtc="2025-11-08T22:45:00Z">
              <w:r w:rsidRPr="00FC1D1A" w:rsidDel="009A60FD">
                <w:rPr>
                  <w:rFonts w:ascii="Times New Roman" w:hAnsi="Times New Roman" w:cs="Times New Roman"/>
                  <w:sz w:val="16"/>
                  <w:szCs w:val="16"/>
                </w:rPr>
                <w:delText>0.066</w:delText>
              </w:r>
            </w:del>
          </w:p>
        </w:tc>
        <w:tc>
          <w:tcPr>
            <w:tcW w:w="100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D1F17A7" w14:textId="5A7BC41C" w:rsidR="00B43067" w:rsidRPr="00FC1D1A" w:rsidDel="009A60FD" w:rsidRDefault="00B43067" w:rsidP="00A97EF4">
            <w:pPr>
              <w:rPr>
                <w:del w:id="524" w:author="Jung Youn Min" w:date="2025-11-08T14:45:00Z" w16du:dateUtc="2025-11-08T22:45:00Z"/>
                <w:rFonts w:ascii="Times New Roman" w:hAnsi="Times New Roman" w:cs="Times New Roman"/>
              </w:rPr>
            </w:pPr>
            <w:del w:id="525" w:author="Jung Youn Min" w:date="2025-11-08T14:45:00Z" w16du:dateUtc="2025-11-08T22:45:00Z">
              <w:r w:rsidRPr="00FC1D1A" w:rsidDel="009A60FD">
                <w:rPr>
                  <w:rFonts w:ascii="Times New Roman" w:eastAsia="맑은 고딕" w:hAnsi="Times New Roman" w:cs="Times New Roman"/>
                  <w:sz w:val="16"/>
                  <w:szCs w:val="16"/>
                </w:rPr>
                <w:delText>0.081</w:delText>
              </w:r>
            </w:del>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CDB4F96" w14:textId="20127750" w:rsidR="00B43067" w:rsidRPr="00FC1D1A" w:rsidDel="009A60FD" w:rsidRDefault="00B43067" w:rsidP="00A97EF4">
            <w:pPr>
              <w:rPr>
                <w:del w:id="526" w:author="Jung Youn Min" w:date="2025-11-08T14:45:00Z" w16du:dateUtc="2025-11-08T22:45:00Z"/>
                <w:rFonts w:ascii="Times New Roman" w:hAnsi="Times New Roman" w:cs="Times New Roman"/>
              </w:rPr>
            </w:pPr>
            <w:del w:id="527" w:author="Jung Youn Min" w:date="2025-11-08T14:45:00Z" w16du:dateUtc="2025-11-08T22:45:00Z">
              <w:r w:rsidRPr="00FC1D1A" w:rsidDel="009A60FD">
                <w:rPr>
                  <w:rFonts w:ascii="Times New Roman" w:eastAsia="맑은 고딕" w:hAnsi="Times New Roman" w:cs="Times New Roman"/>
                  <w:sz w:val="16"/>
                  <w:szCs w:val="16"/>
                </w:rPr>
                <w:delText>0.071</w:delText>
              </w:r>
            </w:del>
          </w:p>
        </w:tc>
      </w:tr>
      <w:tr w:rsidR="00B43067" w:rsidRPr="00FC1D1A" w14:paraId="46F3EDB6" w14:textId="77777777" w:rsidTr="00A97EF4">
        <w:trPr>
          <w:trHeight w:val="300"/>
        </w:trPr>
        <w:tc>
          <w:tcPr>
            <w:tcW w:w="1093" w:type="dxa"/>
            <w:tcBorders>
              <w:top w:val="single" w:sz="8" w:space="0" w:color="7F7F7F" w:themeColor="text1" w:themeTint="80"/>
              <w:left w:val="nil"/>
              <w:bottom w:val="nil"/>
              <w:right w:val="nil"/>
            </w:tcBorders>
            <w:tcMar>
              <w:left w:w="108" w:type="dxa"/>
              <w:right w:w="108" w:type="dxa"/>
            </w:tcMar>
          </w:tcPr>
          <w:p w14:paraId="7A9CFA82"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b/>
                <w:bCs/>
                <w:sz w:val="16"/>
                <w:szCs w:val="16"/>
              </w:rPr>
              <w:t xml:space="preserve">model </w:t>
            </w:r>
          </w:p>
        </w:tc>
        <w:tc>
          <w:tcPr>
            <w:tcW w:w="863" w:type="dxa"/>
            <w:tcBorders>
              <w:top w:val="single" w:sz="8" w:space="0" w:color="7F7F7F" w:themeColor="text1" w:themeTint="80"/>
              <w:left w:val="nil"/>
              <w:bottom w:val="nil"/>
              <w:right w:val="nil"/>
            </w:tcBorders>
            <w:tcMar>
              <w:left w:w="108" w:type="dxa"/>
              <w:right w:w="108" w:type="dxa"/>
            </w:tcMar>
          </w:tcPr>
          <w:p w14:paraId="7343555E"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b/>
                <w:bCs/>
                <w:sz w:val="16"/>
                <w:szCs w:val="16"/>
              </w:rPr>
              <w:t>input</w:t>
            </w:r>
          </w:p>
        </w:tc>
        <w:tc>
          <w:tcPr>
            <w:tcW w:w="861" w:type="dxa"/>
            <w:tcBorders>
              <w:top w:val="single" w:sz="8" w:space="0" w:color="7F7F7F" w:themeColor="text1" w:themeTint="80"/>
              <w:left w:val="nil"/>
              <w:bottom w:val="nil"/>
              <w:right w:val="nil"/>
            </w:tcBorders>
            <w:tcMar>
              <w:left w:w="108" w:type="dxa"/>
              <w:right w:w="108" w:type="dxa"/>
            </w:tcMar>
          </w:tcPr>
          <w:p w14:paraId="792EF8FF"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b/>
                <w:bCs/>
                <w:sz w:val="16"/>
                <w:szCs w:val="16"/>
              </w:rPr>
              <w:t>ACC</w:t>
            </w:r>
          </w:p>
        </w:tc>
        <w:tc>
          <w:tcPr>
            <w:tcW w:w="970" w:type="dxa"/>
            <w:tcBorders>
              <w:top w:val="single" w:sz="8" w:space="0" w:color="7F7F7F" w:themeColor="text1" w:themeTint="80"/>
              <w:left w:val="nil"/>
              <w:bottom w:val="nil"/>
              <w:right w:val="nil"/>
            </w:tcBorders>
            <w:tcMar>
              <w:left w:w="108" w:type="dxa"/>
              <w:right w:w="108" w:type="dxa"/>
            </w:tcMar>
          </w:tcPr>
          <w:p w14:paraId="1A134699"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b/>
                <w:bCs/>
                <w:sz w:val="16"/>
                <w:szCs w:val="16"/>
              </w:rPr>
              <w:t>AUROC</w:t>
            </w:r>
          </w:p>
        </w:tc>
        <w:tc>
          <w:tcPr>
            <w:tcW w:w="861" w:type="dxa"/>
            <w:tcBorders>
              <w:top w:val="single" w:sz="8" w:space="0" w:color="7F7F7F" w:themeColor="text1" w:themeTint="80"/>
              <w:left w:val="nil"/>
              <w:bottom w:val="nil"/>
              <w:right w:val="nil"/>
            </w:tcBorders>
            <w:tcMar>
              <w:left w:w="108" w:type="dxa"/>
              <w:right w:w="108" w:type="dxa"/>
            </w:tcMar>
          </w:tcPr>
          <w:p w14:paraId="70882E13"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b/>
                <w:bCs/>
                <w:sz w:val="16"/>
                <w:szCs w:val="16"/>
              </w:rPr>
              <w:t>F1 score</w:t>
            </w:r>
          </w:p>
        </w:tc>
        <w:tc>
          <w:tcPr>
            <w:tcW w:w="1070" w:type="dxa"/>
            <w:tcBorders>
              <w:top w:val="single" w:sz="8" w:space="0" w:color="7F7F7F" w:themeColor="text1" w:themeTint="80"/>
              <w:left w:val="nil"/>
              <w:bottom w:val="nil"/>
              <w:right w:val="nil"/>
            </w:tcBorders>
            <w:tcMar>
              <w:left w:w="108" w:type="dxa"/>
              <w:right w:w="108" w:type="dxa"/>
            </w:tcMar>
          </w:tcPr>
          <w:p w14:paraId="335C8E95" w14:textId="77777777" w:rsidR="00B43067" w:rsidRPr="00FC1D1A" w:rsidRDefault="00B43067" w:rsidP="00A97EF4">
            <w:pPr>
              <w:rPr>
                <w:rFonts w:ascii="Times New Roman" w:hAnsi="Times New Roman" w:cs="Times New Roman"/>
              </w:rPr>
            </w:pPr>
            <w:proofErr w:type="spellStart"/>
            <w:r w:rsidRPr="00FC1D1A">
              <w:rPr>
                <w:rFonts w:ascii="Times New Roman" w:eastAsia="맑은 고딕" w:hAnsi="Times New Roman" w:cs="Times New Roman"/>
                <w:b/>
                <w:bCs/>
                <w:sz w:val="16"/>
                <w:szCs w:val="16"/>
              </w:rPr>
              <w:t>stdACC</w:t>
            </w:r>
            <w:proofErr w:type="spellEnd"/>
          </w:p>
        </w:tc>
        <w:tc>
          <w:tcPr>
            <w:tcW w:w="1008" w:type="dxa"/>
            <w:tcBorders>
              <w:top w:val="single" w:sz="8" w:space="0" w:color="7F7F7F" w:themeColor="text1" w:themeTint="80"/>
              <w:left w:val="nil"/>
              <w:bottom w:val="nil"/>
              <w:right w:val="nil"/>
            </w:tcBorders>
            <w:tcMar>
              <w:left w:w="108" w:type="dxa"/>
              <w:right w:w="108" w:type="dxa"/>
            </w:tcMar>
          </w:tcPr>
          <w:p w14:paraId="00D6B164" w14:textId="77777777" w:rsidR="00B43067" w:rsidRPr="00FC1D1A" w:rsidRDefault="00B43067" w:rsidP="00A97EF4">
            <w:pPr>
              <w:rPr>
                <w:rFonts w:ascii="Times New Roman" w:hAnsi="Times New Roman" w:cs="Times New Roman"/>
              </w:rPr>
            </w:pPr>
            <w:proofErr w:type="spellStart"/>
            <w:r w:rsidRPr="00FC1D1A">
              <w:rPr>
                <w:rFonts w:ascii="Times New Roman" w:eastAsia="맑은 고딕" w:hAnsi="Times New Roman" w:cs="Times New Roman"/>
                <w:b/>
                <w:bCs/>
                <w:sz w:val="16"/>
                <w:szCs w:val="16"/>
              </w:rPr>
              <w:t>stdAUROC</w:t>
            </w:r>
            <w:proofErr w:type="spellEnd"/>
          </w:p>
        </w:tc>
        <w:tc>
          <w:tcPr>
            <w:tcW w:w="861" w:type="dxa"/>
            <w:tcBorders>
              <w:top w:val="single" w:sz="8" w:space="0" w:color="7F7F7F" w:themeColor="text1" w:themeTint="80"/>
              <w:left w:val="nil"/>
              <w:bottom w:val="nil"/>
              <w:right w:val="nil"/>
            </w:tcBorders>
            <w:tcMar>
              <w:left w:w="108" w:type="dxa"/>
              <w:right w:w="108" w:type="dxa"/>
            </w:tcMar>
          </w:tcPr>
          <w:p w14:paraId="475FF2D7"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b/>
                <w:bCs/>
                <w:sz w:val="16"/>
                <w:szCs w:val="16"/>
              </w:rPr>
              <w:t>std F1</w:t>
            </w:r>
          </w:p>
        </w:tc>
      </w:tr>
      <w:tr w:rsidR="00B43067" w:rsidRPr="00FC1D1A" w14:paraId="516DEEC8" w14:textId="77777777" w:rsidTr="00A97EF4">
        <w:trPr>
          <w:trHeight w:val="300"/>
        </w:trPr>
        <w:tc>
          <w:tcPr>
            <w:tcW w:w="109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6F328A0" w14:textId="7E8CCFE9"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ONLY c</w:t>
            </w:r>
            <w:ins w:id="528" w:author="Jung Youn Min" w:date="2025-11-08T13:40:00Z" w16du:dateUtc="2025-11-08T21:40:00Z">
              <w:r w:rsidR="001B3C8C">
                <w:rPr>
                  <w:rFonts w:ascii="Times New Roman" w:eastAsia="맑은 고딕" w:hAnsi="Times New Roman" w:cs="Times New Roman" w:hint="eastAsia"/>
                  <w:sz w:val="16"/>
                  <w:szCs w:val="16"/>
                </w:rPr>
                <w:t>omposite</w:t>
              </w:r>
            </w:ins>
            <w:ins w:id="529" w:author="Jung Youn Min" w:date="2025-11-08T13:41:00Z" w16du:dateUtc="2025-11-08T21:41:00Z">
              <w:r w:rsidR="001B3C8C">
                <w:rPr>
                  <w:rFonts w:ascii="Times New Roman" w:eastAsia="맑은 고딕" w:hAnsi="Times New Roman" w:cs="Times New Roman" w:hint="eastAsia"/>
                  <w:sz w:val="16"/>
                  <w:szCs w:val="16"/>
                </w:rPr>
                <w:t xml:space="preserve"> </w:t>
              </w:r>
            </w:ins>
            <w:r w:rsidRPr="00FC1D1A">
              <w:rPr>
                <w:rFonts w:ascii="Times New Roman" w:eastAsia="맑은 고딕" w:hAnsi="Times New Roman" w:cs="Times New Roman"/>
                <w:sz w:val="16"/>
                <w:szCs w:val="16"/>
              </w:rPr>
              <w:t>PGS</w:t>
            </w:r>
          </w:p>
        </w:tc>
        <w:tc>
          <w:tcPr>
            <w:tcW w:w="86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96A3CDF" w14:textId="1464F807" w:rsidR="00B43067" w:rsidRPr="00FC1D1A" w:rsidRDefault="001B3C8C" w:rsidP="00A97EF4">
            <w:pPr>
              <w:rPr>
                <w:rFonts w:ascii="Times New Roman" w:hAnsi="Times New Roman" w:cs="Times New Roman"/>
              </w:rPr>
            </w:pPr>
            <w:r w:rsidRPr="00FC1D1A">
              <w:rPr>
                <w:rFonts w:ascii="Times New Roman" w:eastAsia="맑은 고딕" w:hAnsi="Times New Roman" w:cs="Times New Roman"/>
                <w:sz w:val="16"/>
                <w:szCs w:val="16"/>
              </w:rPr>
              <w:t>C</w:t>
            </w:r>
            <w:ins w:id="530" w:author="Jung Youn Min" w:date="2025-11-08T13:41:00Z" w16du:dateUtc="2025-11-08T21:41:00Z">
              <w:r>
                <w:rPr>
                  <w:rFonts w:ascii="Times New Roman" w:eastAsia="맑은 고딕" w:hAnsi="Times New Roman" w:cs="Times New Roman" w:hint="eastAsia"/>
                  <w:sz w:val="16"/>
                  <w:szCs w:val="16"/>
                </w:rPr>
                <w:t xml:space="preserve">omposite </w:t>
              </w:r>
            </w:ins>
            <w:r w:rsidR="00B43067" w:rsidRPr="00FC1D1A">
              <w:rPr>
                <w:rFonts w:ascii="Times New Roman" w:eastAsia="맑은 고딕" w:hAnsi="Times New Roman" w:cs="Times New Roman"/>
                <w:sz w:val="16"/>
                <w:szCs w:val="16"/>
              </w:rPr>
              <w:t xml:space="preserve">PGS </w:t>
            </w:r>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BADFA12"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0.473</w:t>
            </w:r>
          </w:p>
        </w:tc>
        <w:tc>
          <w:tcPr>
            <w:tcW w:w="9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C5F742E"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0.5</w:t>
            </w:r>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4F8FB47"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0.444</w:t>
            </w:r>
          </w:p>
        </w:tc>
        <w:tc>
          <w:tcPr>
            <w:tcW w:w="10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ECCA24A"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0.086</w:t>
            </w:r>
          </w:p>
        </w:tc>
        <w:tc>
          <w:tcPr>
            <w:tcW w:w="100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B7AE660"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0.118</w:t>
            </w:r>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4E49D29"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0.149</w:t>
            </w:r>
          </w:p>
        </w:tc>
      </w:tr>
      <w:tr w:rsidR="00B43067" w:rsidRPr="00FC1D1A" w14:paraId="185A04B5" w14:textId="77777777" w:rsidTr="00A97EF4">
        <w:trPr>
          <w:trHeight w:val="300"/>
        </w:trPr>
        <w:tc>
          <w:tcPr>
            <w:tcW w:w="1093" w:type="dxa"/>
            <w:tcBorders>
              <w:top w:val="single" w:sz="8" w:space="0" w:color="7F7F7F" w:themeColor="text1" w:themeTint="80"/>
              <w:left w:val="nil"/>
              <w:bottom w:val="nil"/>
              <w:right w:val="nil"/>
            </w:tcBorders>
            <w:tcMar>
              <w:left w:w="108" w:type="dxa"/>
              <w:right w:w="108" w:type="dxa"/>
            </w:tcMar>
          </w:tcPr>
          <w:p w14:paraId="016E540A"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Only TW-FA</w:t>
            </w:r>
          </w:p>
        </w:tc>
        <w:tc>
          <w:tcPr>
            <w:tcW w:w="863" w:type="dxa"/>
            <w:tcBorders>
              <w:top w:val="single" w:sz="8" w:space="0" w:color="7F7F7F" w:themeColor="text1" w:themeTint="80"/>
              <w:left w:val="nil"/>
              <w:bottom w:val="nil"/>
              <w:right w:val="nil"/>
            </w:tcBorders>
            <w:tcMar>
              <w:left w:w="108" w:type="dxa"/>
              <w:right w:w="108" w:type="dxa"/>
            </w:tcMar>
          </w:tcPr>
          <w:p w14:paraId="009AADE6"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TW-FA</w:t>
            </w:r>
          </w:p>
        </w:tc>
        <w:tc>
          <w:tcPr>
            <w:tcW w:w="861" w:type="dxa"/>
            <w:tcBorders>
              <w:top w:val="single" w:sz="8" w:space="0" w:color="7F7F7F" w:themeColor="text1" w:themeTint="80"/>
              <w:left w:val="nil"/>
              <w:bottom w:val="nil"/>
              <w:right w:val="nil"/>
            </w:tcBorders>
            <w:tcMar>
              <w:left w:w="108" w:type="dxa"/>
              <w:right w:w="108" w:type="dxa"/>
            </w:tcMar>
          </w:tcPr>
          <w:p w14:paraId="490DEEC0"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0.496</w:t>
            </w:r>
          </w:p>
        </w:tc>
        <w:tc>
          <w:tcPr>
            <w:tcW w:w="970" w:type="dxa"/>
            <w:tcBorders>
              <w:top w:val="single" w:sz="8" w:space="0" w:color="7F7F7F" w:themeColor="text1" w:themeTint="80"/>
              <w:left w:val="nil"/>
              <w:bottom w:val="nil"/>
              <w:right w:val="nil"/>
            </w:tcBorders>
            <w:tcMar>
              <w:left w:w="108" w:type="dxa"/>
              <w:right w:w="108" w:type="dxa"/>
            </w:tcMar>
          </w:tcPr>
          <w:p w14:paraId="368D28CF"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0.586</w:t>
            </w:r>
          </w:p>
        </w:tc>
        <w:tc>
          <w:tcPr>
            <w:tcW w:w="861" w:type="dxa"/>
            <w:tcBorders>
              <w:top w:val="single" w:sz="8" w:space="0" w:color="7F7F7F" w:themeColor="text1" w:themeTint="80"/>
              <w:left w:val="nil"/>
              <w:bottom w:val="nil"/>
              <w:right w:val="nil"/>
            </w:tcBorders>
            <w:tcMar>
              <w:left w:w="108" w:type="dxa"/>
              <w:right w:w="108" w:type="dxa"/>
            </w:tcMar>
          </w:tcPr>
          <w:p w14:paraId="60634B63"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0.278</w:t>
            </w:r>
          </w:p>
        </w:tc>
        <w:tc>
          <w:tcPr>
            <w:tcW w:w="1070" w:type="dxa"/>
            <w:tcBorders>
              <w:top w:val="single" w:sz="8" w:space="0" w:color="7F7F7F" w:themeColor="text1" w:themeTint="80"/>
              <w:left w:val="nil"/>
              <w:bottom w:val="nil"/>
              <w:right w:val="nil"/>
            </w:tcBorders>
            <w:tcMar>
              <w:left w:w="108" w:type="dxa"/>
              <w:right w:w="108" w:type="dxa"/>
            </w:tcMar>
          </w:tcPr>
          <w:p w14:paraId="5C500C06" w14:textId="77777777" w:rsidR="00B43067" w:rsidRPr="00FC1D1A" w:rsidRDefault="00B43067" w:rsidP="00A97EF4">
            <w:pPr>
              <w:rPr>
                <w:rFonts w:ascii="Times New Roman" w:hAnsi="Times New Roman" w:cs="Times New Roman"/>
              </w:rPr>
            </w:pPr>
            <w:r w:rsidRPr="00FC1D1A">
              <w:rPr>
                <w:rFonts w:ascii="Times New Roman" w:hAnsi="Times New Roman" w:cs="Times New Roman"/>
                <w:sz w:val="16"/>
                <w:szCs w:val="16"/>
              </w:rPr>
              <w:t>0.06</w:t>
            </w:r>
          </w:p>
        </w:tc>
        <w:tc>
          <w:tcPr>
            <w:tcW w:w="1008" w:type="dxa"/>
            <w:tcBorders>
              <w:top w:val="single" w:sz="8" w:space="0" w:color="7F7F7F" w:themeColor="text1" w:themeTint="80"/>
              <w:left w:val="nil"/>
              <w:bottom w:val="nil"/>
              <w:right w:val="nil"/>
            </w:tcBorders>
            <w:tcMar>
              <w:left w:w="108" w:type="dxa"/>
              <w:right w:w="108" w:type="dxa"/>
            </w:tcMar>
          </w:tcPr>
          <w:p w14:paraId="05EA3413"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0.133</w:t>
            </w:r>
          </w:p>
        </w:tc>
        <w:tc>
          <w:tcPr>
            <w:tcW w:w="861" w:type="dxa"/>
            <w:tcBorders>
              <w:top w:val="single" w:sz="8" w:space="0" w:color="7F7F7F" w:themeColor="text1" w:themeTint="80"/>
              <w:left w:val="nil"/>
              <w:bottom w:val="nil"/>
              <w:right w:val="nil"/>
            </w:tcBorders>
            <w:tcMar>
              <w:left w:w="108" w:type="dxa"/>
              <w:right w:w="108" w:type="dxa"/>
            </w:tcMar>
          </w:tcPr>
          <w:p w14:paraId="04DC73FB"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0.212</w:t>
            </w:r>
          </w:p>
        </w:tc>
      </w:tr>
      <w:tr w:rsidR="00B43067" w:rsidRPr="00FC1D1A" w14:paraId="4FCAA7A6" w14:textId="77777777" w:rsidTr="00A97EF4">
        <w:trPr>
          <w:trHeight w:val="300"/>
        </w:trPr>
        <w:tc>
          <w:tcPr>
            <w:tcW w:w="109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07340C9"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from-scratch 3DCNN</w:t>
            </w:r>
          </w:p>
        </w:tc>
        <w:tc>
          <w:tcPr>
            <w:tcW w:w="86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0893F3A" w14:textId="5244D6A6"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TW-FA + c</w:t>
            </w:r>
            <w:ins w:id="531" w:author="Jung Youn Min" w:date="2025-11-08T13:41:00Z" w16du:dateUtc="2025-11-08T21:41:00Z">
              <w:r w:rsidR="001B3C8C">
                <w:rPr>
                  <w:rFonts w:ascii="Times New Roman" w:eastAsia="맑은 고딕" w:hAnsi="Times New Roman" w:cs="Times New Roman" w:hint="eastAsia"/>
                  <w:sz w:val="16"/>
                  <w:szCs w:val="16"/>
                </w:rPr>
                <w:t xml:space="preserve">omposite </w:t>
              </w:r>
            </w:ins>
            <w:r w:rsidRPr="00FC1D1A">
              <w:rPr>
                <w:rFonts w:ascii="Times New Roman" w:eastAsia="맑은 고딕" w:hAnsi="Times New Roman" w:cs="Times New Roman"/>
                <w:sz w:val="16"/>
                <w:szCs w:val="16"/>
              </w:rPr>
              <w:t>PGS</w:t>
            </w:r>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C4B769A"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0.503</w:t>
            </w:r>
          </w:p>
        </w:tc>
        <w:tc>
          <w:tcPr>
            <w:tcW w:w="9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611C663"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0.562</w:t>
            </w:r>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2F4B902"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0.449</w:t>
            </w:r>
          </w:p>
        </w:tc>
        <w:tc>
          <w:tcPr>
            <w:tcW w:w="10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16A2A91" w14:textId="77777777" w:rsidR="00B43067" w:rsidRPr="00FC1D1A" w:rsidRDefault="00B43067" w:rsidP="00A97EF4">
            <w:pPr>
              <w:rPr>
                <w:rFonts w:ascii="Times New Roman" w:hAnsi="Times New Roman" w:cs="Times New Roman"/>
              </w:rPr>
            </w:pPr>
            <w:r w:rsidRPr="00FC1D1A">
              <w:rPr>
                <w:rFonts w:ascii="Times New Roman" w:hAnsi="Times New Roman" w:cs="Times New Roman"/>
                <w:sz w:val="16"/>
                <w:szCs w:val="16"/>
              </w:rPr>
              <w:t>0.071</w:t>
            </w:r>
          </w:p>
        </w:tc>
        <w:tc>
          <w:tcPr>
            <w:tcW w:w="100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0EFAFED"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0.118</w:t>
            </w:r>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63D1139"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0.217</w:t>
            </w:r>
          </w:p>
        </w:tc>
      </w:tr>
      <w:tr w:rsidR="00B43067" w:rsidRPr="00FC1D1A" w14:paraId="56988B6F" w14:textId="77777777" w:rsidTr="00A97EF4">
        <w:trPr>
          <w:trHeight w:val="300"/>
        </w:trPr>
        <w:tc>
          <w:tcPr>
            <w:tcW w:w="1093" w:type="dxa"/>
            <w:tcBorders>
              <w:top w:val="single" w:sz="8" w:space="0" w:color="7F7F7F" w:themeColor="text1" w:themeTint="80"/>
              <w:left w:val="nil"/>
              <w:bottom w:val="nil"/>
              <w:right w:val="nil"/>
            </w:tcBorders>
            <w:tcMar>
              <w:left w:w="108" w:type="dxa"/>
              <w:right w:w="108" w:type="dxa"/>
            </w:tcMar>
          </w:tcPr>
          <w:p w14:paraId="2C8E7362" w14:textId="7623F0E1" w:rsidR="00B43067" w:rsidRPr="00FC1D1A" w:rsidRDefault="001B3C8C" w:rsidP="00A97EF4">
            <w:pPr>
              <w:rPr>
                <w:rFonts w:ascii="Times New Roman" w:hAnsi="Times New Roman" w:cs="Times New Roman"/>
              </w:rPr>
            </w:pPr>
            <w:r w:rsidRPr="00FC1D1A">
              <w:rPr>
                <w:rFonts w:ascii="Times New Roman" w:eastAsia="맑은 고딕" w:hAnsi="Times New Roman" w:cs="Times New Roman"/>
                <w:sz w:val="16"/>
                <w:szCs w:val="16"/>
              </w:rPr>
              <w:t>C</w:t>
            </w:r>
            <w:ins w:id="532" w:author="Jung Youn Min" w:date="2025-11-08T13:41:00Z" w16du:dateUtc="2025-11-08T21:41:00Z">
              <w:r>
                <w:rPr>
                  <w:rFonts w:ascii="Times New Roman" w:eastAsia="맑은 고딕" w:hAnsi="Times New Roman" w:cs="Times New Roman" w:hint="eastAsia"/>
                  <w:sz w:val="16"/>
                  <w:szCs w:val="16"/>
                </w:rPr>
                <w:t xml:space="preserve">omposite </w:t>
              </w:r>
            </w:ins>
            <w:r w:rsidR="00B43067" w:rsidRPr="00FC1D1A">
              <w:rPr>
                <w:rFonts w:ascii="Times New Roman" w:eastAsia="맑은 고딕" w:hAnsi="Times New Roman" w:cs="Times New Roman"/>
                <w:sz w:val="16"/>
                <w:szCs w:val="16"/>
              </w:rPr>
              <w:t>PGS pretrained 3DCNN</w:t>
            </w:r>
          </w:p>
        </w:tc>
        <w:tc>
          <w:tcPr>
            <w:tcW w:w="863" w:type="dxa"/>
            <w:tcBorders>
              <w:top w:val="single" w:sz="8" w:space="0" w:color="7F7F7F" w:themeColor="text1" w:themeTint="80"/>
              <w:left w:val="nil"/>
              <w:bottom w:val="nil"/>
              <w:right w:val="nil"/>
            </w:tcBorders>
            <w:tcMar>
              <w:left w:w="108" w:type="dxa"/>
              <w:right w:w="108" w:type="dxa"/>
            </w:tcMar>
          </w:tcPr>
          <w:p w14:paraId="6FED358A"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TW-FA</w:t>
            </w:r>
          </w:p>
        </w:tc>
        <w:tc>
          <w:tcPr>
            <w:tcW w:w="861" w:type="dxa"/>
            <w:tcBorders>
              <w:top w:val="single" w:sz="8" w:space="0" w:color="7F7F7F" w:themeColor="text1" w:themeTint="80"/>
              <w:left w:val="nil"/>
              <w:bottom w:val="nil"/>
              <w:right w:val="nil"/>
            </w:tcBorders>
            <w:tcMar>
              <w:left w:w="108" w:type="dxa"/>
              <w:right w:w="108" w:type="dxa"/>
            </w:tcMar>
          </w:tcPr>
          <w:p w14:paraId="7A2BDF26"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b/>
                <w:bCs/>
                <w:sz w:val="16"/>
                <w:szCs w:val="16"/>
              </w:rPr>
              <w:t>0.577</w:t>
            </w:r>
          </w:p>
        </w:tc>
        <w:tc>
          <w:tcPr>
            <w:tcW w:w="970" w:type="dxa"/>
            <w:tcBorders>
              <w:top w:val="single" w:sz="8" w:space="0" w:color="7F7F7F" w:themeColor="text1" w:themeTint="80"/>
              <w:left w:val="nil"/>
              <w:bottom w:val="nil"/>
              <w:right w:val="nil"/>
            </w:tcBorders>
            <w:tcMar>
              <w:left w:w="108" w:type="dxa"/>
              <w:right w:w="108" w:type="dxa"/>
            </w:tcMar>
          </w:tcPr>
          <w:p w14:paraId="001CA3ED"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b/>
                <w:bCs/>
                <w:sz w:val="16"/>
                <w:szCs w:val="16"/>
              </w:rPr>
              <w:t>0.62</w:t>
            </w:r>
          </w:p>
        </w:tc>
        <w:tc>
          <w:tcPr>
            <w:tcW w:w="861" w:type="dxa"/>
            <w:tcBorders>
              <w:top w:val="single" w:sz="8" w:space="0" w:color="7F7F7F" w:themeColor="text1" w:themeTint="80"/>
              <w:left w:val="nil"/>
              <w:bottom w:val="nil"/>
              <w:right w:val="nil"/>
            </w:tcBorders>
            <w:tcMar>
              <w:left w:w="108" w:type="dxa"/>
              <w:right w:w="108" w:type="dxa"/>
            </w:tcMar>
          </w:tcPr>
          <w:p w14:paraId="65C97CF5"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bCs/>
                <w:sz w:val="16"/>
                <w:szCs w:val="16"/>
              </w:rPr>
              <w:t>0.636</w:t>
            </w:r>
          </w:p>
        </w:tc>
        <w:tc>
          <w:tcPr>
            <w:tcW w:w="1070" w:type="dxa"/>
            <w:tcBorders>
              <w:top w:val="single" w:sz="8" w:space="0" w:color="7F7F7F" w:themeColor="text1" w:themeTint="80"/>
              <w:left w:val="nil"/>
              <w:bottom w:val="nil"/>
              <w:right w:val="nil"/>
            </w:tcBorders>
            <w:tcMar>
              <w:left w:w="108" w:type="dxa"/>
              <w:right w:w="108" w:type="dxa"/>
            </w:tcMar>
          </w:tcPr>
          <w:p w14:paraId="7DCBB63E" w14:textId="77777777" w:rsidR="00B43067" w:rsidRPr="00FC1D1A" w:rsidRDefault="00B43067" w:rsidP="00A97EF4">
            <w:pPr>
              <w:rPr>
                <w:rFonts w:ascii="Times New Roman" w:hAnsi="Times New Roman" w:cs="Times New Roman"/>
              </w:rPr>
            </w:pPr>
            <w:r w:rsidRPr="00FC1D1A">
              <w:rPr>
                <w:rFonts w:ascii="Times New Roman" w:hAnsi="Times New Roman" w:cs="Times New Roman"/>
                <w:sz w:val="16"/>
                <w:szCs w:val="16"/>
              </w:rPr>
              <w:t>0.094</w:t>
            </w:r>
          </w:p>
        </w:tc>
        <w:tc>
          <w:tcPr>
            <w:tcW w:w="1008" w:type="dxa"/>
            <w:tcBorders>
              <w:top w:val="single" w:sz="8" w:space="0" w:color="7F7F7F" w:themeColor="text1" w:themeTint="80"/>
              <w:left w:val="nil"/>
              <w:bottom w:val="nil"/>
              <w:right w:val="nil"/>
            </w:tcBorders>
            <w:tcMar>
              <w:left w:w="108" w:type="dxa"/>
              <w:right w:w="108" w:type="dxa"/>
            </w:tcMar>
          </w:tcPr>
          <w:p w14:paraId="0B1B5EB0"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0.121</w:t>
            </w:r>
          </w:p>
        </w:tc>
        <w:tc>
          <w:tcPr>
            <w:tcW w:w="861" w:type="dxa"/>
            <w:tcBorders>
              <w:top w:val="single" w:sz="8" w:space="0" w:color="7F7F7F" w:themeColor="text1" w:themeTint="80"/>
              <w:left w:val="nil"/>
              <w:bottom w:val="nil"/>
              <w:right w:val="nil"/>
            </w:tcBorders>
            <w:tcMar>
              <w:left w:w="108" w:type="dxa"/>
              <w:right w:w="108" w:type="dxa"/>
            </w:tcMar>
          </w:tcPr>
          <w:p w14:paraId="340C4AA6"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0.072</w:t>
            </w:r>
          </w:p>
        </w:tc>
      </w:tr>
      <w:tr w:rsidR="00B43067" w:rsidRPr="00FC1D1A" w14:paraId="23A96929" w14:textId="77777777" w:rsidTr="00A97EF4">
        <w:trPr>
          <w:trHeight w:val="300"/>
        </w:trPr>
        <w:tc>
          <w:tcPr>
            <w:tcW w:w="109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52A05F4" w14:textId="224AE6F1" w:rsidR="00B43067" w:rsidRPr="00FC1D1A" w:rsidRDefault="001B3C8C" w:rsidP="00A97EF4">
            <w:pPr>
              <w:rPr>
                <w:rFonts w:ascii="Times New Roman" w:hAnsi="Times New Roman" w:cs="Times New Roman"/>
              </w:rPr>
            </w:pPr>
            <w:r w:rsidRPr="00FC1D1A">
              <w:rPr>
                <w:rFonts w:ascii="Times New Roman" w:eastAsia="맑은 고딕" w:hAnsi="Times New Roman" w:cs="Times New Roman"/>
                <w:sz w:val="16"/>
                <w:szCs w:val="16"/>
              </w:rPr>
              <w:t>C</w:t>
            </w:r>
            <w:ins w:id="533" w:author="Jung Youn Min" w:date="2025-11-08T13:41:00Z" w16du:dateUtc="2025-11-08T21:41:00Z">
              <w:r>
                <w:rPr>
                  <w:rFonts w:ascii="Times New Roman" w:eastAsia="맑은 고딕" w:hAnsi="Times New Roman" w:cs="Times New Roman" w:hint="eastAsia"/>
                  <w:sz w:val="16"/>
                  <w:szCs w:val="16"/>
                </w:rPr>
                <w:t xml:space="preserve">omposite </w:t>
              </w:r>
            </w:ins>
            <w:r w:rsidR="00B43067" w:rsidRPr="00FC1D1A">
              <w:rPr>
                <w:rFonts w:ascii="Times New Roman" w:eastAsia="맑은 고딕" w:hAnsi="Times New Roman" w:cs="Times New Roman"/>
                <w:sz w:val="16"/>
                <w:szCs w:val="16"/>
              </w:rPr>
              <w:t>PGS pretrained 3DCNN</w:t>
            </w:r>
          </w:p>
        </w:tc>
        <w:tc>
          <w:tcPr>
            <w:tcW w:w="86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833394F" w14:textId="1730D5A8"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TW-FA + c</w:t>
            </w:r>
            <w:ins w:id="534" w:author="Jung Youn Min" w:date="2025-11-08T13:41:00Z" w16du:dateUtc="2025-11-08T21:41:00Z">
              <w:r w:rsidR="001B3C8C">
                <w:rPr>
                  <w:rFonts w:ascii="Times New Roman" w:eastAsia="맑은 고딕" w:hAnsi="Times New Roman" w:cs="Times New Roman" w:hint="eastAsia"/>
                  <w:sz w:val="16"/>
                  <w:szCs w:val="16"/>
                </w:rPr>
                <w:t xml:space="preserve">omposite </w:t>
              </w:r>
            </w:ins>
            <w:r w:rsidRPr="00FC1D1A">
              <w:rPr>
                <w:rFonts w:ascii="Times New Roman" w:eastAsia="맑은 고딕" w:hAnsi="Times New Roman" w:cs="Times New Roman"/>
                <w:sz w:val="16"/>
                <w:szCs w:val="16"/>
              </w:rPr>
              <w:t>PGS</w:t>
            </w:r>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02A531B"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0.564</w:t>
            </w:r>
          </w:p>
        </w:tc>
        <w:tc>
          <w:tcPr>
            <w:tcW w:w="9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2C3109F"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0.6</w:t>
            </w:r>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0616720"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b/>
                <w:sz w:val="16"/>
                <w:szCs w:val="16"/>
              </w:rPr>
              <w:t>0.638</w:t>
            </w:r>
          </w:p>
        </w:tc>
        <w:tc>
          <w:tcPr>
            <w:tcW w:w="107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3BDF56C" w14:textId="77777777" w:rsidR="00B43067" w:rsidRPr="00FC1D1A" w:rsidRDefault="00B43067" w:rsidP="00A97EF4">
            <w:pPr>
              <w:rPr>
                <w:rFonts w:ascii="Times New Roman" w:hAnsi="Times New Roman" w:cs="Times New Roman"/>
              </w:rPr>
            </w:pPr>
            <w:r w:rsidRPr="00FC1D1A">
              <w:rPr>
                <w:rFonts w:ascii="Times New Roman" w:hAnsi="Times New Roman" w:cs="Times New Roman"/>
                <w:sz w:val="16"/>
                <w:szCs w:val="16"/>
              </w:rPr>
              <w:t>0.033</w:t>
            </w:r>
          </w:p>
        </w:tc>
        <w:tc>
          <w:tcPr>
            <w:tcW w:w="100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97CDC98"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0.127</w:t>
            </w:r>
          </w:p>
        </w:tc>
        <w:tc>
          <w:tcPr>
            <w:tcW w:w="86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6277B13" w14:textId="77777777" w:rsidR="00B43067" w:rsidRPr="00FC1D1A" w:rsidRDefault="00B43067" w:rsidP="00A97EF4">
            <w:pPr>
              <w:rPr>
                <w:rFonts w:ascii="Times New Roman" w:hAnsi="Times New Roman" w:cs="Times New Roman"/>
              </w:rPr>
            </w:pPr>
            <w:r w:rsidRPr="00FC1D1A">
              <w:rPr>
                <w:rFonts w:ascii="Times New Roman" w:eastAsia="맑은 고딕" w:hAnsi="Times New Roman" w:cs="Times New Roman"/>
                <w:sz w:val="16"/>
                <w:szCs w:val="16"/>
              </w:rPr>
              <w:t>0.052</w:t>
            </w:r>
          </w:p>
        </w:tc>
      </w:tr>
    </w:tbl>
    <w:p w14:paraId="35341AE5" w14:textId="4CDF9308" w:rsidR="00B43067" w:rsidRDefault="00B43067" w:rsidP="00B43067">
      <w:pPr>
        <w:spacing w:line="360" w:lineRule="auto"/>
        <w:rPr>
          <w:rFonts w:ascii="Times New Roman" w:hAnsi="Times New Roman" w:cs="Times New Roman"/>
          <w:color w:val="000000" w:themeColor="text1"/>
          <w:sz w:val="22"/>
          <w:szCs w:val="22"/>
        </w:rPr>
      </w:pPr>
      <w:r w:rsidRPr="00FC1D1A">
        <w:rPr>
          <w:rFonts w:ascii="Times New Roman" w:eastAsia="Times New Roman" w:hAnsi="Times New Roman" w:cs="Times New Roman"/>
          <w:color w:val="000000" w:themeColor="text1"/>
          <w:sz w:val="22"/>
          <w:szCs w:val="22"/>
        </w:rPr>
        <w:t xml:space="preserve"> </w:t>
      </w:r>
      <w:r w:rsidR="00134A9B" w:rsidRPr="00FC1D1A">
        <w:rPr>
          <w:rFonts w:ascii="Times New Roman" w:hAnsi="Times New Roman" w:cs="Times New Roman"/>
          <w:b/>
          <w:bCs/>
        </w:rPr>
        <w:br w:type="page"/>
      </w:r>
    </w:p>
    <w:p w14:paraId="2AF8843B" w14:textId="6E320604" w:rsidR="00B43067" w:rsidRPr="00FC1D1A" w:rsidRDefault="00B43067" w:rsidP="00B43067">
      <w:pPr>
        <w:spacing w:line="360" w:lineRule="auto"/>
        <w:rPr>
          <w:rFonts w:ascii="Times New Roman" w:hAnsi="Times New Roman" w:cs="Times New Roman"/>
        </w:rPr>
      </w:pPr>
      <w:r w:rsidRPr="00FC1D1A">
        <w:rPr>
          <w:rFonts w:ascii="Times New Roman" w:eastAsia="Times New Roman" w:hAnsi="Times New Roman" w:cs="Times New Roman"/>
          <w:b/>
          <w:bCs/>
          <w:color w:val="000000" w:themeColor="text1"/>
        </w:rPr>
        <w:lastRenderedPageBreak/>
        <w:t>Table 2– 2-Year-Follow</w:t>
      </w:r>
      <w:r w:rsidR="0069129F">
        <w:rPr>
          <w:rFonts w:ascii="Times New Roman" w:eastAsia="Times New Roman" w:hAnsi="Times New Roman" w:cs="Times New Roman"/>
          <w:b/>
          <w:bCs/>
          <w:color w:val="000000" w:themeColor="text1"/>
        </w:rPr>
        <w:t>-</w:t>
      </w:r>
      <w:r w:rsidRPr="00FC1D1A">
        <w:rPr>
          <w:rFonts w:ascii="Times New Roman" w:eastAsia="Times New Roman" w:hAnsi="Times New Roman" w:cs="Times New Roman"/>
          <w:b/>
          <w:bCs/>
          <w:color w:val="000000" w:themeColor="text1"/>
        </w:rPr>
        <w:t>up MDD Prediction 10-fold CV Average TEST Performance Comparison with Modalities</w:t>
      </w:r>
    </w:p>
    <w:tbl>
      <w:tblPr>
        <w:tblW w:w="0" w:type="auto"/>
        <w:tblLayout w:type="fixed"/>
        <w:tblLook w:val="04A0" w:firstRow="1" w:lastRow="0" w:firstColumn="1" w:lastColumn="0" w:noHBand="0" w:noVBand="1"/>
      </w:tblPr>
      <w:tblGrid>
        <w:gridCol w:w="1090"/>
        <w:gridCol w:w="852"/>
        <w:gridCol w:w="849"/>
        <w:gridCol w:w="964"/>
        <w:gridCol w:w="849"/>
        <w:gridCol w:w="1067"/>
        <w:gridCol w:w="1067"/>
        <w:gridCol w:w="849"/>
      </w:tblGrid>
      <w:tr w:rsidR="00B43067" w:rsidRPr="00FC1D1A" w:rsidDel="00FF5A9C" w14:paraId="36E66039" w14:textId="35697B88" w:rsidTr="00A97EF4">
        <w:trPr>
          <w:trHeight w:val="300"/>
          <w:del w:id="535" w:author="Jung Youn Min" w:date="2025-11-08T14:46:00Z"/>
        </w:trPr>
        <w:tc>
          <w:tcPr>
            <w:tcW w:w="109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AF59863" w14:textId="4E5BEC11" w:rsidR="00B43067" w:rsidRPr="00FC1D1A" w:rsidDel="00FF5A9C" w:rsidRDefault="00B43067" w:rsidP="00A97EF4">
            <w:pPr>
              <w:rPr>
                <w:del w:id="536" w:author="Jung Youn Min" w:date="2025-11-08T14:46:00Z" w16du:dateUtc="2025-11-08T22:46:00Z"/>
                <w:rFonts w:ascii="Times New Roman" w:hAnsi="Times New Roman" w:cs="Times New Roman"/>
              </w:rPr>
            </w:pPr>
            <w:del w:id="537" w:author="Jung Youn Min" w:date="2025-11-08T14:46:00Z" w16du:dateUtc="2025-11-08T22:46:00Z">
              <w:r w:rsidRPr="00FC1D1A" w:rsidDel="00FF5A9C">
                <w:rPr>
                  <w:rFonts w:ascii="Times New Roman" w:eastAsia="Times New Roman" w:hAnsi="Times New Roman" w:cs="Times New Roman"/>
                  <w:b/>
                  <w:bCs/>
                  <w:color w:val="000000" w:themeColor="text1"/>
                  <w:sz w:val="16"/>
                  <w:szCs w:val="16"/>
                </w:rPr>
                <w:delText xml:space="preserve">model </w:delText>
              </w:r>
            </w:del>
          </w:p>
        </w:tc>
        <w:tc>
          <w:tcPr>
            <w:tcW w:w="852"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AE3D658" w14:textId="321D4F03" w:rsidR="00B43067" w:rsidRPr="00FC1D1A" w:rsidDel="00FF5A9C" w:rsidRDefault="00B43067" w:rsidP="00A97EF4">
            <w:pPr>
              <w:rPr>
                <w:del w:id="538" w:author="Jung Youn Min" w:date="2025-11-08T14:46:00Z" w16du:dateUtc="2025-11-08T22:46:00Z"/>
                <w:rFonts w:ascii="Times New Roman" w:hAnsi="Times New Roman" w:cs="Times New Roman"/>
              </w:rPr>
            </w:pPr>
            <w:del w:id="539" w:author="Jung Youn Min" w:date="2025-11-08T14:46:00Z" w16du:dateUtc="2025-11-08T22:46:00Z">
              <w:r w:rsidRPr="00FC1D1A" w:rsidDel="00FF5A9C">
                <w:rPr>
                  <w:rFonts w:ascii="Times New Roman" w:eastAsia="Times New Roman" w:hAnsi="Times New Roman" w:cs="Times New Roman"/>
                  <w:b/>
                  <w:bCs/>
                  <w:color w:val="000000" w:themeColor="text1"/>
                  <w:sz w:val="16"/>
                  <w:szCs w:val="16"/>
                </w:rPr>
                <w:delText>input</w:delText>
              </w:r>
            </w:del>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1A2D9A3" w14:textId="5372985A" w:rsidR="00B43067" w:rsidRPr="00FC1D1A" w:rsidDel="00FF5A9C" w:rsidRDefault="00B43067" w:rsidP="00A97EF4">
            <w:pPr>
              <w:rPr>
                <w:del w:id="540" w:author="Jung Youn Min" w:date="2025-11-08T14:46:00Z" w16du:dateUtc="2025-11-08T22:46:00Z"/>
                <w:rFonts w:ascii="Times New Roman" w:hAnsi="Times New Roman" w:cs="Times New Roman"/>
              </w:rPr>
            </w:pPr>
            <w:del w:id="541" w:author="Jung Youn Min" w:date="2025-11-08T14:46:00Z" w16du:dateUtc="2025-11-08T22:46:00Z">
              <w:r w:rsidRPr="00FC1D1A" w:rsidDel="00FF5A9C">
                <w:rPr>
                  <w:rFonts w:ascii="Times New Roman" w:eastAsia="Times New Roman" w:hAnsi="Times New Roman" w:cs="Times New Roman"/>
                  <w:b/>
                  <w:bCs/>
                  <w:color w:val="000000" w:themeColor="text1"/>
                  <w:sz w:val="16"/>
                  <w:szCs w:val="16"/>
                </w:rPr>
                <w:delText>ACC</w:delText>
              </w:r>
            </w:del>
          </w:p>
        </w:tc>
        <w:tc>
          <w:tcPr>
            <w:tcW w:w="96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F844318" w14:textId="634913B5" w:rsidR="00B43067" w:rsidRPr="00FC1D1A" w:rsidDel="00FF5A9C" w:rsidRDefault="00B43067" w:rsidP="00A97EF4">
            <w:pPr>
              <w:rPr>
                <w:del w:id="542" w:author="Jung Youn Min" w:date="2025-11-08T14:46:00Z" w16du:dateUtc="2025-11-08T22:46:00Z"/>
                <w:rFonts w:ascii="Times New Roman" w:hAnsi="Times New Roman" w:cs="Times New Roman"/>
              </w:rPr>
            </w:pPr>
            <w:del w:id="543" w:author="Jung Youn Min" w:date="2025-11-08T14:46:00Z" w16du:dateUtc="2025-11-08T22:46:00Z">
              <w:r w:rsidRPr="00FC1D1A" w:rsidDel="00FF5A9C">
                <w:rPr>
                  <w:rFonts w:ascii="Times New Roman" w:eastAsia="Times New Roman" w:hAnsi="Times New Roman" w:cs="Times New Roman"/>
                  <w:b/>
                  <w:bCs/>
                  <w:color w:val="000000" w:themeColor="text1"/>
                  <w:sz w:val="16"/>
                  <w:szCs w:val="16"/>
                </w:rPr>
                <w:delText>AUROC</w:delText>
              </w:r>
            </w:del>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00EB361" w14:textId="7F199574" w:rsidR="00B43067" w:rsidRPr="00FC1D1A" w:rsidDel="00FF5A9C" w:rsidRDefault="00B43067" w:rsidP="00A97EF4">
            <w:pPr>
              <w:rPr>
                <w:del w:id="544" w:author="Jung Youn Min" w:date="2025-11-08T14:46:00Z" w16du:dateUtc="2025-11-08T22:46:00Z"/>
                <w:rFonts w:ascii="Times New Roman" w:hAnsi="Times New Roman" w:cs="Times New Roman"/>
              </w:rPr>
            </w:pPr>
            <w:del w:id="545" w:author="Jung Youn Min" w:date="2025-11-08T14:46:00Z" w16du:dateUtc="2025-11-08T22:46:00Z">
              <w:r w:rsidRPr="00FC1D1A" w:rsidDel="00FF5A9C">
                <w:rPr>
                  <w:rFonts w:ascii="Times New Roman" w:eastAsia="Times New Roman" w:hAnsi="Times New Roman" w:cs="Times New Roman"/>
                  <w:b/>
                  <w:bCs/>
                  <w:color w:val="000000" w:themeColor="text1"/>
                  <w:sz w:val="16"/>
                  <w:szCs w:val="16"/>
                </w:rPr>
                <w:delText>F1 score</w:delText>
              </w:r>
            </w:del>
          </w:p>
        </w:tc>
        <w:tc>
          <w:tcPr>
            <w:tcW w:w="106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F046AE7" w14:textId="4E373634" w:rsidR="00B43067" w:rsidRPr="00FC1D1A" w:rsidDel="00FF5A9C" w:rsidRDefault="00B43067" w:rsidP="00A97EF4">
            <w:pPr>
              <w:rPr>
                <w:del w:id="546" w:author="Jung Youn Min" w:date="2025-11-08T14:46:00Z" w16du:dateUtc="2025-11-08T22:46:00Z"/>
                <w:rFonts w:ascii="Times New Roman" w:hAnsi="Times New Roman" w:cs="Times New Roman"/>
              </w:rPr>
            </w:pPr>
            <w:del w:id="547" w:author="Jung Youn Min" w:date="2025-11-08T14:46:00Z" w16du:dateUtc="2025-11-08T22:46:00Z">
              <w:r w:rsidRPr="00FC1D1A" w:rsidDel="00FF5A9C">
                <w:rPr>
                  <w:rFonts w:ascii="Times New Roman" w:eastAsia="Times New Roman" w:hAnsi="Times New Roman" w:cs="Times New Roman"/>
                  <w:b/>
                  <w:bCs/>
                  <w:color w:val="000000" w:themeColor="text1"/>
                  <w:sz w:val="16"/>
                  <w:szCs w:val="16"/>
                </w:rPr>
                <w:delText>stdACC</w:delText>
              </w:r>
            </w:del>
          </w:p>
        </w:tc>
        <w:tc>
          <w:tcPr>
            <w:tcW w:w="106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785F184" w14:textId="764687FA" w:rsidR="00B43067" w:rsidRPr="00FC1D1A" w:rsidDel="00FF5A9C" w:rsidRDefault="00B43067" w:rsidP="00A97EF4">
            <w:pPr>
              <w:rPr>
                <w:del w:id="548" w:author="Jung Youn Min" w:date="2025-11-08T14:46:00Z" w16du:dateUtc="2025-11-08T22:46:00Z"/>
                <w:rFonts w:ascii="Times New Roman" w:hAnsi="Times New Roman" w:cs="Times New Roman"/>
              </w:rPr>
            </w:pPr>
            <w:del w:id="549" w:author="Jung Youn Min" w:date="2025-11-08T14:46:00Z" w16du:dateUtc="2025-11-08T22:46:00Z">
              <w:r w:rsidRPr="00FC1D1A" w:rsidDel="00FF5A9C">
                <w:rPr>
                  <w:rFonts w:ascii="Times New Roman" w:eastAsia="Times New Roman" w:hAnsi="Times New Roman" w:cs="Times New Roman"/>
                  <w:b/>
                  <w:bCs/>
                  <w:color w:val="000000" w:themeColor="text1"/>
                  <w:sz w:val="16"/>
                  <w:szCs w:val="16"/>
                </w:rPr>
                <w:delText>stdAUROC</w:delText>
              </w:r>
            </w:del>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8F2760" w14:textId="1FA26E2D" w:rsidR="00B43067" w:rsidRPr="00FC1D1A" w:rsidDel="00FF5A9C" w:rsidRDefault="00B43067" w:rsidP="00A97EF4">
            <w:pPr>
              <w:rPr>
                <w:del w:id="550" w:author="Jung Youn Min" w:date="2025-11-08T14:46:00Z" w16du:dateUtc="2025-11-08T22:46:00Z"/>
                <w:rFonts w:ascii="Times New Roman" w:hAnsi="Times New Roman" w:cs="Times New Roman"/>
              </w:rPr>
            </w:pPr>
            <w:del w:id="551" w:author="Jung Youn Min" w:date="2025-11-08T14:46:00Z" w16du:dateUtc="2025-11-08T22:46:00Z">
              <w:r w:rsidRPr="00FC1D1A" w:rsidDel="00FF5A9C">
                <w:rPr>
                  <w:rFonts w:ascii="Times New Roman" w:eastAsia="Times New Roman" w:hAnsi="Times New Roman" w:cs="Times New Roman"/>
                  <w:b/>
                  <w:bCs/>
                  <w:color w:val="000000" w:themeColor="text1"/>
                  <w:sz w:val="16"/>
                  <w:szCs w:val="16"/>
                </w:rPr>
                <w:delText>std F1</w:delText>
              </w:r>
            </w:del>
          </w:p>
        </w:tc>
      </w:tr>
      <w:tr w:rsidR="00B43067" w:rsidRPr="00FC1D1A" w:rsidDel="00FF5A9C" w14:paraId="4574C17D" w14:textId="675256D9" w:rsidTr="00A97EF4">
        <w:trPr>
          <w:trHeight w:val="300"/>
          <w:del w:id="552" w:author="Jung Youn Min" w:date="2025-11-08T14:46:00Z"/>
        </w:trPr>
        <w:tc>
          <w:tcPr>
            <w:tcW w:w="109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F063616" w14:textId="7701A1C8" w:rsidR="00B43067" w:rsidRPr="00FC1D1A" w:rsidDel="00FF5A9C" w:rsidRDefault="00B43067" w:rsidP="00A97EF4">
            <w:pPr>
              <w:rPr>
                <w:del w:id="553" w:author="Jung Youn Min" w:date="2025-11-08T14:46:00Z" w16du:dateUtc="2025-11-08T22:46:00Z"/>
                <w:rFonts w:ascii="Times New Roman" w:hAnsi="Times New Roman" w:cs="Times New Roman"/>
              </w:rPr>
            </w:pPr>
            <w:del w:id="554"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ONLY DEP PGS</w:delText>
              </w:r>
            </w:del>
          </w:p>
        </w:tc>
        <w:tc>
          <w:tcPr>
            <w:tcW w:w="852"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C55B97D" w14:textId="1F453915" w:rsidR="00B43067" w:rsidRPr="00FC1D1A" w:rsidDel="00FF5A9C" w:rsidRDefault="00B43067" w:rsidP="00A97EF4">
            <w:pPr>
              <w:rPr>
                <w:del w:id="555" w:author="Jung Youn Min" w:date="2025-11-08T14:46:00Z" w16du:dateUtc="2025-11-08T22:46:00Z"/>
                <w:rFonts w:ascii="Times New Roman" w:hAnsi="Times New Roman" w:cs="Times New Roman"/>
              </w:rPr>
            </w:pPr>
            <w:del w:id="556"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DEP PGS</w:delText>
              </w:r>
            </w:del>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FB9E5E6" w14:textId="7CB06E5C" w:rsidR="00B43067" w:rsidRPr="00FC1D1A" w:rsidDel="00FF5A9C" w:rsidRDefault="00B43067" w:rsidP="00A97EF4">
            <w:pPr>
              <w:rPr>
                <w:del w:id="557" w:author="Jung Youn Min" w:date="2025-11-08T14:46:00Z" w16du:dateUtc="2025-11-08T22:46:00Z"/>
                <w:rFonts w:ascii="Times New Roman" w:hAnsi="Times New Roman" w:cs="Times New Roman"/>
              </w:rPr>
            </w:pPr>
            <w:del w:id="558"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0.529</w:delText>
              </w:r>
            </w:del>
          </w:p>
        </w:tc>
        <w:tc>
          <w:tcPr>
            <w:tcW w:w="96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9B57B34" w14:textId="285B0453" w:rsidR="00B43067" w:rsidRPr="00FC1D1A" w:rsidDel="00FF5A9C" w:rsidRDefault="00B43067" w:rsidP="00A97EF4">
            <w:pPr>
              <w:rPr>
                <w:del w:id="559" w:author="Jung Youn Min" w:date="2025-11-08T14:46:00Z" w16du:dateUtc="2025-11-08T22:46:00Z"/>
                <w:rFonts w:ascii="Times New Roman" w:hAnsi="Times New Roman" w:cs="Times New Roman"/>
              </w:rPr>
            </w:pPr>
            <w:del w:id="560"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0.538</w:delText>
              </w:r>
            </w:del>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2443AC8" w14:textId="0D895A27" w:rsidR="00B43067" w:rsidRPr="00FC1D1A" w:rsidDel="00FF5A9C" w:rsidRDefault="00B43067" w:rsidP="00A97EF4">
            <w:pPr>
              <w:rPr>
                <w:del w:id="561" w:author="Jung Youn Min" w:date="2025-11-08T14:46:00Z" w16du:dateUtc="2025-11-08T22:46:00Z"/>
                <w:rFonts w:ascii="Times New Roman" w:hAnsi="Times New Roman" w:cs="Times New Roman"/>
              </w:rPr>
            </w:pPr>
            <w:del w:id="562"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0.473</w:delText>
              </w:r>
            </w:del>
          </w:p>
        </w:tc>
        <w:tc>
          <w:tcPr>
            <w:tcW w:w="106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E8FC9AB" w14:textId="60F0078D" w:rsidR="00B43067" w:rsidRPr="00FC1D1A" w:rsidDel="00FF5A9C" w:rsidRDefault="00B43067" w:rsidP="00A97EF4">
            <w:pPr>
              <w:rPr>
                <w:del w:id="563" w:author="Jung Youn Min" w:date="2025-11-08T14:46:00Z" w16du:dateUtc="2025-11-08T22:46:00Z"/>
                <w:rFonts w:ascii="Times New Roman" w:hAnsi="Times New Roman" w:cs="Times New Roman"/>
              </w:rPr>
            </w:pPr>
            <w:del w:id="564"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0.01</w:delText>
              </w:r>
            </w:del>
          </w:p>
        </w:tc>
        <w:tc>
          <w:tcPr>
            <w:tcW w:w="106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D389C1B" w14:textId="0D15FC4E" w:rsidR="00B43067" w:rsidRPr="00FC1D1A" w:rsidDel="00FF5A9C" w:rsidRDefault="00B43067" w:rsidP="00A97EF4">
            <w:pPr>
              <w:rPr>
                <w:del w:id="565" w:author="Jung Youn Min" w:date="2025-11-08T14:46:00Z" w16du:dateUtc="2025-11-08T22:46:00Z"/>
                <w:rFonts w:ascii="Times New Roman" w:hAnsi="Times New Roman" w:cs="Times New Roman"/>
              </w:rPr>
            </w:pPr>
            <w:del w:id="566"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0.01</w:delText>
              </w:r>
            </w:del>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FC9A2BC" w14:textId="191F782F" w:rsidR="00B43067" w:rsidRPr="00FC1D1A" w:rsidDel="00FF5A9C" w:rsidRDefault="00B43067" w:rsidP="00A97EF4">
            <w:pPr>
              <w:rPr>
                <w:del w:id="567" w:author="Jung Youn Min" w:date="2025-11-08T14:46:00Z" w16du:dateUtc="2025-11-08T22:46:00Z"/>
                <w:rFonts w:ascii="Times New Roman" w:hAnsi="Times New Roman" w:cs="Times New Roman"/>
              </w:rPr>
            </w:pPr>
            <w:del w:id="568"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0.017</w:delText>
              </w:r>
            </w:del>
          </w:p>
        </w:tc>
      </w:tr>
      <w:tr w:rsidR="00B43067" w:rsidRPr="00FC1D1A" w:rsidDel="00FF5A9C" w14:paraId="39DBDF53" w14:textId="6A68241D" w:rsidTr="00A97EF4">
        <w:trPr>
          <w:trHeight w:val="300"/>
          <w:del w:id="569" w:author="Jung Youn Min" w:date="2025-11-08T14:46:00Z"/>
        </w:trPr>
        <w:tc>
          <w:tcPr>
            <w:tcW w:w="1090" w:type="dxa"/>
            <w:tcBorders>
              <w:top w:val="single" w:sz="8" w:space="0" w:color="7F7F7F" w:themeColor="text1" w:themeTint="80"/>
              <w:left w:val="nil"/>
              <w:bottom w:val="nil"/>
              <w:right w:val="nil"/>
            </w:tcBorders>
            <w:tcMar>
              <w:left w:w="108" w:type="dxa"/>
              <w:right w:w="108" w:type="dxa"/>
            </w:tcMar>
          </w:tcPr>
          <w:p w14:paraId="2B2FC548" w14:textId="2DCF552B" w:rsidR="00B43067" w:rsidRPr="00FC1D1A" w:rsidDel="00FF5A9C" w:rsidRDefault="00B43067" w:rsidP="00A97EF4">
            <w:pPr>
              <w:rPr>
                <w:del w:id="570" w:author="Jung Youn Min" w:date="2025-11-08T14:46:00Z" w16du:dateUtc="2025-11-08T22:46:00Z"/>
                <w:rFonts w:ascii="Times New Roman" w:hAnsi="Times New Roman" w:cs="Times New Roman"/>
              </w:rPr>
            </w:pPr>
            <w:del w:id="571"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 xml:space="preserve">from-scratch </w:delText>
              </w:r>
              <w:r w:rsidR="00DF3272" w:rsidDel="00FF5A9C">
                <w:rPr>
                  <w:rFonts w:ascii="Times New Roman" w:eastAsia="Times New Roman" w:hAnsi="Times New Roman" w:cs="Times New Roman"/>
                  <w:color w:val="000000" w:themeColor="text1"/>
                  <w:sz w:val="16"/>
                  <w:szCs w:val="16"/>
                </w:rPr>
                <w:delText>3DCNN</w:delText>
              </w:r>
            </w:del>
          </w:p>
        </w:tc>
        <w:tc>
          <w:tcPr>
            <w:tcW w:w="852" w:type="dxa"/>
            <w:tcBorders>
              <w:top w:val="single" w:sz="8" w:space="0" w:color="7F7F7F" w:themeColor="text1" w:themeTint="80"/>
              <w:left w:val="nil"/>
              <w:bottom w:val="nil"/>
              <w:right w:val="nil"/>
            </w:tcBorders>
            <w:tcMar>
              <w:left w:w="108" w:type="dxa"/>
              <w:right w:w="108" w:type="dxa"/>
            </w:tcMar>
          </w:tcPr>
          <w:p w14:paraId="62B03212" w14:textId="3E94AD2A" w:rsidR="00B43067" w:rsidRPr="00FC1D1A" w:rsidDel="00FF5A9C" w:rsidRDefault="00B43067" w:rsidP="00A97EF4">
            <w:pPr>
              <w:rPr>
                <w:del w:id="572" w:author="Jung Youn Min" w:date="2025-11-08T14:46:00Z" w16du:dateUtc="2025-11-08T22:46:00Z"/>
                <w:rFonts w:ascii="Times New Roman" w:hAnsi="Times New Roman" w:cs="Times New Roman"/>
              </w:rPr>
            </w:pPr>
            <w:del w:id="573"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TW-FA</w:delText>
              </w:r>
            </w:del>
          </w:p>
        </w:tc>
        <w:tc>
          <w:tcPr>
            <w:tcW w:w="849" w:type="dxa"/>
            <w:tcBorders>
              <w:top w:val="single" w:sz="8" w:space="0" w:color="7F7F7F" w:themeColor="text1" w:themeTint="80"/>
              <w:left w:val="nil"/>
              <w:bottom w:val="nil"/>
              <w:right w:val="nil"/>
            </w:tcBorders>
            <w:tcMar>
              <w:left w:w="108" w:type="dxa"/>
              <w:right w:w="108" w:type="dxa"/>
            </w:tcMar>
          </w:tcPr>
          <w:p w14:paraId="1C7DD15B" w14:textId="44257DAA" w:rsidR="00B43067" w:rsidRPr="00FC1D1A" w:rsidDel="00FF5A9C" w:rsidRDefault="00B43067" w:rsidP="00A97EF4">
            <w:pPr>
              <w:rPr>
                <w:del w:id="574" w:author="Jung Youn Min" w:date="2025-11-08T14:46:00Z" w16du:dateUtc="2025-11-08T22:46:00Z"/>
                <w:rFonts w:ascii="Times New Roman" w:hAnsi="Times New Roman" w:cs="Times New Roman"/>
              </w:rPr>
            </w:pPr>
            <w:del w:id="575"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0.575</w:delText>
              </w:r>
            </w:del>
          </w:p>
        </w:tc>
        <w:tc>
          <w:tcPr>
            <w:tcW w:w="964" w:type="dxa"/>
            <w:tcBorders>
              <w:top w:val="single" w:sz="8" w:space="0" w:color="7F7F7F" w:themeColor="text1" w:themeTint="80"/>
              <w:left w:val="nil"/>
              <w:bottom w:val="nil"/>
              <w:right w:val="nil"/>
            </w:tcBorders>
            <w:tcMar>
              <w:left w:w="108" w:type="dxa"/>
              <w:right w:w="108" w:type="dxa"/>
            </w:tcMar>
          </w:tcPr>
          <w:p w14:paraId="21D54A5B" w14:textId="1AF4816D" w:rsidR="00B43067" w:rsidRPr="00FC1D1A" w:rsidDel="00FF5A9C" w:rsidRDefault="00B43067" w:rsidP="00A97EF4">
            <w:pPr>
              <w:rPr>
                <w:del w:id="576" w:author="Jung Youn Min" w:date="2025-11-08T14:46:00Z" w16du:dateUtc="2025-11-08T22:46:00Z"/>
                <w:rFonts w:ascii="Times New Roman" w:hAnsi="Times New Roman" w:cs="Times New Roman"/>
              </w:rPr>
            </w:pPr>
            <w:del w:id="577"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0.589</w:delText>
              </w:r>
            </w:del>
          </w:p>
        </w:tc>
        <w:tc>
          <w:tcPr>
            <w:tcW w:w="849" w:type="dxa"/>
            <w:tcBorders>
              <w:top w:val="single" w:sz="8" w:space="0" w:color="7F7F7F" w:themeColor="text1" w:themeTint="80"/>
              <w:left w:val="nil"/>
              <w:bottom w:val="nil"/>
              <w:right w:val="nil"/>
            </w:tcBorders>
            <w:tcMar>
              <w:left w:w="108" w:type="dxa"/>
              <w:right w:w="108" w:type="dxa"/>
            </w:tcMar>
          </w:tcPr>
          <w:p w14:paraId="0E9244AD" w14:textId="34EB01BE" w:rsidR="00B43067" w:rsidRPr="00FC1D1A" w:rsidDel="00FF5A9C" w:rsidRDefault="00B43067" w:rsidP="00A97EF4">
            <w:pPr>
              <w:rPr>
                <w:del w:id="578" w:author="Jung Youn Min" w:date="2025-11-08T14:46:00Z" w16du:dateUtc="2025-11-08T22:46:00Z"/>
                <w:rFonts w:ascii="Times New Roman" w:hAnsi="Times New Roman" w:cs="Times New Roman"/>
              </w:rPr>
            </w:pPr>
            <w:del w:id="579"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0.534</w:delText>
              </w:r>
            </w:del>
          </w:p>
        </w:tc>
        <w:tc>
          <w:tcPr>
            <w:tcW w:w="1067" w:type="dxa"/>
            <w:tcBorders>
              <w:top w:val="single" w:sz="8" w:space="0" w:color="7F7F7F" w:themeColor="text1" w:themeTint="80"/>
              <w:left w:val="nil"/>
              <w:bottom w:val="nil"/>
              <w:right w:val="nil"/>
            </w:tcBorders>
            <w:tcMar>
              <w:left w:w="108" w:type="dxa"/>
              <w:right w:w="108" w:type="dxa"/>
            </w:tcMar>
          </w:tcPr>
          <w:p w14:paraId="1C615C7E" w14:textId="636767F1" w:rsidR="00B43067" w:rsidRPr="00FC1D1A" w:rsidDel="00FF5A9C" w:rsidRDefault="00B43067" w:rsidP="00A97EF4">
            <w:pPr>
              <w:rPr>
                <w:del w:id="580" w:author="Jung Youn Min" w:date="2025-11-08T14:46:00Z" w16du:dateUtc="2025-11-08T22:46:00Z"/>
                <w:rFonts w:ascii="Times New Roman" w:hAnsi="Times New Roman" w:cs="Times New Roman"/>
              </w:rPr>
            </w:pPr>
            <w:del w:id="581"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0.01</w:delText>
              </w:r>
            </w:del>
          </w:p>
        </w:tc>
        <w:tc>
          <w:tcPr>
            <w:tcW w:w="1067" w:type="dxa"/>
            <w:tcBorders>
              <w:top w:val="single" w:sz="8" w:space="0" w:color="7F7F7F" w:themeColor="text1" w:themeTint="80"/>
              <w:left w:val="nil"/>
              <w:bottom w:val="nil"/>
              <w:right w:val="nil"/>
            </w:tcBorders>
            <w:tcMar>
              <w:left w:w="108" w:type="dxa"/>
              <w:right w:w="108" w:type="dxa"/>
            </w:tcMar>
          </w:tcPr>
          <w:p w14:paraId="5E2617BA" w14:textId="00E0B8EE" w:rsidR="00B43067" w:rsidRPr="00FC1D1A" w:rsidDel="00FF5A9C" w:rsidRDefault="00B43067" w:rsidP="00A97EF4">
            <w:pPr>
              <w:rPr>
                <w:del w:id="582" w:author="Jung Youn Min" w:date="2025-11-08T14:46:00Z" w16du:dateUtc="2025-11-08T22:46:00Z"/>
                <w:rFonts w:ascii="Times New Roman" w:hAnsi="Times New Roman" w:cs="Times New Roman"/>
              </w:rPr>
            </w:pPr>
            <w:del w:id="583"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0.012</w:delText>
              </w:r>
            </w:del>
          </w:p>
        </w:tc>
        <w:tc>
          <w:tcPr>
            <w:tcW w:w="849" w:type="dxa"/>
            <w:tcBorders>
              <w:top w:val="single" w:sz="8" w:space="0" w:color="7F7F7F" w:themeColor="text1" w:themeTint="80"/>
              <w:left w:val="nil"/>
              <w:bottom w:val="nil"/>
              <w:right w:val="nil"/>
            </w:tcBorders>
            <w:tcMar>
              <w:left w:w="108" w:type="dxa"/>
              <w:right w:w="108" w:type="dxa"/>
            </w:tcMar>
          </w:tcPr>
          <w:p w14:paraId="76691F1F" w14:textId="0932515D" w:rsidR="00B43067" w:rsidRPr="00FC1D1A" w:rsidDel="00FF5A9C" w:rsidRDefault="00B43067" w:rsidP="00A97EF4">
            <w:pPr>
              <w:rPr>
                <w:del w:id="584" w:author="Jung Youn Min" w:date="2025-11-08T14:46:00Z" w16du:dateUtc="2025-11-08T22:46:00Z"/>
                <w:rFonts w:ascii="Times New Roman" w:hAnsi="Times New Roman" w:cs="Times New Roman"/>
              </w:rPr>
            </w:pPr>
            <w:del w:id="585"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0.016</w:delText>
              </w:r>
            </w:del>
          </w:p>
        </w:tc>
      </w:tr>
      <w:tr w:rsidR="00B43067" w:rsidRPr="00FC1D1A" w:rsidDel="00FF5A9C" w14:paraId="577FF2BA" w14:textId="29BDA261" w:rsidTr="00A97EF4">
        <w:trPr>
          <w:trHeight w:val="300"/>
          <w:del w:id="586" w:author="Jung Youn Min" w:date="2025-11-08T14:46:00Z"/>
        </w:trPr>
        <w:tc>
          <w:tcPr>
            <w:tcW w:w="109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3133EC1" w14:textId="2C21EAA5" w:rsidR="00B43067" w:rsidRPr="00FC1D1A" w:rsidDel="00FF5A9C" w:rsidRDefault="00B43067" w:rsidP="00A97EF4">
            <w:pPr>
              <w:rPr>
                <w:del w:id="587" w:author="Jung Youn Min" w:date="2025-11-08T14:46:00Z" w16du:dateUtc="2025-11-08T22:46:00Z"/>
                <w:rFonts w:ascii="Times New Roman" w:hAnsi="Times New Roman" w:cs="Times New Roman"/>
              </w:rPr>
            </w:pPr>
            <w:del w:id="588"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 xml:space="preserve">from-scratch </w:delText>
              </w:r>
              <w:r w:rsidR="00DF3272" w:rsidDel="00FF5A9C">
                <w:rPr>
                  <w:rFonts w:ascii="Times New Roman" w:eastAsia="Times New Roman" w:hAnsi="Times New Roman" w:cs="Times New Roman"/>
                  <w:color w:val="000000" w:themeColor="text1"/>
                  <w:sz w:val="16"/>
                  <w:szCs w:val="16"/>
                </w:rPr>
                <w:delText>3DCNN</w:delText>
              </w:r>
            </w:del>
          </w:p>
        </w:tc>
        <w:tc>
          <w:tcPr>
            <w:tcW w:w="852"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45B5684" w14:textId="4E09793D" w:rsidR="00B43067" w:rsidRPr="00FC1D1A" w:rsidDel="00FF5A9C" w:rsidRDefault="00B43067" w:rsidP="00A97EF4">
            <w:pPr>
              <w:rPr>
                <w:del w:id="589" w:author="Jung Youn Min" w:date="2025-11-08T14:46:00Z" w16du:dateUtc="2025-11-08T22:46:00Z"/>
                <w:rFonts w:ascii="Times New Roman" w:hAnsi="Times New Roman" w:cs="Times New Roman"/>
              </w:rPr>
            </w:pPr>
            <w:del w:id="590"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TW-FA + DEP PGS</w:delText>
              </w:r>
            </w:del>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F12EF14" w14:textId="41383086" w:rsidR="00B43067" w:rsidRPr="00FC1D1A" w:rsidDel="00FF5A9C" w:rsidRDefault="00B43067" w:rsidP="00A97EF4">
            <w:pPr>
              <w:rPr>
                <w:del w:id="591" w:author="Jung Youn Min" w:date="2025-11-08T14:46:00Z" w16du:dateUtc="2025-11-08T22:46:00Z"/>
                <w:rFonts w:ascii="Times New Roman" w:hAnsi="Times New Roman" w:cs="Times New Roman"/>
              </w:rPr>
            </w:pPr>
            <w:del w:id="592" w:author="Jung Youn Min" w:date="2025-11-08T14:46:00Z" w16du:dateUtc="2025-11-08T22:46:00Z">
              <w:r w:rsidRPr="00FC1D1A" w:rsidDel="00FF5A9C">
                <w:rPr>
                  <w:rFonts w:ascii="Times New Roman" w:eastAsia="Times New Roman" w:hAnsi="Times New Roman" w:cs="Times New Roman"/>
                  <w:b/>
                  <w:bCs/>
                  <w:color w:val="000000" w:themeColor="text1"/>
                  <w:sz w:val="16"/>
                  <w:szCs w:val="16"/>
                </w:rPr>
                <w:delText>0.589</w:delText>
              </w:r>
            </w:del>
          </w:p>
        </w:tc>
        <w:tc>
          <w:tcPr>
            <w:tcW w:w="96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46AA60A" w14:textId="5B3DB760" w:rsidR="00B43067" w:rsidRPr="00FC1D1A" w:rsidDel="00FF5A9C" w:rsidRDefault="00B43067" w:rsidP="00A97EF4">
            <w:pPr>
              <w:rPr>
                <w:del w:id="593" w:author="Jung Youn Min" w:date="2025-11-08T14:46:00Z" w16du:dateUtc="2025-11-08T22:46:00Z"/>
                <w:rFonts w:ascii="Times New Roman" w:hAnsi="Times New Roman" w:cs="Times New Roman"/>
              </w:rPr>
            </w:pPr>
            <w:del w:id="594"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0.607</w:delText>
              </w:r>
            </w:del>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A7083F5" w14:textId="3AA7631C" w:rsidR="00B43067" w:rsidRPr="00FC1D1A" w:rsidDel="00FF5A9C" w:rsidRDefault="00B43067" w:rsidP="00A97EF4">
            <w:pPr>
              <w:rPr>
                <w:del w:id="595" w:author="Jung Youn Min" w:date="2025-11-08T14:46:00Z" w16du:dateUtc="2025-11-08T22:46:00Z"/>
                <w:rFonts w:ascii="Times New Roman" w:hAnsi="Times New Roman" w:cs="Times New Roman"/>
              </w:rPr>
            </w:pPr>
            <w:del w:id="596"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0.565</w:delText>
              </w:r>
            </w:del>
          </w:p>
        </w:tc>
        <w:tc>
          <w:tcPr>
            <w:tcW w:w="106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9831BEE" w14:textId="7808AA8F" w:rsidR="00B43067" w:rsidRPr="00FC1D1A" w:rsidDel="00FF5A9C" w:rsidRDefault="00B43067" w:rsidP="00A97EF4">
            <w:pPr>
              <w:rPr>
                <w:del w:id="597" w:author="Jung Youn Min" w:date="2025-11-08T14:46:00Z" w16du:dateUtc="2025-11-08T22:46:00Z"/>
                <w:rFonts w:ascii="Times New Roman" w:hAnsi="Times New Roman" w:cs="Times New Roman"/>
              </w:rPr>
            </w:pPr>
            <w:del w:id="598"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0.01</w:delText>
              </w:r>
            </w:del>
          </w:p>
        </w:tc>
        <w:tc>
          <w:tcPr>
            <w:tcW w:w="106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5D34FB3" w14:textId="0B804DC8" w:rsidR="00B43067" w:rsidRPr="00FC1D1A" w:rsidDel="00FF5A9C" w:rsidRDefault="00B43067" w:rsidP="00A97EF4">
            <w:pPr>
              <w:rPr>
                <w:del w:id="599" w:author="Jung Youn Min" w:date="2025-11-08T14:46:00Z" w16du:dateUtc="2025-11-08T22:46:00Z"/>
                <w:rFonts w:ascii="Times New Roman" w:hAnsi="Times New Roman" w:cs="Times New Roman"/>
              </w:rPr>
            </w:pPr>
            <w:del w:id="600"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0.014</w:delText>
              </w:r>
            </w:del>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6A588DA" w14:textId="017968FF" w:rsidR="00B43067" w:rsidRPr="00FC1D1A" w:rsidDel="00FF5A9C" w:rsidRDefault="00B43067" w:rsidP="00A97EF4">
            <w:pPr>
              <w:rPr>
                <w:del w:id="601" w:author="Jung Youn Min" w:date="2025-11-08T14:46:00Z" w16du:dateUtc="2025-11-08T22:46:00Z"/>
                <w:rFonts w:ascii="Times New Roman" w:hAnsi="Times New Roman" w:cs="Times New Roman"/>
              </w:rPr>
            </w:pPr>
            <w:del w:id="602"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0.02</w:delText>
              </w:r>
            </w:del>
          </w:p>
        </w:tc>
      </w:tr>
      <w:tr w:rsidR="00B43067" w:rsidRPr="00FC1D1A" w:rsidDel="00FF5A9C" w14:paraId="7F4EBE9B" w14:textId="6D7BFC3F" w:rsidTr="00A97EF4">
        <w:trPr>
          <w:trHeight w:val="300"/>
          <w:del w:id="603" w:author="Jung Youn Min" w:date="2025-11-08T14:46:00Z"/>
        </w:trPr>
        <w:tc>
          <w:tcPr>
            <w:tcW w:w="1090" w:type="dxa"/>
            <w:tcBorders>
              <w:top w:val="single" w:sz="8" w:space="0" w:color="7F7F7F" w:themeColor="text1" w:themeTint="80"/>
              <w:left w:val="nil"/>
              <w:bottom w:val="nil"/>
              <w:right w:val="nil"/>
            </w:tcBorders>
            <w:tcMar>
              <w:left w:w="108" w:type="dxa"/>
              <w:right w:w="108" w:type="dxa"/>
            </w:tcMar>
          </w:tcPr>
          <w:p w14:paraId="628FBA1C" w14:textId="510ECFD9" w:rsidR="00B43067" w:rsidRPr="00FC1D1A" w:rsidDel="00FF5A9C" w:rsidRDefault="00B43067" w:rsidP="00A97EF4">
            <w:pPr>
              <w:rPr>
                <w:del w:id="604" w:author="Jung Youn Min" w:date="2025-11-08T14:46:00Z" w16du:dateUtc="2025-11-08T22:46:00Z"/>
                <w:rFonts w:ascii="Times New Roman" w:hAnsi="Times New Roman" w:cs="Times New Roman"/>
              </w:rPr>
            </w:pPr>
            <w:del w:id="605"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 xml:space="preserve">DEP PGS pretrained </w:delText>
              </w:r>
              <w:r w:rsidR="00DF3272" w:rsidDel="00FF5A9C">
                <w:rPr>
                  <w:rFonts w:ascii="Times New Roman" w:eastAsia="Times New Roman" w:hAnsi="Times New Roman" w:cs="Times New Roman"/>
                  <w:color w:val="000000" w:themeColor="text1"/>
                  <w:sz w:val="16"/>
                  <w:szCs w:val="16"/>
                </w:rPr>
                <w:delText>3DCNN</w:delText>
              </w:r>
            </w:del>
          </w:p>
        </w:tc>
        <w:tc>
          <w:tcPr>
            <w:tcW w:w="852" w:type="dxa"/>
            <w:tcBorders>
              <w:top w:val="single" w:sz="8" w:space="0" w:color="7F7F7F" w:themeColor="text1" w:themeTint="80"/>
              <w:left w:val="nil"/>
              <w:bottom w:val="nil"/>
              <w:right w:val="nil"/>
            </w:tcBorders>
            <w:tcMar>
              <w:left w:w="108" w:type="dxa"/>
              <w:right w:w="108" w:type="dxa"/>
            </w:tcMar>
          </w:tcPr>
          <w:p w14:paraId="3EE3BDA2" w14:textId="3945F976" w:rsidR="00B43067" w:rsidRPr="00FC1D1A" w:rsidDel="00FF5A9C" w:rsidRDefault="00B43067" w:rsidP="00A97EF4">
            <w:pPr>
              <w:rPr>
                <w:del w:id="606" w:author="Jung Youn Min" w:date="2025-11-08T14:46:00Z" w16du:dateUtc="2025-11-08T22:46:00Z"/>
                <w:rFonts w:ascii="Times New Roman" w:hAnsi="Times New Roman" w:cs="Times New Roman"/>
              </w:rPr>
            </w:pPr>
            <w:del w:id="607"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TW-FA</w:delText>
              </w:r>
            </w:del>
          </w:p>
        </w:tc>
        <w:tc>
          <w:tcPr>
            <w:tcW w:w="849" w:type="dxa"/>
            <w:tcBorders>
              <w:top w:val="single" w:sz="8" w:space="0" w:color="7F7F7F" w:themeColor="text1" w:themeTint="80"/>
              <w:left w:val="nil"/>
              <w:bottom w:val="nil"/>
              <w:right w:val="nil"/>
            </w:tcBorders>
            <w:tcMar>
              <w:left w:w="108" w:type="dxa"/>
              <w:right w:w="108" w:type="dxa"/>
            </w:tcMar>
          </w:tcPr>
          <w:p w14:paraId="41EEB430" w14:textId="645D4420" w:rsidR="00B43067" w:rsidRPr="00FC1D1A" w:rsidDel="00FF5A9C" w:rsidRDefault="00B43067" w:rsidP="00A97EF4">
            <w:pPr>
              <w:rPr>
                <w:del w:id="608" w:author="Jung Youn Min" w:date="2025-11-08T14:46:00Z" w16du:dateUtc="2025-11-08T22:46:00Z"/>
                <w:rFonts w:ascii="Times New Roman" w:hAnsi="Times New Roman" w:cs="Times New Roman"/>
              </w:rPr>
            </w:pPr>
            <w:del w:id="609"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0.583</w:delText>
              </w:r>
            </w:del>
          </w:p>
        </w:tc>
        <w:tc>
          <w:tcPr>
            <w:tcW w:w="964" w:type="dxa"/>
            <w:tcBorders>
              <w:top w:val="single" w:sz="8" w:space="0" w:color="7F7F7F" w:themeColor="text1" w:themeTint="80"/>
              <w:left w:val="nil"/>
              <w:bottom w:val="nil"/>
              <w:right w:val="nil"/>
            </w:tcBorders>
            <w:tcMar>
              <w:left w:w="108" w:type="dxa"/>
              <w:right w:w="108" w:type="dxa"/>
            </w:tcMar>
          </w:tcPr>
          <w:p w14:paraId="7D836216" w14:textId="73B618ED" w:rsidR="00B43067" w:rsidRPr="00FC1D1A" w:rsidDel="00FF5A9C" w:rsidRDefault="00B43067" w:rsidP="00A97EF4">
            <w:pPr>
              <w:rPr>
                <w:del w:id="610" w:author="Jung Youn Min" w:date="2025-11-08T14:46:00Z" w16du:dateUtc="2025-11-08T22:46:00Z"/>
                <w:rFonts w:ascii="Times New Roman" w:hAnsi="Times New Roman" w:cs="Times New Roman"/>
              </w:rPr>
            </w:pPr>
            <w:del w:id="611"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0.595</w:delText>
              </w:r>
            </w:del>
          </w:p>
        </w:tc>
        <w:tc>
          <w:tcPr>
            <w:tcW w:w="849" w:type="dxa"/>
            <w:tcBorders>
              <w:top w:val="single" w:sz="8" w:space="0" w:color="7F7F7F" w:themeColor="text1" w:themeTint="80"/>
              <w:left w:val="nil"/>
              <w:bottom w:val="nil"/>
              <w:right w:val="nil"/>
            </w:tcBorders>
            <w:tcMar>
              <w:left w:w="108" w:type="dxa"/>
              <w:right w:w="108" w:type="dxa"/>
            </w:tcMar>
          </w:tcPr>
          <w:p w14:paraId="3456DF3A" w14:textId="5E3B2796" w:rsidR="00B43067" w:rsidRPr="00FC1D1A" w:rsidDel="00FF5A9C" w:rsidRDefault="00B43067" w:rsidP="00A97EF4">
            <w:pPr>
              <w:rPr>
                <w:del w:id="612" w:author="Jung Youn Min" w:date="2025-11-08T14:46:00Z" w16du:dateUtc="2025-11-08T22:46:00Z"/>
                <w:rFonts w:ascii="Times New Roman" w:hAnsi="Times New Roman" w:cs="Times New Roman"/>
              </w:rPr>
            </w:pPr>
            <w:del w:id="613"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0.605</w:delText>
              </w:r>
            </w:del>
          </w:p>
        </w:tc>
        <w:tc>
          <w:tcPr>
            <w:tcW w:w="1067" w:type="dxa"/>
            <w:tcBorders>
              <w:top w:val="single" w:sz="8" w:space="0" w:color="7F7F7F" w:themeColor="text1" w:themeTint="80"/>
              <w:left w:val="nil"/>
              <w:bottom w:val="nil"/>
              <w:right w:val="nil"/>
            </w:tcBorders>
            <w:tcMar>
              <w:left w:w="108" w:type="dxa"/>
              <w:right w:w="108" w:type="dxa"/>
            </w:tcMar>
          </w:tcPr>
          <w:p w14:paraId="03BE8A04" w14:textId="79A32F04" w:rsidR="00B43067" w:rsidRPr="00FC1D1A" w:rsidDel="00FF5A9C" w:rsidRDefault="00B43067" w:rsidP="00A97EF4">
            <w:pPr>
              <w:rPr>
                <w:del w:id="614" w:author="Jung Youn Min" w:date="2025-11-08T14:46:00Z" w16du:dateUtc="2025-11-08T22:46:00Z"/>
                <w:rFonts w:ascii="Times New Roman" w:hAnsi="Times New Roman" w:cs="Times New Roman"/>
              </w:rPr>
            </w:pPr>
            <w:del w:id="615"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0.014</w:delText>
              </w:r>
            </w:del>
          </w:p>
        </w:tc>
        <w:tc>
          <w:tcPr>
            <w:tcW w:w="1067" w:type="dxa"/>
            <w:tcBorders>
              <w:top w:val="single" w:sz="8" w:space="0" w:color="7F7F7F" w:themeColor="text1" w:themeTint="80"/>
              <w:left w:val="nil"/>
              <w:bottom w:val="nil"/>
              <w:right w:val="nil"/>
            </w:tcBorders>
            <w:tcMar>
              <w:left w:w="108" w:type="dxa"/>
              <w:right w:w="108" w:type="dxa"/>
            </w:tcMar>
          </w:tcPr>
          <w:p w14:paraId="3FC17C0B" w14:textId="0162C667" w:rsidR="00B43067" w:rsidRPr="00FC1D1A" w:rsidDel="00FF5A9C" w:rsidRDefault="00B43067" w:rsidP="00A97EF4">
            <w:pPr>
              <w:rPr>
                <w:del w:id="616" w:author="Jung Youn Min" w:date="2025-11-08T14:46:00Z" w16du:dateUtc="2025-11-08T22:46:00Z"/>
                <w:rFonts w:ascii="Times New Roman" w:hAnsi="Times New Roman" w:cs="Times New Roman"/>
              </w:rPr>
            </w:pPr>
            <w:del w:id="617"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0.014</w:delText>
              </w:r>
            </w:del>
          </w:p>
        </w:tc>
        <w:tc>
          <w:tcPr>
            <w:tcW w:w="849" w:type="dxa"/>
            <w:tcBorders>
              <w:top w:val="single" w:sz="8" w:space="0" w:color="7F7F7F" w:themeColor="text1" w:themeTint="80"/>
              <w:left w:val="nil"/>
              <w:bottom w:val="nil"/>
              <w:right w:val="nil"/>
            </w:tcBorders>
            <w:tcMar>
              <w:left w:w="108" w:type="dxa"/>
              <w:right w:w="108" w:type="dxa"/>
            </w:tcMar>
          </w:tcPr>
          <w:p w14:paraId="7CC07B7F" w14:textId="5EE40AB7" w:rsidR="00B43067" w:rsidRPr="00FC1D1A" w:rsidDel="00FF5A9C" w:rsidRDefault="00B43067" w:rsidP="00A97EF4">
            <w:pPr>
              <w:rPr>
                <w:del w:id="618" w:author="Jung Youn Min" w:date="2025-11-08T14:46:00Z" w16du:dateUtc="2025-11-08T22:46:00Z"/>
                <w:rFonts w:ascii="Times New Roman" w:hAnsi="Times New Roman" w:cs="Times New Roman"/>
              </w:rPr>
            </w:pPr>
            <w:del w:id="619"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0.018</w:delText>
              </w:r>
            </w:del>
          </w:p>
        </w:tc>
      </w:tr>
      <w:tr w:rsidR="00B43067" w:rsidRPr="00FC1D1A" w:rsidDel="00FF5A9C" w14:paraId="36BEA932" w14:textId="45615DAA" w:rsidTr="00A97EF4">
        <w:trPr>
          <w:trHeight w:val="300"/>
          <w:del w:id="620" w:author="Jung Youn Min" w:date="2025-11-08T14:46:00Z"/>
        </w:trPr>
        <w:tc>
          <w:tcPr>
            <w:tcW w:w="109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AF329BC" w14:textId="07FA2B24" w:rsidR="00B43067" w:rsidRPr="00FC1D1A" w:rsidDel="00FF5A9C" w:rsidRDefault="00B43067" w:rsidP="00A97EF4">
            <w:pPr>
              <w:rPr>
                <w:del w:id="621" w:author="Jung Youn Min" w:date="2025-11-08T14:46:00Z" w16du:dateUtc="2025-11-08T22:46:00Z"/>
                <w:rFonts w:ascii="Times New Roman" w:hAnsi="Times New Roman" w:cs="Times New Roman"/>
              </w:rPr>
            </w:pPr>
            <w:del w:id="622"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 xml:space="preserve">DEP PGS pretrained </w:delText>
              </w:r>
              <w:r w:rsidR="00DF3272" w:rsidDel="00FF5A9C">
                <w:rPr>
                  <w:rFonts w:ascii="Times New Roman" w:eastAsia="Times New Roman" w:hAnsi="Times New Roman" w:cs="Times New Roman"/>
                  <w:color w:val="000000" w:themeColor="text1"/>
                  <w:sz w:val="16"/>
                  <w:szCs w:val="16"/>
                </w:rPr>
                <w:delText>3DCNN</w:delText>
              </w:r>
            </w:del>
          </w:p>
        </w:tc>
        <w:tc>
          <w:tcPr>
            <w:tcW w:w="852"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D94DAA7" w14:textId="2BABC609" w:rsidR="00B43067" w:rsidRPr="00FC1D1A" w:rsidDel="00FF5A9C" w:rsidRDefault="00B43067" w:rsidP="00A97EF4">
            <w:pPr>
              <w:rPr>
                <w:del w:id="623" w:author="Jung Youn Min" w:date="2025-11-08T14:46:00Z" w16du:dateUtc="2025-11-08T22:46:00Z"/>
                <w:rFonts w:ascii="Times New Roman" w:hAnsi="Times New Roman" w:cs="Times New Roman"/>
              </w:rPr>
            </w:pPr>
            <w:del w:id="624"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TW-FA + DEP PGS</w:delText>
              </w:r>
            </w:del>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2950BD7" w14:textId="5B1537AD" w:rsidR="00B43067" w:rsidRPr="00FC1D1A" w:rsidDel="00FF5A9C" w:rsidRDefault="00B43067" w:rsidP="00A97EF4">
            <w:pPr>
              <w:rPr>
                <w:del w:id="625" w:author="Jung Youn Min" w:date="2025-11-08T14:46:00Z" w16du:dateUtc="2025-11-08T22:46:00Z"/>
                <w:rFonts w:ascii="Times New Roman" w:hAnsi="Times New Roman" w:cs="Times New Roman"/>
              </w:rPr>
            </w:pPr>
            <w:del w:id="626"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0.581</w:delText>
              </w:r>
            </w:del>
          </w:p>
        </w:tc>
        <w:tc>
          <w:tcPr>
            <w:tcW w:w="96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AF40268" w14:textId="72FDAAEA" w:rsidR="00B43067" w:rsidRPr="00FC1D1A" w:rsidDel="00FF5A9C" w:rsidRDefault="00B43067" w:rsidP="00A97EF4">
            <w:pPr>
              <w:rPr>
                <w:del w:id="627" w:author="Jung Youn Min" w:date="2025-11-08T14:46:00Z" w16du:dateUtc="2025-11-08T22:46:00Z"/>
                <w:rFonts w:ascii="Times New Roman" w:hAnsi="Times New Roman" w:cs="Times New Roman"/>
              </w:rPr>
            </w:pPr>
            <w:del w:id="628" w:author="Jung Youn Min" w:date="2025-11-08T14:46:00Z" w16du:dateUtc="2025-11-08T22:46:00Z">
              <w:r w:rsidRPr="00FC1D1A" w:rsidDel="00FF5A9C">
                <w:rPr>
                  <w:rFonts w:ascii="Times New Roman" w:eastAsia="Times New Roman" w:hAnsi="Times New Roman" w:cs="Times New Roman"/>
                  <w:b/>
                  <w:bCs/>
                  <w:color w:val="000000" w:themeColor="text1"/>
                  <w:sz w:val="16"/>
                  <w:szCs w:val="16"/>
                </w:rPr>
                <w:delText>0.619</w:delText>
              </w:r>
            </w:del>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E0D3EAD" w14:textId="7FF1FC13" w:rsidR="00B43067" w:rsidRPr="00FC1D1A" w:rsidDel="00FF5A9C" w:rsidRDefault="00B43067" w:rsidP="00A97EF4">
            <w:pPr>
              <w:rPr>
                <w:del w:id="629" w:author="Jung Youn Min" w:date="2025-11-08T14:46:00Z" w16du:dateUtc="2025-11-08T22:46:00Z"/>
                <w:rFonts w:ascii="Times New Roman" w:hAnsi="Times New Roman" w:cs="Times New Roman"/>
              </w:rPr>
            </w:pPr>
            <w:del w:id="630" w:author="Jung Youn Min" w:date="2025-11-08T14:46:00Z" w16du:dateUtc="2025-11-08T22:46:00Z">
              <w:r w:rsidRPr="00FC1D1A" w:rsidDel="00FF5A9C">
                <w:rPr>
                  <w:rFonts w:ascii="Times New Roman" w:eastAsia="Times New Roman" w:hAnsi="Times New Roman" w:cs="Times New Roman"/>
                  <w:b/>
                  <w:bCs/>
                  <w:color w:val="000000" w:themeColor="text1"/>
                  <w:sz w:val="16"/>
                  <w:szCs w:val="16"/>
                </w:rPr>
                <w:delText>0.623</w:delText>
              </w:r>
            </w:del>
          </w:p>
        </w:tc>
        <w:tc>
          <w:tcPr>
            <w:tcW w:w="106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D2A4618" w14:textId="67141102" w:rsidR="00B43067" w:rsidRPr="00FC1D1A" w:rsidDel="00FF5A9C" w:rsidRDefault="00B43067" w:rsidP="00A97EF4">
            <w:pPr>
              <w:rPr>
                <w:del w:id="631" w:author="Jung Youn Min" w:date="2025-11-08T14:46:00Z" w16du:dateUtc="2025-11-08T22:46:00Z"/>
                <w:rFonts w:ascii="Times New Roman" w:hAnsi="Times New Roman" w:cs="Times New Roman"/>
              </w:rPr>
            </w:pPr>
            <w:del w:id="632"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0.01</w:delText>
              </w:r>
            </w:del>
          </w:p>
        </w:tc>
        <w:tc>
          <w:tcPr>
            <w:tcW w:w="106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9CFD8FD" w14:textId="54B5B274" w:rsidR="00B43067" w:rsidRPr="00FC1D1A" w:rsidDel="00FF5A9C" w:rsidRDefault="00B43067" w:rsidP="00A97EF4">
            <w:pPr>
              <w:rPr>
                <w:del w:id="633" w:author="Jung Youn Min" w:date="2025-11-08T14:46:00Z" w16du:dateUtc="2025-11-08T22:46:00Z"/>
                <w:rFonts w:ascii="Times New Roman" w:hAnsi="Times New Roman" w:cs="Times New Roman"/>
              </w:rPr>
            </w:pPr>
            <w:del w:id="634"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0.014</w:delText>
              </w:r>
            </w:del>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5C44CAE" w14:textId="66A0E440" w:rsidR="00B43067" w:rsidRPr="00FC1D1A" w:rsidDel="00FF5A9C" w:rsidRDefault="00B43067" w:rsidP="00A97EF4">
            <w:pPr>
              <w:rPr>
                <w:del w:id="635" w:author="Jung Youn Min" w:date="2025-11-08T14:46:00Z" w16du:dateUtc="2025-11-08T22:46:00Z"/>
                <w:rFonts w:ascii="Times New Roman" w:hAnsi="Times New Roman" w:cs="Times New Roman"/>
              </w:rPr>
            </w:pPr>
            <w:del w:id="636" w:author="Jung Youn Min" w:date="2025-11-08T14:46:00Z" w16du:dateUtc="2025-11-08T22:46:00Z">
              <w:r w:rsidRPr="00FC1D1A" w:rsidDel="00FF5A9C">
                <w:rPr>
                  <w:rFonts w:ascii="Times New Roman" w:eastAsia="Times New Roman" w:hAnsi="Times New Roman" w:cs="Times New Roman"/>
                  <w:color w:val="000000" w:themeColor="text1"/>
                  <w:sz w:val="16"/>
                  <w:szCs w:val="16"/>
                </w:rPr>
                <w:delText>0.012</w:delText>
              </w:r>
            </w:del>
          </w:p>
        </w:tc>
      </w:tr>
      <w:tr w:rsidR="00B43067" w:rsidRPr="00FC1D1A" w14:paraId="3777F02E" w14:textId="77777777" w:rsidTr="00A97EF4">
        <w:trPr>
          <w:trHeight w:val="300"/>
        </w:trPr>
        <w:tc>
          <w:tcPr>
            <w:tcW w:w="1090" w:type="dxa"/>
            <w:tcBorders>
              <w:top w:val="single" w:sz="8" w:space="0" w:color="7F7F7F" w:themeColor="text1" w:themeTint="80"/>
              <w:left w:val="nil"/>
              <w:bottom w:val="nil"/>
              <w:right w:val="nil"/>
            </w:tcBorders>
            <w:tcMar>
              <w:left w:w="108" w:type="dxa"/>
              <w:right w:w="108" w:type="dxa"/>
            </w:tcMar>
          </w:tcPr>
          <w:p w14:paraId="4B6DB1EA"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b/>
                <w:bCs/>
                <w:color w:val="000000" w:themeColor="text1"/>
                <w:sz w:val="16"/>
                <w:szCs w:val="16"/>
              </w:rPr>
              <w:t xml:space="preserve">model </w:t>
            </w:r>
          </w:p>
        </w:tc>
        <w:tc>
          <w:tcPr>
            <w:tcW w:w="852" w:type="dxa"/>
            <w:tcBorders>
              <w:top w:val="single" w:sz="8" w:space="0" w:color="7F7F7F" w:themeColor="text1" w:themeTint="80"/>
              <w:left w:val="nil"/>
              <w:bottom w:val="nil"/>
              <w:right w:val="nil"/>
            </w:tcBorders>
            <w:tcMar>
              <w:left w:w="108" w:type="dxa"/>
              <w:right w:w="108" w:type="dxa"/>
            </w:tcMar>
          </w:tcPr>
          <w:p w14:paraId="4A4F342D"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b/>
                <w:bCs/>
                <w:color w:val="000000" w:themeColor="text1"/>
                <w:sz w:val="16"/>
                <w:szCs w:val="16"/>
              </w:rPr>
              <w:t>input</w:t>
            </w:r>
          </w:p>
        </w:tc>
        <w:tc>
          <w:tcPr>
            <w:tcW w:w="849" w:type="dxa"/>
            <w:tcBorders>
              <w:top w:val="single" w:sz="8" w:space="0" w:color="7F7F7F" w:themeColor="text1" w:themeTint="80"/>
              <w:left w:val="nil"/>
              <w:bottom w:val="nil"/>
              <w:right w:val="nil"/>
            </w:tcBorders>
            <w:tcMar>
              <w:left w:w="108" w:type="dxa"/>
              <w:right w:w="108" w:type="dxa"/>
            </w:tcMar>
          </w:tcPr>
          <w:p w14:paraId="5B9177D7"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b/>
                <w:bCs/>
                <w:color w:val="000000" w:themeColor="text1"/>
                <w:sz w:val="16"/>
                <w:szCs w:val="16"/>
              </w:rPr>
              <w:t>ACC</w:t>
            </w:r>
          </w:p>
        </w:tc>
        <w:tc>
          <w:tcPr>
            <w:tcW w:w="964" w:type="dxa"/>
            <w:tcBorders>
              <w:top w:val="single" w:sz="8" w:space="0" w:color="7F7F7F" w:themeColor="text1" w:themeTint="80"/>
              <w:left w:val="nil"/>
              <w:bottom w:val="nil"/>
              <w:right w:val="nil"/>
            </w:tcBorders>
            <w:tcMar>
              <w:left w:w="108" w:type="dxa"/>
              <w:right w:w="108" w:type="dxa"/>
            </w:tcMar>
          </w:tcPr>
          <w:p w14:paraId="76AF569B"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b/>
                <w:bCs/>
                <w:color w:val="000000" w:themeColor="text1"/>
                <w:sz w:val="16"/>
                <w:szCs w:val="16"/>
              </w:rPr>
              <w:t>AUROC</w:t>
            </w:r>
          </w:p>
        </w:tc>
        <w:tc>
          <w:tcPr>
            <w:tcW w:w="849" w:type="dxa"/>
            <w:tcBorders>
              <w:top w:val="single" w:sz="8" w:space="0" w:color="7F7F7F" w:themeColor="text1" w:themeTint="80"/>
              <w:left w:val="nil"/>
              <w:bottom w:val="nil"/>
              <w:right w:val="nil"/>
            </w:tcBorders>
            <w:tcMar>
              <w:left w:w="108" w:type="dxa"/>
              <w:right w:w="108" w:type="dxa"/>
            </w:tcMar>
          </w:tcPr>
          <w:p w14:paraId="3F9A80E7"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b/>
                <w:bCs/>
                <w:color w:val="000000" w:themeColor="text1"/>
                <w:sz w:val="16"/>
                <w:szCs w:val="16"/>
              </w:rPr>
              <w:t>F1 score</w:t>
            </w:r>
          </w:p>
        </w:tc>
        <w:tc>
          <w:tcPr>
            <w:tcW w:w="1067" w:type="dxa"/>
            <w:tcBorders>
              <w:top w:val="single" w:sz="8" w:space="0" w:color="7F7F7F" w:themeColor="text1" w:themeTint="80"/>
              <w:left w:val="nil"/>
              <w:bottom w:val="nil"/>
              <w:right w:val="nil"/>
            </w:tcBorders>
            <w:tcMar>
              <w:left w:w="108" w:type="dxa"/>
              <w:right w:w="108" w:type="dxa"/>
            </w:tcMar>
          </w:tcPr>
          <w:p w14:paraId="254FFCDB" w14:textId="77777777" w:rsidR="00B43067" w:rsidRPr="00FC1D1A" w:rsidRDefault="00B43067" w:rsidP="00A97EF4">
            <w:pPr>
              <w:rPr>
                <w:rFonts w:ascii="Times New Roman" w:hAnsi="Times New Roman" w:cs="Times New Roman"/>
              </w:rPr>
            </w:pPr>
            <w:proofErr w:type="spellStart"/>
            <w:r w:rsidRPr="00FC1D1A">
              <w:rPr>
                <w:rFonts w:ascii="Times New Roman" w:eastAsia="Times New Roman" w:hAnsi="Times New Roman" w:cs="Times New Roman"/>
                <w:b/>
                <w:bCs/>
                <w:color w:val="000000" w:themeColor="text1"/>
                <w:sz w:val="16"/>
                <w:szCs w:val="16"/>
              </w:rPr>
              <w:t>stdACC</w:t>
            </w:r>
            <w:proofErr w:type="spellEnd"/>
          </w:p>
        </w:tc>
        <w:tc>
          <w:tcPr>
            <w:tcW w:w="1067" w:type="dxa"/>
            <w:tcBorders>
              <w:top w:val="single" w:sz="8" w:space="0" w:color="7F7F7F" w:themeColor="text1" w:themeTint="80"/>
              <w:left w:val="nil"/>
              <w:bottom w:val="nil"/>
              <w:right w:val="nil"/>
            </w:tcBorders>
            <w:tcMar>
              <w:left w:w="108" w:type="dxa"/>
              <w:right w:w="108" w:type="dxa"/>
            </w:tcMar>
          </w:tcPr>
          <w:p w14:paraId="08A4165C" w14:textId="77777777" w:rsidR="00B43067" w:rsidRPr="00FC1D1A" w:rsidRDefault="00B43067" w:rsidP="00A97EF4">
            <w:pPr>
              <w:rPr>
                <w:rFonts w:ascii="Times New Roman" w:hAnsi="Times New Roman" w:cs="Times New Roman"/>
              </w:rPr>
            </w:pPr>
            <w:proofErr w:type="spellStart"/>
            <w:r w:rsidRPr="00FC1D1A">
              <w:rPr>
                <w:rFonts w:ascii="Times New Roman" w:eastAsia="Times New Roman" w:hAnsi="Times New Roman" w:cs="Times New Roman"/>
                <w:b/>
                <w:bCs/>
                <w:color w:val="000000" w:themeColor="text1"/>
                <w:sz w:val="16"/>
                <w:szCs w:val="16"/>
              </w:rPr>
              <w:t>stdAUROC</w:t>
            </w:r>
            <w:proofErr w:type="spellEnd"/>
          </w:p>
        </w:tc>
        <w:tc>
          <w:tcPr>
            <w:tcW w:w="849" w:type="dxa"/>
            <w:tcBorders>
              <w:top w:val="single" w:sz="8" w:space="0" w:color="7F7F7F" w:themeColor="text1" w:themeTint="80"/>
              <w:left w:val="nil"/>
              <w:bottom w:val="nil"/>
              <w:right w:val="nil"/>
            </w:tcBorders>
            <w:tcMar>
              <w:left w:w="108" w:type="dxa"/>
              <w:right w:w="108" w:type="dxa"/>
            </w:tcMar>
          </w:tcPr>
          <w:p w14:paraId="19FA6EC3"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b/>
                <w:bCs/>
                <w:color w:val="000000" w:themeColor="text1"/>
                <w:sz w:val="16"/>
                <w:szCs w:val="16"/>
              </w:rPr>
              <w:t>std F1</w:t>
            </w:r>
          </w:p>
        </w:tc>
      </w:tr>
      <w:tr w:rsidR="00B43067" w:rsidRPr="00FC1D1A" w14:paraId="4CAC6C45" w14:textId="77777777" w:rsidTr="00A97EF4">
        <w:trPr>
          <w:trHeight w:val="300"/>
        </w:trPr>
        <w:tc>
          <w:tcPr>
            <w:tcW w:w="109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F45D72D"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ONLY composite PGS</w:t>
            </w:r>
          </w:p>
        </w:tc>
        <w:tc>
          <w:tcPr>
            <w:tcW w:w="852"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55C9140"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 xml:space="preserve">composite PGS </w:t>
            </w:r>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B3CE4B2"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0.536</w:t>
            </w:r>
          </w:p>
        </w:tc>
        <w:tc>
          <w:tcPr>
            <w:tcW w:w="96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A1E4D16"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0.562</w:t>
            </w:r>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7804FAE"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0.474</w:t>
            </w:r>
          </w:p>
        </w:tc>
        <w:tc>
          <w:tcPr>
            <w:tcW w:w="106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07DCECF"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0.009</w:t>
            </w:r>
          </w:p>
        </w:tc>
        <w:tc>
          <w:tcPr>
            <w:tcW w:w="106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57393C5"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0.011</w:t>
            </w:r>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DF8CBB9"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0.016</w:t>
            </w:r>
          </w:p>
        </w:tc>
      </w:tr>
      <w:tr w:rsidR="00B43067" w:rsidRPr="00FC1D1A" w14:paraId="11C23BA3" w14:textId="77777777" w:rsidTr="00A97EF4">
        <w:trPr>
          <w:trHeight w:val="300"/>
        </w:trPr>
        <w:tc>
          <w:tcPr>
            <w:tcW w:w="1090" w:type="dxa"/>
            <w:tcBorders>
              <w:top w:val="single" w:sz="8" w:space="0" w:color="7F7F7F" w:themeColor="text1" w:themeTint="80"/>
              <w:left w:val="nil"/>
              <w:bottom w:val="nil"/>
              <w:right w:val="nil"/>
            </w:tcBorders>
            <w:tcMar>
              <w:left w:w="108" w:type="dxa"/>
              <w:right w:w="108" w:type="dxa"/>
            </w:tcMar>
          </w:tcPr>
          <w:p w14:paraId="0DC27AD8" w14:textId="090050DE" w:rsidR="00B43067" w:rsidRPr="00BF656E" w:rsidRDefault="00BF656E" w:rsidP="00A97EF4">
            <w:pPr>
              <w:rPr>
                <w:rFonts w:ascii="Times New Roman" w:hAnsi="Times New Roman" w:cs="Times New Roman"/>
              </w:rPr>
            </w:pPr>
            <w:ins w:id="637" w:author="Jung Youn Min" w:date="2025-11-08T14:35:00Z" w16du:dateUtc="2025-11-08T22:35:00Z">
              <w:r>
                <w:rPr>
                  <w:rFonts w:ascii="Times New Roman" w:hAnsi="Times New Roman" w:cs="Times New Roman" w:hint="eastAsia"/>
                  <w:color w:val="000000" w:themeColor="text1"/>
                  <w:sz w:val="16"/>
                  <w:szCs w:val="16"/>
                </w:rPr>
                <w:t>from-scratch 3DCNN</w:t>
              </w:r>
            </w:ins>
            <w:del w:id="638" w:author="Jung Youn Min" w:date="2025-11-08T14:35:00Z" w16du:dateUtc="2025-11-08T22:35:00Z">
              <w:r w:rsidR="00B43067" w:rsidRPr="00FC1D1A" w:rsidDel="00BF656E">
                <w:rPr>
                  <w:rFonts w:ascii="Times New Roman" w:eastAsia="Times New Roman" w:hAnsi="Times New Roman" w:cs="Times New Roman"/>
                  <w:color w:val="000000" w:themeColor="text1"/>
                  <w:sz w:val="16"/>
                  <w:szCs w:val="16"/>
                </w:rPr>
                <w:delText>Only TW-FA</w:delText>
              </w:r>
            </w:del>
          </w:p>
        </w:tc>
        <w:tc>
          <w:tcPr>
            <w:tcW w:w="852" w:type="dxa"/>
            <w:tcBorders>
              <w:top w:val="single" w:sz="8" w:space="0" w:color="7F7F7F" w:themeColor="text1" w:themeTint="80"/>
              <w:left w:val="nil"/>
              <w:bottom w:val="nil"/>
              <w:right w:val="nil"/>
            </w:tcBorders>
            <w:tcMar>
              <w:left w:w="108" w:type="dxa"/>
              <w:right w:w="108" w:type="dxa"/>
            </w:tcMar>
          </w:tcPr>
          <w:p w14:paraId="78EF79E5"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TW-FA</w:t>
            </w:r>
          </w:p>
        </w:tc>
        <w:tc>
          <w:tcPr>
            <w:tcW w:w="849" w:type="dxa"/>
            <w:tcBorders>
              <w:top w:val="single" w:sz="8" w:space="0" w:color="7F7F7F" w:themeColor="text1" w:themeTint="80"/>
              <w:left w:val="nil"/>
              <w:bottom w:val="nil"/>
              <w:right w:val="nil"/>
            </w:tcBorders>
            <w:tcMar>
              <w:left w:w="108" w:type="dxa"/>
              <w:right w:w="108" w:type="dxa"/>
            </w:tcMar>
          </w:tcPr>
          <w:p w14:paraId="162446B2"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0.575</w:t>
            </w:r>
          </w:p>
        </w:tc>
        <w:tc>
          <w:tcPr>
            <w:tcW w:w="964" w:type="dxa"/>
            <w:tcBorders>
              <w:top w:val="single" w:sz="8" w:space="0" w:color="7F7F7F" w:themeColor="text1" w:themeTint="80"/>
              <w:left w:val="nil"/>
              <w:bottom w:val="nil"/>
              <w:right w:val="nil"/>
            </w:tcBorders>
            <w:tcMar>
              <w:left w:w="108" w:type="dxa"/>
              <w:right w:w="108" w:type="dxa"/>
            </w:tcMar>
          </w:tcPr>
          <w:p w14:paraId="08B8E1ED"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0.589</w:t>
            </w:r>
          </w:p>
        </w:tc>
        <w:tc>
          <w:tcPr>
            <w:tcW w:w="849" w:type="dxa"/>
            <w:tcBorders>
              <w:top w:val="single" w:sz="8" w:space="0" w:color="7F7F7F" w:themeColor="text1" w:themeTint="80"/>
              <w:left w:val="nil"/>
              <w:bottom w:val="nil"/>
              <w:right w:val="nil"/>
            </w:tcBorders>
            <w:tcMar>
              <w:left w:w="108" w:type="dxa"/>
              <w:right w:w="108" w:type="dxa"/>
            </w:tcMar>
          </w:tcPr>
          <w:p w14:paraId="37BFEA9C"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0.534</w:t>
            </w:r>
          </w:p>
        </w:tc>
        <w:tc>
          <w:tcPr>
            <w:tcW w:w="1067" w:type="dxa"/>
            <w:tcBorders>
              <w:top w:val="single" w:sz="8" w:space="0" w:color="7F7F7F" w:themeColor="text1" w:themeTint="80"/>
              <w:left w:val="nil"/>
              <w:bottom w:val="nil"/>
              <w:right w:val="nil"/>
            </w:tcBorders>
            <w:tcMar>
              <w:left w:w="108" w:type="dxa"/>
              <w:right w:w="108" w:type="dxa"/>
            </w:tcMar>
          </w:tcPr>
          <w:p w14:paraId="58982E46"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0.01</w:t>
            </w:r>
          </w:p>
        </w:tc>
        <w:tc>
          <w:tcPr>
            <w:tcW w:w="1067" w:type="dxa"/>
            <w:tcBorders>
              <w:top w:val="single" w:sz="8" w:space="0" w:color="7F7F7F" w:themeColor="text1" w:themeTint="80"/>
              <w:left w:val="nil"/>
              <w:bottom w:val="nil"/>
              <w:right w:val="nil"/>
            </w:tcBorders>
            <w:tcMar>
              <w:left w:w="108" w:type="dxa"/>
              <w:right w:w="108" w:type="dxa"/>
            </w:tcMar>
          </w:tcPr>
          <w:p w14:paraId="613417D5"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0.012</w:t>
            </w:r>
          </w:p>
        </w:tc>
        <w:tc>
          <w:tcPr>
            <w:tcW w:w="849" w:type="dxa"/>
            <w:tcBorders>
              <w:top w:val="single" w:sz="8" w:space="0" w:color="7F7F7F" w:themeColor="text1" w:themeTint="80"/>
              <w:left w:val="nil"/>
              <w:bottom w:val="nil"/>
              <w:right w:val="nil"/>
            </w:tcBorders>
            <w:tcMar>
              <w:left w:w="108" w:type="dxa"/>
              <w:right w:w="108" w:type="dxa"/>
            </w:tcMar>
          </w:tcPr>
          <w:p w14:paraId="26832F81"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0.016</w:t>
            </w:r>
          </w:p>
        </w:tc>
      </w:tr>
      <w:tr w:rsidR="00B43067" w:rsidRPr="00FC1D1A" w14:paraId="136D45CD" w14:textId="77777777" w:rsidTr="00A97EF4">
        <w:trPr>
          <w:trHeight w:val="300"/>
        </w:trPr>
        <w:tc>
          <w:tcPr>
            <w:tcW w:w="109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3769289" w14:textId="2137150D"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 xml:space="preserve">from-scratch </w:t>
            </w:r>
            <w:r w:rsidR="00DF3272">
              <w:rPr>
                <w:rFonts w:ascii="Times New Roman" w:eastAsia="Times New Roman" w:hAnsi="Times New Roman" w:cs="Times New Roman"/>
                <w:color w:val="000000" w:themeColor="text1"/>
                <w:sz w:val="16"/>
                <w:szCs w:val="16"/>
              </w:rPr>
              <w:t>3DCNN</w:t>
            </w:r>
          </w:p>
        </w:tc>
        <w:tc>
          <w:tcPr>
            <w:tcW w:w="852"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6E0860F"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TW-FA + composite PGS</w:t>
            </w:r>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E83C3B0"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0.577</w:t>
            </w:r>
          </w:p>
        </w:tc>
        <w:tc>
          <w:tcPr>
            <w:tcW w:w="96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FF739C4"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0.596</w:t>
            </w:r>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A6FCD5F"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0.604</w:t>
            </w:r>
          </w:p>
        </w:tc>
        <w:tc>
          <w:tcPr>
            <w:tcW w:w="106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E26A60D"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0.008</w:t>
            </w:r>
          </w:p>
        </w:tc>
        <w:tc>
          <w:tcPr>
            <w:tcW w:w="106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BBD3A2F"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0.008</w:t>
            </w:r>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56DE168"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0.011</w:t>
            </w:r>
          </w:p>
        </w:tc>
      </w:tr>
      <w:tr w:rsidR="00B43067" w:rsidRPr="00FC1D1A" w14:paraId="722BDBCA" w14:textId="77777777" w:rsidTr="00A97EF4">
        <w:trPr>
          <w:trHeight w:val="300"/>
        </w:trPr>
        <w:tc>
          <w:tcPr>
            <w:tcW w:w="1090" w:type="dxa"/>
            <w:tcBorders>
              <w:top w:val="single" w:sz="8" w:space="0" w:color="7F7F7F" w:themeColor="text1" w:themeTint="80"/>
              <w:left w:val="nil"/>
              <w:bottom w:val="nil"/>
              <w:right w:val="nil"/>
            </w:tcBorders>
            <w:tcMar>
              <w:left w:w="108" w:type="dxa"/>
              <w:right w:w="108" w:type="dxa"/>
            </w:tcMar>
          </w:tcPr>
          <w:p w14:paraId="621B760E" w14:textId="592F4B05"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 xml:space="preserve">composite PGS pretrained </w:t>
            </w:r>
            <w:r w:rsidR="00DF3272">
              <w:rPr>
                <w:rFonts w:ascii="Times New Roman" w:eastAsia="Times New Roman" w:hAnsi="Times New Roman" w:cs="Times New Roman"/>
                <w:color w:val="000000" w:themeColor="text1"/>
                <w:sz w:val="16"/>
                <w:szCs w:val="16"/>
              </w:rPr>
              <w:t>3DCNN</w:t>
            </w:r>
          </w:p>
        </w:tc>
        <w:tc>
          <w:tcPr>
            <w:tcW w:w="852" w:type="dxa"/>
            <w:tcBorders>
              <w:top w:val="single" w:sz="8" w:space="0" w:color="7F7F7F" w:themeColor="text1" w:themeTint="80"/>
              <w:left w:val="nil"/>
              <w:bottom w:val="nil"/>
              <w:right w:val="nil"/>
            </w:tcBorders>
            <w:tcMar>
              <w:left w:w="108" w:type="dxa"/>
              <w:right w:w="108" w:type="dxa"/>
            </w:tcMar>
          </w:tcPr>
          <w:p w14:paraId="528CD3D9"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TW-FA</w:t>
            </w:r>
          </w:p>
        </w:tc>
        <w:tc>
          <w:tcPr>
            <w:tcW w:w="849" w:type="dxa"/>
            <w:tcBorders>
              <w:top w:val="single" w:sz="8" w:space="0" w:color="7F7F7F" w:themeColor="text1" w:themeTint="80"/>
              <w:left w:val="nil"/>
              <w:bottom w:val="nil"/>
              <w:right w:val="nil"/>
            </w:tcBorders>
            <w:tcMar>
              <w:left w:w="108" w:type="dxa"/>
              <w:right w:w="108" w:type="dxa"/>
            </w:tcMar>
          </w:tcPr>
          <w:p w14:paraId="7FA800B9"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0.566</w:t>
            </w:r>
          </w:p>
        </w:tc>
        <w:tc>
          <w:tcPr>
            <w:tcW w:w="964" w:type="dxa"/>
            <w:tcBorders>
              <w:top w:val="single" w:sz="8" w:space="0" w:color="7F7F7F" w:themeColor="text1" w:themeTint="80"/>
              <w:left w:val="nil"/>
              <w:bottom w:val="nil"/>
              <w:right w:val="nil"/>
            </w:tcBorders>
            <w:tcMar>
              <w:left w:w="108" w:type="dxa"/>
              <w:right w:w="108" w:type="dxa"/>
            </w:tcMar>
          </w:tcPr>
          <w:p w14:paraId="6B30B1B0"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0.597</w:t>
            </w:r>
          </w:p>
        </w:tc>
        <w:tc>
          <w:tcPr>
            <w:tcW w:w="849" w:type="dxa"/>
            <w:tcBorders>
              <w:top w:val="single" w:sz="8" w:space="0" w:color="7F7F7F" w:themeColor="text1" w:themeTint="80"/>
              <w:left w:val="nil"/>
              <w:bottom w:val="nil"/>
              <w:right w:val="nil"/>
            </w:tcBorders>
            <w:tcMar>
              <w:left w:w="108" w:type="dxa"/>
              <w:right w:w="108" w:type="dxa"/>
            </w:tcMar>
          </w:tcPr>
          <w:p w14:paraId="461DB023"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0.593</w:t>
            </w:r>
          </w:p>
        </w:tc>
        <w:tc>
          <w:tcPr>
            <w:tcW w:w="1067" w:type="dxa"/>
            <w:tcBorders>
              <w:top w:val="single" w:sz="8" w:space="0" w:color="7F7F7F" w:themeColor="text1" w:themeTint="80"/>
              <w:left w:val="nil"/>
              <w:bottom w:val="nil"/>
              <w:right w:val="nil"/>
            </w:tcBorders>
            <w:tcMar>
              <w:left w:w="108" w:type="dxa"/>
              <w:right w:w="108" w:type="dxa"/>
            </w:tcMar>
          </w:tcPr>
          <w:p w14:paraId="7BFB0AA6"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0.013</w:t>
            </w:r>
          </w:p>
        </w:tc>
        <w:tc>
          <w:tcPr>
            <w:tcW w:w="1067" w:type="dxa"/>
            <w:tcBorders>
              <w:top w:val="single" w:sz="8" w:space="0" w:color="7F7F7F" w:themeColor="text1" w:themeTint="80"/>
              <w:left w:val="nil"/>
              <w:bottom w:val="nil"/>
              <w:right w:val="nil"/>
            </w:tcBorders>
            <w:tcMar>
              <w:left w:w="108" w:type="dxa"/>
              <w:right w:w="108" w:type="dxa"/>
            </w:tcMar>
          </w:tcPr>
          <w:p w14:paraId="68D47DA2"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0.013</w:t>
            </w:r>
          </w:p>
        </w:tc>
        <w:tc>
          <w:tcPr>
            <w:tcW w:w="849" w:type="dxa"/>
            <w:tcBorders>
              <w:top w:val="single" w:sz="8" w:space="0" w:color="7F7F7F" w:themeColor="text1" w:themeTint="80"/>
              <w:left w:val="nil"/>
              <w:bottom w:val="nil"/>
              <w:right w:val="nil"/>
            </w:tcBorders>
            <w:tcMar>
              <w:left w:w="108" w:type="dxa"/>
              <w:right w:w="108" w:type="dxa"/>
            </w:tcMar>
          </w:tcPr>
          <w:p w14:paraId="3AE4AF74"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0.017</w:t>
            </w:r>
          </w:p>
        </w:tc>
      </w:tr>
      <w:tr w:rsidR="00B43067" w:rsidRPr="00FC1D1A" w14:paraId="3351AF74" w14:textId="77777777" w:rsidTr="00A97EF4">
        <w:trPr>
          <w:trHeight w:val="300"/>
        </w:trPr>
        <w:tc>
          <w:tcPr>
            <w:tcW w:w="109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79BCEBE" w14:textId="065DDA9B"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 xml:space="preserve">composite PGS pretrained </w:t>
            </w:r>
            <w:r w:rsidR="00DF3272">
              <w:rPr>
                <w:rFonts w:ascii="Times New Roman" w:eastAsia="Times New Roman" w:hAnsi="Times New Roman" w:cs="Times New Roman"/>
                <w:color w:val="000000" w:themeColor="text1"/>
                <w:sz w:val="16"/>
                <w:szCs w:val="16"/>
              </w:rPr>
              <w:t>3DCNN</w:t>
            </w:r>
          </w:p>
        </w:tc>
        <w:tc>
          <w:tcPr>
            <w:tcW w:w="852"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F571A53"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TW-FA + composite PGS</w:t>
            </w:r>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B99D10B"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b/>
                <w:bCs/>
                <w:color w:val="000000" w:themeColor="text1"/>
                <w:sz w:val="16"/>
                <w:szCs w:val="16"/>
              </w:rPr>
              <w:t>0.585</w:t>
            </w:r>
          </w:p>
        </w:tc>
        <w:tc>
          <w:tcPr>
            <w:tcW w:w="964"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6F58C9B"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b/>
                <w:bCs/>
                <w:color w:val="000000" w:themeColor="text1"/>
                <w:sz w:val="16"/>
                <w:szCs w:val="16"/>
              </w:rPr>
              <w:t>0.61</w:t>
            </w:r>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51FE895"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b/>
                <w:bCs/>
                <w:color w:val="000000" w:themeColor="text1"/>
                <w:sz w:val="16"/>
                <w:szCs w:val="16"/>
              </w:rPr>
              <w:t>0.652</w:t>
            </w:r>
          </w:p>
        </w:tc>
        <w:tc>
          <w:tcPr>
            <w:tcW w:w="106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42A608A"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0.006</w:t>
            </w:r>
          </w:p>
        </w:tc>
        <w:tc>
          <w:tcPr>
            <w:tcW w:w="106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8C661C0"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0.011</w:t>
            </w:r>
          </w:p>
        </w:tc>
        <w:tc>
          <w:tcPr>
            <w:tcW w:w="84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DA0F7DD" w14:textId="77777777" w:rsidR="00B43067" w:rsidRPr="00FC1D1A" w:rsidRDefault="00B43067" w:rsidP="00A97EF4">
            <w:pPr>
              <w:rPr>
                <w:rFonts w:ascii="Times New Roman" w:hAnsi="Times New Roman" w:cs="Times New Roman"/>
              </w:rPr>
            </w:pPr>
            <w:r w:rsidRPr="00FC1D1A">
              <w:rPr>
                <w:rFonts w:ascii="Times New Roman" w:eastAsia="Times New Roman" w:hAnsi="Times New Roman" w:cs="Times New Roman"/>
                <w:color w:val="000000" w:themeColor="text1"/>
                <w:sz w:val="16"/>
                <w:szCs w:val="16"/>
              </w:rPr>
              <w:t>0.007</w:t>
            </w:r>
          </w:p>
        </w:tc>
      </w:tr>
    </w:tbl>
    <w:p w14:paraId="5FC4CAA2" w14:textId="7FA48B0A" w:rsidR="00B43067" w:rsidRPr="00FC1D1A" w:rsidRDefault="00134A9B" w:rsidP="00B43067">
      <w:pPr>
        <w:spacing w:line="360" w:lineRule="auto"/>
        <w:rPr>
          <w:rFonts w:ascii="Times New Roman" w:hAnsi="Times New Roman" w:cs="Times New Roman"/>
        </w:rPr>
      </w:pPr>
      <w:r w:rsidRPr="00FC1D1A">
        <w:rPr>
          <w:rFonts w:ascii="Times New Roman" w:hAnsi="Times New Roman" w:cs="Times New Roman"/>
          <w:b/>
          <w:bCs/>
        </w:rPr>
        <w:br w:type="page"/>
      </w:r>
    </w:p>
    <w:p w14:paraId="7A963B10" w14:textId="58AB169F" w:rsidR="00B43067" w:rsidRPr="00706852" w:rsidRDefault="00B43067" w:rsidP="00B43067">
      <w:pPr>
        <w:spacing w:line="360" w:lineRule="auto"/>
        <w:rPr>
          <w:rFonts w:ascii="Times New Roman" w:hAnsi="Times New Roman" w:cs="Times New Roman"/>
          <w:b/>
          <w:bCs/>
        </w:rPr>
      </w:pPr>
      <w:r w:rsidRPr="00706852">
        <w:rPr>
          <w:rFonts w:ascii="Times New Roman" w:hAnsi="Times New Roman" w:cs="Times New Roman"/>
          <w:b/>
          <w:bCs/>
        </w:rPr>
        <w:lastRenderedPageBreak/>
        <w:t>Table</w:t>
      </w:r>
      <w:r w:rsidRPr="00706852">
        <w:rPr>
          <w:rFonts w:ascii="Times New Roman" w:hAnsi="Times New Roman" w:cs="Times New Roman" w:hint="eastAsia"/>
          <w:b/>
          <w:bCs/>
        </w:rPr>
        <w:t xml:space="preserve"> </w:t>
      </w:r>
      <w:r w:rsidRPr="00706852">
        <w:rPr>
          <w:rFonts w:ascii="Times New Roman" w:hAnsi="Times New Roman" w:cs="Times New Roman"/>
          <w:b/>
          <w:bCs/>
        </w:rPr>
        <w:t>3. Korean In</w:t>
      </w:r>
      <w:ins w:id="639" w:author="Jung Youn Min" w:date="2025-11-08T14:52:00Z" w16du:dateUtc="2025-11-08T22:52:00Z">
        <w:r w:rsidR="00A33451">
          <w:rPr>
            <w:rFonts w:ascii="Times New Roman" w:hAnsi="Times New Roman" w:cs="Times New Roman" w:hint="eastAsia"/>
            <w:b/>
            <w:bCs/>
          </w:rPr>
          <w:t>dependent</w:t>
        </w:r>
      </w:ins>
      <w:del w:id="640" w:author="Jung Youn Min" w:date="2025-11-08T14:52:00Z" w16du:dateUtc="2025-11-08T22:52:00Z">
        <w:r w:rsidRPr="00706852" w:rsidDel="00A33451">
          <w:rPr>
            <w:rFonts w:ascii="Times New Roman" w:hAnsi="Times New Roman" w:cs="Times New Roman"/>
            <w:b/>
            <w:bCs/>
          </w:rPr>
          <w:delText>tendent</w:delText>
        </w:r>
      </w:del>
      <w:r w:rsidRPr="00706852">
        <w:rPr>
          <w:rFonts w:ascii="Times New Roman" w:hAnsi="Times New Roman" w:cs="Times New Roman"/>
          <w:b/>
          <w:bCs/>
        </w:rPr>
        <w:t xml:space="preserve"> </w:t>
      </w:r>
      <w:r w:rsidR="005A1210">
        <w:rPr>
          <w:rFonts w:ascii="Times New Roman" w:hAnsi="Times New Roman" w:cs="Times New Roman"/>
          <w:b/>
          <w:bCs/>
        </w:rPr>
        <w:t>S</w:t>
      </w:r>
      <w:r w:rsidRPr="00706852">
        <w:rPr>
          <w:rFonts w:ascii="Times New Roman" w:hAnsi="Times New Roman" w:cs="Times New Roman"/>
          <w:b/>
          <w:bCs/>
        </w:rPr>
        <w:t>et Depression Classification 10-fold CV Average TEST Performance</w:t>
      </w:r>
    </w:p>
    <w:tbl>
      <w:tblPr>
        <w:tblW w:w="0" w:type="auto"/>
        <w:tblBorders>
          <w:top w:val="single" w:sz="4" w:space="0" w:color="7F7F7F"/>
          <w:bottom w:val="single" w:sz="4" w:space="0" w:color="7F7F7F"/>
        </w:tblBorders>
        <w:tblLayout w:type="fixed"/>
        <w:tblLook w:val="04A0" w:firstRow="1" w:lastRow="0" w:firstColumn="1" w:lastColumn="0" w:noHBand="0" w:noVBand="1"/>
      </w:tblPr>
      <w:tblGrid>
        <w:gridCol w:w="2088"/>
        <w:gridCol w:w="825"/>
        <w:gridCol w:w="665"/>
        <w:gridCol w:w="855"/>
        <w:gridCol w:w="648"/>
        <w:gridCol w:w="682"/>
        <w:gridCol w:w="1159"/>
        <w:gridCol w:w="665"/>
      </w:tblGrid>
      <w:tr w:rsidR="00B43067" w:rsidRPr="00FC1D1A" w14:paraId="4FABD03D" w14:textId="77777777" w:rsidTr="00A97EF4">
        <w:tc>
          <w:tcPr>
            <w:tcW w:w="2088" w:type="dxa"/>
            <w:tcBorders>
              <w:bottom w:val="single" w:sz="4" w:space="0" w:color="7F7F7F"/>
            </w:tcBorders>
          </w:tcPr>
          <w:p w14:paraId="7064C8E0" w14:textId="77777777" w:rsidR="00B43067" w:rsidRPr="00FC1D1A" w:rsidRDefault="00B43067" w:rsidP="00A97EF4">
            <w:pPr>
              <w:spacing w:line="360" w:lineRule="auto"/>
              <w:rPr>
                <w:rFonts w:ascii="Times New Roman" w:hAnsi="Times New Roman" w:cs="Times New Roman"/>
                <w:b/>
                <w:bCs/>
                <w:sz w:val="16"/>
                <w:szCs w:val="16"/>
              </w:rPr>
            </w:pPr>
            <w:r w:rsidRPr="00FC1D1A">
              <w:rPr>
                <w:rFonts w:ascii="Times New Roman" w:eastAsia="맑은 고딕" w:hAnsi="Times New Roman" w:cs="Times New Roman"/>
                <w:b/>
                <w:bCs/>
                <w:sz w:val="16"/>
                <w:szCs w:val="16"/>
              </w:rPr>
              <w:t xml:space="preserve">model </w:t>
            </w:r>
          </w:p>
        </w:tc>
        <w:tc>
          <w:tcPr>
            <w:tcW w:w="825" w:type="dxa"/>
            <w:tcBorders>
              <w:bottom w:val="single" w:sz="4" w:space="0" w:color="7F7F7F"/>
            </w:tcBorders>
          </w:tcPr>
          <w:p w14:paraId="657B3814" w14:textId="77777777" w:rsidR="00B43067" w:rsidRPr="00FC1D1A" w:rsidRDefault="00B43067" w:rsidP="00A97EF4">
            <w:pPr>
              <w:spacing w:line="360" w:lineRule="auto"/>
              <w:rPr>
                <w:rFonts w:ascii="Times New Roman" w:hAnsi="Times New Roman" w:cs="Times New Roman"/>
                <w:b/>
                <w:bCs/>
                <w:sz w:val="16"/>
                <w:szCs w:val="16"/>
              </w:rPr>
            </w:pPr>
            <w:r w:rsidRPr="00FC1D1A">
              <w:rPr>
                <w:rFonts w:ascii="Times New Roman" w:eastAsia="맑은 고딕" w:hAnsi="Times New Roman" w:cs="Times New Roman"/>
                <w:b/>
                <w:bCs/>
                <w:sz w:val="16"/>
                <w:szCs w:val="16"/>
              </w:rPr>
              <w:t>input</w:t>
            </w:r>
          </w:p>
        </w:tc>
        <w:tc>
          <w:tcPr>
            <w:tcW w:w="665" w:type="dxa"/>
            <w:tcBorders>
              <w:bottom w:val="single" w:sz="4" w:space="0" w:color="7F7F7F"/>
            </w:tcBorders>
          </w:tcPr>
          <w:p w14:paraId="43233719" w14:textId="77777777" w:rsidR="00B43067" w:rsidRPr="00FC1D1A" w:rsidRDefault="00B43067" w:rsidP="00A97EF4">
            <w:pPr>
              <w:spacing w:line="360" w:lineRule="auto"/>
              <w:rPr>
                <w:rFonts w:ascii="Times New Roman" w:hAnsi="Times New Roman" w:cs="Times New Roman"/>
                <w:b/>
                <w:bCs/>
                <w:sz w:val="16"/>
                <w:szCs w:val="16"/>
              </w:rPr>
            </w:pPr>
            <w:r w:rsidRPr="00FC1D1A">
              <w:rPr>
                <w:rFonts w:ascii="Times New Roman" w:eastAsia="맑은 고딕" w:hAnsi="Times New Roman" w:cs="Times New Roman"/>
                <w:b/>
                <w:bCs/>
                <w:sz w:val="16"/>
                <w:szCs w:val="16"/>
              </w:rPr>
              <w:t>ACC</w:t>
            </w:r>
          </w:p>
        </w:tc>
        <w:tc>
          <w:tcPr>
            <w:tcW w:w="855" w:type="dxa"/>
            <w:tcBorders>
              <w:bottom w:val="single" w:sz="4" w:space="0" w:color="7F7F7F"/>
            </w:tcBorders>
          </w:tcPr>
          <w:p w14:paraId="3905A023" w14:textId="77777777" w:rsidR="00B43067" w:rsidRPr="00FC1D1A" w:rsidRDefault="00B43067" w:rsidP="00A97EF4">
            <w:pPr>
              <w:spacing w:line="360" w:lineRule="auto"/>
              <w:rPr>
                <w:rFonts w:ascii="Times New Roman" w:hAnsi="Times New Roman" w:cs="Times New Roman"/>
                <w:b/>
                <w:bCs/>
                <w:sz w:val="16"/>
                <w:szCs w:val="16"/>
              </w:rPr>
            </w:pPr>
            <w:r w:rsidRPr="00FC1D1A">
              <w:rPr>
                <w:rFonts w:ascii="Times New Roman" w:eastAsia="맑은 고딕" w:hAnsi="Times New Roman" w:cs="Times New Roman"/>
                <w:b/>
                <w:bCs/>
                <w:sz w:val="16"/>
                <w:szCs w:val="16"/>
              </w:rPr>
              <w:t>AUROC</w:t>
            </w:r>
          </w:p>
        </w:tc>
        <w:tc>
          <w:tcPr>
            <w:tcW w:w="648" w:type="dxa"/>
            <w:tcBorders>
              <w:bottom w:val="single" w:sz="4" w:space="0" w:color="7F7F7F"/>
            </w:tcBorders>
          </w:tcPr>
          <w:p w14:paraId="27DD2154" w14:textId="77777777" w:rsidR="00B43067" w:rsidRPr="00FC1D1A" w:rsidRDefault="00B43067" w:rsidP="00A97EF4">
            <w:pPr>
              <w:spacing w:line="360" w:lineRule="auto"/>
              <w:rPr>
                <w:rFonts w:ascii="Times New Roman" w:hAnsi="Times New Roman" w:cs="Times New Roman"/>
                <w:b/>
                <w:bCs/>
                <w:sz w:val="16"/>
                <w:szCs w:val="16"/>
              </w:rPr>
            </w:pPr>
            <w:r w:rsidRPr="00FC1D1A">
              <w:rPr>
                <w:rFonts w:ascii="Times New Roman" w:eastAsia="맑은 고딕" w:hAnsi="Times New Roman" w:cs="Times New Roman"/>
                <w:b/>
                <w:bCs/>
                <w:sz w:val="16"/>
                <w:szCs w:val="16"/>
              </w:rPr>
              <w:t>F1</w:t>
            </w:r>
          </w:p>
        </w:tc>
        <w:tc>
          <w:tcPr>
            <w:tcW w:w="682" w:type="dxa"/>
            <w:tcBorders>
              <w:bottom w:val="single" w:sz="4" w:space="0" w:color="7F7F7F"/>
            </w:tcBorders>
          </w:tcPr>
          <w:p w14:paraId="69545959" w14:textId="77777777" w:rsidR="00B43067" w:rsidRPr="00FC1D1A" w:rsidRDefault="00B43067" w:rsidP="00A97EF4">
            <w:pPr>
              <w:spacing w:line="360" w:lineRule="auto"/>
              <w:rPr>
                <w:rFonts w:ascii="Times New Roman" w:hAnsi="Times New Roman" w:cs="Times New Roman"/>
                <w:b/>
                <w:bCs/>
                <w:sz w:val="16"/>
                <w:szCs w:val="16"/>
              </w:rPr>
            </w:pPr>
            <w:proofErr w:type="spellStart"/>
            <w:r w:rsidRPr="00FC1D1A">
              <w:rPr>
                <w:rFonts w:ascii="Times New Roman" w:eastAsia="맑은 고딕" w:hAnsi="Times New Roman" w:cs="Times New Roman"/>
                <w:b/>
                <w:bCs/>
                <w:sz w:val="16"/>
                <w:szCs w:val="16"/>
              </w:rPr>
              <w:t>stdev</w:t>
            </w:r>
            <w:proofErr w:type="spellEnd"/>
            <w:r w:rsidRPr="00FC1D1A">
              <w:rPr>
                <w:rFonts w:ascii="Times New Roman" w:eastAsia="맑은 고딕" w:hAnsi="Times New Roman" w:cs="Times New Roman"/>
                <w:b/>
                <w:bCs/>
                <w:sz w:val="16"/>
                <w:szCs w:val="16"/>
              </w:rPr>
              <w:t xml:space="preserve"> ACC</w:t>
            </w:r>
          </w:p>
        </w:tc>
        <w:tc>
          <w:tcPr>
            <w:tcW w:w="1159" w:type="dxa"/>
            <w:tcBorders>
              <w:bottom w:val="single" w:sz="4" w:space="0" w:color="7F7F7F"/>
            </w:tcBorders>
          </w:tcPr>
          <w:p w14:paraId="63F49042" w14:textId="77777777" w:rsidR="00B43067" w:rsidRPr="00FC1D1A" w:rsidRDefault="00B43067" w:rsidP="00A97EF4">
            <w:pPr>
              <w:spacing w:line="360" w:lineRule="auto"/>
              <w:rPr>
                <w:rFonts w:ascii="Times New Roman" w:hAnsi="Times New Roman" w:cs="Times New Roman"/>
                <w:b/>
                <w:bCs/>
                <w:sz w:val="16"/>
                <w:szCs w:val="16"/>
              </w:rPr>
            </w:pPr>
            <w:proofErr w:type="spellStart"/>
            <w:r w:rsidRPr="00FC1D1A">
              <w:rPr>
                <w:rFonts w:ascii="Times New Roman" w:eastAsia="맑은 고딕" w:hAnsi="Times New Roman" w:cs="Times New Roman"/>
                <w:b/>
                <w:bCs/>
                <w:sz w:val="16"/>
                <w:szCs w:val="16"/>
              </w:rPr>
              <w:t>stdevAUROC</w:t>
            </w:r>
            <w:proofErr w:type="spellEnd"/>
          </w:p>
        </w:tc>
        <w:tc>
          <w:tcPr>
            <w:tcW w:w="665" w:type="dxa"/>
            <w:tcBorders>
              <w:bottom w:val="single" w:sz="4" w:space="0" w:color="7F7F7F"/>
            </w:tcBorders>
          </w:tcPr>
          <w:p w14:paraId="384F2784" w14:textId="77777777" w:rsidR="00B43067" w:rsidRPr="00FC1D1A" w:rsidRDefault="00B43067" w:rsidP="00A97EF4">
            <w:pPr>
              <w:spacing w:line="360" w:lineRule="auto"/>
              <w:rPr>
                <w:rFonts w:ascii="Times New Roman" w:hAnsi="Times New Roman" w:cs="Times New Roman"/>
                <w:b/>
                <w:bCs/>
                <w:sz w:val="16"/>
                <w:szCs w:val="16"/>
              </w:rPr>
            </w:pPr>
            <w:proofErr w:type="spellStart"/>
            <w:r w:rsidRPr="00FC1D1A">
              <w:rPr>
                <w:rFonts w:ascii="Times New Roman" w:eastAsia="맑은 고딕" w:hAnsi="Times New Roman" w:cs="Times New Roman"/>
                <w:b/>
                <w:bCs/>
                <w:sz w:val="16"/>
                <w:szCs w:val="16"/>
              </w:rPr>
              <w:t>stdev</w:t>
            </w:r>
            <w:proofErr w:type="spellEnd"/>
            <w:r w:rsidRPr="00FC1D1A">
              <w:rPr>
                <w:rFonts w:ascii="Times New Roman" w:eastAsia="맑은 고딕" w:hAnsi="Times New Roman" w:cs="Times New Roman"/>
                <w:b/>
                <w:bCs/>
                <w:sz w:val="16"/>
                <w:szCs w:val="16"/>
              </w:rPr>
              <w:t xml:space="preserve"> F1</w:t>
            </w:r>
          </w:p>
        </w:tc>
      </w:tr>
      <w:tr w:rsidR="00B43067" w:rsidRPr="00FC1D1A" w14:paraId="50B8B4E9" w14:textId="77777777" w:rsidTr="00A97EF4">
        <w:tc>
          <w:tcPr>
            <w:tcW w:w="2088" w:type="dxa"/>
            <w:tcBorders>
              <w:top w:val="single" w:sz="4" w:space="0" w:color="7F7F7F"/>
              <w:bottom w:val="single" w:sz="4" w:space="0" w:color="7F7F7F"/>
            </w:tcBorders>
          </w:tcPr>
          <w:p w14:paraId="0D609379"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from-scratch 3DCNN</w:t>
            </w:r>
          </w:p>
        </w:tc>
        <w:tc>
          <w:tcPr>
            <w:tcW w:w="825" w:type="dxa"/>
            <w:tcBorders>
              <w:top w:val="single" w:sz="4" w:space="0" w:color="7F7F7F"/>
              <w:bottom w:val="single" w:sz="4" w:space="0" w:color="7F7F7F"/>
            </w:tcBorders>
          </w:tcPr>
          <w:p w14:paraId="4D063E3B"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TW-FA</w:t>
            </w:r>
          </w:p>
        </w:tc>
        <w:tc>
          <w:tcPr>
            <w:tcW w:w="665" w:type="dxa"/>
            <w:tcBorders>
              <w:top w:val="single" w:sz="4" w:space="0" w:color="7F7F7F"/>
              <w:bottom w:val="single" w:sz="4" w:space="0" w:color="7F7F7F"/>
            </w:tcBorders>
          </w:tcPr>
          <w:p w14:paraId="038E3CE5"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0.574</w:t>
            </w:r>
          </w:p>
        </w:tc>
        <w:tc>
          <w:tcPr>
            <w:tcW w:w="855" w:type="dxa"/>
            <w:tcBorders>
              <w:top w:val="single" w:sz="4" w:space="0" w:color="7F7F7F"/>
              <w:bottom w:val="single" w:sz="4" w:space="0" w:color="7F7F7F"/>
            </w:tcBorders>
          </w:tcPr>
          <w:p w14:paraId="02C2E068"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0.532</w:t>
            </w:r>
          </w:p>
        </w:tc>
        <w:tc>
          <w:tcPr>
            <w:tcW w:w="648" w:type="dxa"/>
            <w:tcBorders>
              <w:top w:val="single" w:sz="4" w:space="0" w:color="7F7F7F"/>
              <w:bottom w:val="single" w:sz="4" w:space="0" w:color="7F7F7F"/>
            </w:tcBorders>
          </w:tcPr>
          <w:p w14:paraId="0927A6A3"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0.5</w:t>
            </w:r>
          </w:p>
        </w:tc>
        <w:tc>
          <w:tcPr>
            <w:tcW w:w="682" w:type="dxa"/>
            <w:tcBorders>
              <w:top w:val="single" w:sz="4" w:space="0" w:color="7F7F7F"/>
              <w:bottom w:val="single" w:sz="4" w:space="0" w:color="7F7F7F"/>
            </w:tcBorders>
          </w:tcPr>
          <w:p w14:paraId="51307F2D"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0.119</w:t>
            </w:r>
          </w:p>
        </w:tc>
        <w:tc>
          <w:tcPr>
            <w:tcW w:w="1159" w:type="dxa"/>
            <w:tcBorders>
              <w:top w:val="single" w:sz="4" w:space="0" w:color="7F7F7F"/>
              <w:bottom w:val="single" w:sz="4" w:space="0" w:color="7F7F7F"/>
            </w:tcBorders>
          </w:tcPr>
          <w:p w14:paraId="4C8BC884"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0.127</w:t>
            </w:r>
          </w:p>
        </w:tc>
        <w:tc>
          <w:tcPr>
            <w:tcW w:w="665" w:type="dxa"/>
            <w:tcBorders>
              <w:top w:val="single" w:sz="4" w:space="0" w:color="7F7F7F"/>
              <w:bottom w:val="single" w:sz="4" w:space="0" w:color="7F7F7F"/>
            </w:tcBorders>
          </w:tcPr>
          <w:p w14:paraId="29983F14"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0.215</w:t>
            </w:r>
          </w:p>
        </w:tc>
      </w:tr>
      <w:tr w:rsidR="00B43067" w:rsidRPr="00FC1D1A" w14:paraId="089728A1" w14:textId="77777777" w:rsidTr="00A97EF4">
        <w:tc>
          <w:tcPr>
            <w:tcW w:w="2088" w:type="dxa"/>
          </w:tcPr>
          <w:p w14:paraId="590135E5" w14:textId="77777777" w:rsidR="00B43067" w:rsidRPr="00FC1D1A" w:rsidRDefault="00B43067" w:rsidP="00A97EF4">
            <w:pPr>
              <w:spacing w:line="360" w:lineRule="auto"/>
              <w:rPr>
                <w:rFonts w:ascii="Times New Roman" w:hAnsi="Times New Roman" w:cs="Times New Roman"/>
                <w:sz w:val="16"/>
                <w:szCs w:val="16"/>
              </w:rPr>
            </w:pPr>
            <w:proofErr w:type="spellStart"/>
            <w:r w:rsidRPr="00FC1D1A">
              <w:rPr>
                <w:rFonts w:ascii="Times New Roman" w:eastAsia="맑은 고딕" w:hAnsi="Times New Roman" w:cs="Times New Roman"/>
                <w:sz w:val="16"/>
                <w:szCs w:val="16"/>
              </w:rPr>
              <w:t>ABCD_fromscratch</w:t>
            </w:r>
            <w:proofErr w:type="spellEnd"/>
            <w:r w:rsidRPr="00FC1D1A">
              <w:rPr>
                <w:rFonts w:ascii="Times New Roman" w:eastAsia="맑은 고딕" w:hAnsi="Times New Roman" w:cs="Times New Roman"/>
                <w:sz w:val="16"/>
                <w:szCs w:val="16"/>
              </w:rPr>
              <w:t>_</w:t>
            </w:r>
            <w:r w:rsidRPr="00FC1D1A">
              <w:rPr>
                <w:rFonts w:ascii="Times New Roman" w:eastAsia="맑은 고딕" w:hAnsi="Times New Roman" w:cs="Times New Roman"/>
                <w:sz w:val="16"/>
                <w:szCs w:val="16"/>
              </w:rPr>
              <w:br/>
              <w:t>Pretrained 3DCNN</w:t>
            </w:r>
          </w:p>
        </w:tc>
        <w:tc>
          <w:tcPr>
            <w:tcW w:w="825" w:type="dxa"/>
          </w:tcPr>
          <w:p w14:paraId="1E7D7792"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TW-FA</w:t>
            </w:r>
          </w:p>
        </w:tc>
        <w:tc>
          <w:tcPr>
            <w:tcW w:w="665" w:type="dxa"/>
          </w:tcPr>
          <w:p w14:paraId="4E60ECA9"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0.615</w:t>
            </w:r>
          </w:p>
        </w:tc>
        <w:tc>
          <w:tcPr>
            <w:tcW w:w="855" w:type="dxa"/>
          </w:tcPr>
          <w:p w14:paraId="7763FA50"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0.64</w:t>
            </w:r>
          </w:p>
        </w:tc>
        <w:tc>
          <w:tcPr>
            <w:tcW w:w="648" w:type="dxa"/>
          </w:tcPr>
          <w:p w14:paraId="5186D6FB" w14:textId="77777777" w:rsidR="00B43067" w:rsidRPr="00FC1D1A" w:rsidRDefault="00B43067" w:rsidP="00A97EF4">
            <w:pPr>
              <w:spacing w:line="360" w:lineRule="auto"/>
              <w:rPr>
                <w:rFonts w:ascii="Times New Roman" w:hAnsi="Times New Roman" w:cs="Times New Roman"/>
                <w:b/>
                <w:sz w:val="16"/>
                <w:szCs w:val="16"/>
              </w:rPr>
            </w:pPr>
            <w:r w:rsidRPr="00FC1D1A">
              <w:rPr>
                <w:rFonts w:ascii="Times New Roman" w:eastAsia="맑은 고딕" w:hAnsi="Times New Roman" w:cs="Times New Roman"/>
                <w:b/>
                <w:sz w:val="16"/>
                <w:szCs w:val="16"/>
              </w:rPr>
              <w:t>0.627</w:t>
            </w:r>
          </w:p>
        </w:tc>
        <w:tc>
          <w:tcPr>
            <w:tcW w:w="682" w:type="dxa"/>
          </w:tcPr>
          <w:p w14:paraId="3CF24834"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0.18</w:t>
            </w:r>
          </w:p>
        </w:tc>
        <w:tc>
          <w:tcPr>
            <w:tcW w:w="1159" w:type="dxa"/>
          </w:tcPr>
          <w:p w14:paraId="35C8D7BF"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0.189</w:t>
            </w:r>
          </w:p>
        </w:tc>
        <w:tc>
          <w:tcPr>
            <w:tcW w:w="665" w:type="dxa"/>
          </w:tcPr>
          <w:p w14:paraId="75098097"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0.235</w:t>
            </w:r>
          </w:p>
        </w:tc>
      </w:tr>
      <w:tr w:rsidR="00B43067" w:rsidRPr="00FC1D1A" w14:paraId="4F29ECE3" w14:textId="77777777" w:rsidTr="00A97EF4">
        <w:tc>
          <w:tcPr>
            <w:tcW w:w="2088" w:type="dxa"/>
            <w:tcBorders>
              <w:top w:val="single" w:sz="4" w:space="0" w:color="7F7F7F"/>
              <w:bottom w:val="single" w:sz="4" w:space="0" w:color="7F7F7F"/>
            </w:tcBorders>
          </w:tcPr>
          <w:p w14:paraId="29FE6110"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ABCD_DEP PGS_</w:t>
            </w:r>
            <w:r w:rsidRPr="00FC1D1A">
              <w:rPr>
                <w:rFonts w:ascii="Times New Roman" w:eastAsia="맑은 고딕" w:hAnsi="Times New Roman" w:cs="Times New Roman"/>
                <w:sz w:val="16"/>
                <w:szCs w:val="16"/>
              </w:rPr>
              <w:br/>
              <w:t>Pretrained 3DCNN</w:t>
            </w:r>
          </w:p>
        </w:tc>
        <w:tc>
          <w:tcPr>
            <w:tcW w:w="825" w:type="dxa"/>
            <w:tcBorders>
              <w:top w:val="single" w:sz="4" w:space="0" w:color="7F7F7F"/>
              <w:bottom w:val="single" w:sz="4" w:space="0" w:color="7F7F7F"/>
            </w:tcBorders>
          </w:tcPr>
          <w:p w14:paraId="1EDE5B9C"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TW-FA</w:t>
            </w:r>
          </w:p>
        </w:tc>
        <w:tc>
          <w:tcPr>
            <w:tcW w:w="665" w:type="dxa"/>
            <w:tcBorders>
              <w:top w:val="single" w:sz="4" w:space="0" w:color="7F7F7F"/>
              <w:bottom w:val="single" w:sz="4" w:space="0" w:color="7F7F7F"/>
            </w:tcBorders>
          </w:tcPr>
          <w:p w14:paraId="536D3D5F"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0.59</w:t>
            </w:r>
          </w:p>
        </w:tc>
        <w:tc>
          <w:tcPr>
            <w:tcW w:w="855" w:type="dxa"/>
            <w:tcBorders>
              <w:top w:val="single" w:sz="4" w:space="0" w:color="7F7F7F"/>
              <w:bottom w:val="single" w:sz="4" w:space="0" w:color="7F7F7F"/>
            </w:tcBorders>
          </w:tcPr>
          <w:p w14:paraId="20D84D37" w14:textId="77777777" w:rsidR="00B43067" w:rsidRPr="00FC1D1A" w:rsidRDefault="00B43067" w:rsidP="00A97EF4">
            <w:pPr>
              <w:spacing w:line="360" w:lineRule="auto"/>
              <w:rPr>
                <w:rFonts w:ascii="Times New Roman" w:hAnsi="Times New Roman" w:cs="Times New Roman"/>
                <w:b/>
                <w:bCs/>
                <w:sz w:val="16"/>
                <w:szCs w:val="16"/>
              </w:rPr>
            </w:pPr>
            <w:r w:rsidRPr="00FC1D1A">
              <w:rPr>
                <w:rFonts w:ascii="Times New Roman" w:eastAsia="맑은 고딕" w:hAnsi="Times New Roman" w:cs="Times New Roman"/>
                <w:b/>
                <w:bCs/>
                <w:sz w:val="16"/>
                <w:szCs w:val="16"/>
              </w:rPr>
              <w:t>0.688</w:t>
            </w:r>
          </w:p>
        </w:tc>
        <w:tc>
          <w:tcPr>
            <w:tcW w:w="648" w:type="dxa"/>
            <w:tcBorders>
              <w:top w:val="single" w:sz="4" w:space="0" w:color="7F7F7F"/>
              <w:bottom w:val="single" w:sz="4" w:space="0" w:color="7F7F7F"/>
            </w:tcBorders>
          </w:tcPr>
          <w:p w14:paraId="2516F972"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0.488</w:t>
            </w:r>
          </w:p>
        </w:tc>
        <w:tc>
          <w:tcPr>
            <w:tcW w:w="682" w:type="dxa"/>
            <w:tcBorders>
              <w:top w:val="single" w:sz="4" w:space="0" w:color="7F7F7F"/>
              <w:bottom w:val="single" w:sz="4" w:space="0" w:color="7F7F7F"/>
            </w:tcBorders>
          </w:tcPr>
          <w:p w14:paraId="7D6C424F"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0.145</w:t>
            </w:r>
          </w:p>
        </w:tc>
        <w:tc>
          <w:tcPr>
            <w:tcW w:w="1159" w:type="dxa"/>
            <w:tcBorders>
              <w:top w:val="single" w:sz="4" w:space="0" w:color="7F7F7F"/>
              <w:bottom w:val="single" w:sz="4" w:space="0" w:color="7F7F7F"/>
            </w:tcBorders>
          </w:tcPr>
          <w:p w14:paraId="3D38BDDF"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0.141</w:t>
            </w:r>
          </w:p>
        </w:tc>
        <w:tc>
          <w:tcPr>
            <w:tcW w:w="665" w:type="dxa"/>
            <w:tcBorders>
              <w:top w:val="single" w:sz="4" w:space="0" w:color="7F7F7F"/>
              <w:bottom w:val="single" w:sz="4" w:space="0" w:color="7F7F7F"/>
            </w:tcBorders>
          </w:tcPr>
          <w:p w14:paraId="44D8E083"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0.295</w:t>
            </w:r>
          </w:p>
        </w:tc>
      </w:tr>
      <w:tr w:rsidR="00B43067" w:rsidRPr="00FC1D1A" w14:paraId="511EE428" w14:textId="77777777" w:rsidTr="00A97EF4">
        <w:tc>
          <w:tcPr>
            <w:tcW w:w="2088" w:type="dxa"/>
          </w:tcPr>
          <w:p w14:paraId="16719E81" w14:textId="3EDB3E71" w:rsidR="00B43067" w:rsidRPr="00FC1D1A" w:rsidRDefault="00B43067" w:rsidP="00A97EF4">
            <w:pPr>
              <w:spacing w:line="360" w:lineRule="auto"/>
              <w:rPr>
                <w:rFonts w:ascii="Times New Roman" w:hAnsi="Times New Roman" w:cs="Times New Roman"/>
                <w:sz w:val="16"/>
                <w:szCs w:val="16"/>
              </w:rPr>
            </w:pPr>
            <w:proofErr w:type="spellStart"/>
            <w:r w:rsidRPr="00FC1D1A">
              <w:rPr>
                <w:rFonts w:ascii="Times New Roman" w:eastAsia="맑은 고딕" w:hAnsi="Times New Roman" w:cs="Times New Roman"/>
                <w:sz w:val="16"/>
                <w:szCs w:val="16"/>
              </w:rPr>
              <w:t>ABCD_c</w:t>
            </w:r>
            <w:ins w:id="641" w:author="Jung Youn Min" w:date="2025-11-08T13:41:00Z" w16du:dateUtc="2025-11-08T21:41:00Z">
              <w:r w:rsidR="00DC5043">
                <w:rPr>
                  <w:rFonts w:ascii="Times New Roman" w:eastAsia="맑은 고딕" w:hAnsi="Times New Roman" w:cs="Times New Roman" w:hint="eastAsia"/>
                  <w:sz w:val="16"/>
                  <w:szCs w:val="16"/>
                </w:rPr>
                <w:t>omposite</w:t>
              </w:r>
              <w:proofErr w:type="spellEnd"/>
              <w:r w:rsidR="00DC5043">
                <w:rPr>
                  <w:rFonts w:ascii="Times New Roman" w:eastAsia="맑은 고딕" w:hAnsi="Times New Roman" w:cs="Times New Roman" w:hint="eastAsia"/>
                  <w:sz w:val="16"/>
                  <w:szCs w:val="16"/>
                </w:rPr>
                <w:t xml:space="preserve"> </w:t>
              </w:r>
            </w:ins>
            <w:r w:rsidRPr="00FC1D1A">
              <w:rPr>
                <w:rFonts w:ascii="Times New Roman" w:eastAsia="맑은 고딕" w:hAnsi="Times New Roman" w:cs="Times New Roman"/>
                <w:sz w:val="16"/>
                <w:szCs w:val="16"/>
              </w:rPr>
              <w:t>PGS_</w:t>
            </w:r>
            <w:r w:rsidRPr="00FC1D1A">
              <w:rPr>
                <w:rFonts w:ascii="Times New Roman" w:eastAsia="맑은 고딕" w:hAnsi="Times New Roman" w:cs="Times New Roman"/>
                <w:sz w:val="16"/>
                <w:szCs w:val="16"/>
              </w:rPr>
              <w:br/>
              <w:t>Pretrained 3DCNN</w:t>
            </w:r>
          </w:p>
        </w:tc>
        <w:tc>
          <w:tcPr>
            <w:tcW w:w="825" w:type="dxa"/>
          </w:tcPr>
          <w:p w14:paraId="1FDA6CC5"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TW-FA</w:t>
            </w:r>
          </w:p>
        </w:tc>
        <w:tc>
          <w:tcPr>
            <w:tcW w:w="665" w:type="dxa"/>
          </w:tcPr>
          <w:p w14:paraId="198B73FF"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b/>
                <w:bCs/>
                <w:sz w:val="16"/>
                <w:szCs w:val="16"/>
              </w:rPr>
              <w:t>0.636</w:t>
            </w:r>
          </w:p>
        </w:tc>
        <w:tc>
          <w:tcPr>
            <w:tcW w:w="855" w:type="dxa"/>
          </w:tcPr>
          <w:p w14:paraId="15EDBA7B"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0.673</w:t>
            </w:r>
          </w:p>
        </w:tc>
        <w:tc>
          <w:tcPr>
            <w:tcW w:w="648" w:type="dxa"/>
          </w:tcPr>
          <w:p w14:paraId="5C17C70A"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0.61</w:t>
            </w:r>
          </w:p>
        </w:tc>
        <w:tc>
          <w:tcPr>
            <w:tcW w:w="682" w:type="dxa"/>
          </w:tcPr>
          <w:p w14:paraId="173BB9FB"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0.12</w:t>
            </w:r>
          </w:p>
        </w:tc>
        <w:tc>
          <w:tcPr>
            <w:tcW w:w="1159" w:type="dxa"/>
          </w:tcPr>
          <w:p w14:paraId="695A8283"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0.154</w:t>
            </w:r>
          </w:p>
        </w:tc>
        <w:tc>
          <w:tcPr>
            <w:tcW w:w="665" w:type="dxa"/>
          </w:tcPr>
          <w:p w14:paraId="504DBB7F" w14:textId="77777777" w:rsidR="00B43067" w:rsidRPr="00FC1D1A" w:rsidRDefault="00B43067" w:rsidP="00A97EF4">
            <w:pPr>
              <w:spacing w:line="360" w:lineRule="auto"/>
              <w:rPr>
                <w:rFonts w:ascii="Times New Roman" w:hAnsi="Times New Roman" w:cs="Times New Roman"/>
                <w:sz w:val="16"/>
                <w:szCs w:val="16"/>
              </w:rPr>
            </w:pPr>
            <w:r w:rsidRPr="00FC1D1A">
              <w:rPr>
                <w:rFonts w:ascii="Times New Roman" w:eastAsia="맑은 고딕" w:hAnsi="Times New Roman" w:cs="Times New Roman"/>
                <w:sz w:val="16"/>
                <w:szCs w:val="16"/>
              </w:rPr>
              <w:t>0.227</w:t>
            </w:r>
          </w:p>
        </w:tc>
      </w:tr>
    </w:tbl>
    <w:p w14:paraId="6F3E5221" w14:textId="036E900B" w:rsidR="00B43067" w:rsidRPr="00706852" w:rsidRDefault="00B43067" w:rsidP="00706852">
      <w:pPr>
        <w:rPr>
          <w:rFonts w:ascii="Times New Roman" w:hAnsi="Times New Roman" w:cs="Times New Roman"/>
          <w:b/>
          <w:bCs/>
        </w:rPr>
      </w:pPr>
    </w:p>
    <w:sectPr w:rsidR="00B43067" w:rsidRPr="00706852" w:rsidSect="00590AB2">
      <w:pgSz w:w="12240" w:h="15840"/>
      <w:pgMar w:top="1701"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C29E7" w14:textId="77777777" w:rsidR="004C566F" w:rsidRDefault="004C566F" w:rsidP="00714712">
      <w:pPr>
        <w:spacing w:after="0" w:line="240" w:lineRule="auto"/>
      </w:pPr>
      <w:r>
        <w:separator/>
      </w:r>
    </w:p>
  </w:endnote>
  <w:endnote w:type="continuationSeparator" w:id="0">
    <w:p w14:paraId="249FA749" w14:textId="77777777" w:rsidR="004C566F" w:rsidRDefault="004C566F" w:rsidP="00714712">
      <w:pPr>
        <w:spacing w:after="0" w:line="240" w:lineRule="auto"/>
      </w:pPr>
      <w:r>
        <w:continuationSeparator/>
      </w:r>
    </w:p>
  </w:endnote>
  <w:endnote w:type="continuationNotice" w:id="1">
    <w:p w14:paraId="2DDF9B77" w14:textId="77777777" w:rsidR="004C566F" w:rsidRDefault="004C56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HY신명조">
    <w:altName w:val="Batang"/>
    <w:panose1 w:val="02030600000101010101"/>
    <w:charset w:val="81"/>
    <w:family w:val="roman"/>
    <w:pitch w:val="variable"/>
    <w:sig w:usb0="900002A7" w:usb1="29D77CF9" w:usb2="00000010" w:usb3="00000000" w:csb0="00080000" w:csb1="00000000"/>
  </w:font>
  <w:font w:name="한양신명조">
    <w:altName w:val="바탕"/>
    <w:charset w:val="81"/>
    <w:family w:val="roman"/>
    <w:pitch w:val="variable"/>
    <w:sig w:usb0="00000000" w:usb1="09060000" w:usb2="00000010" w:usb3="00000000" w:csb0="00080000" w:csb1="00000000"/>
  </w:font>
  <w:font w:name="굴림체">
    <w:altName w:val="GulimChe"/>
    <w:panose1 w:val="020B0609000101010101"/>
    <w:charset w:val="81"/>
    <w:family w:val="modern"/>
    <w:pitch w:val="fixed"/>
    <w:sig w:usb0="B00002AF" w:usb1="69D77CFB" w:usb2="00000030" w:usb3="00000000" w:csb0="0008009F" w:csb1="00000000"/>
  </w:font>
  <w:font w:name="Pretendard">
    <w:altName w:val="맑은 고딕"/>
    <w:charset w:val="81"/>
    <w:family w:val="auto"/>
    <w:pitch w:val="variable"/>
    <w:sig w:usb0="E10002FF" w:usb1="1B57E5FF" w:usb2="04000011" w:usb3="00000000" w:csb0="0028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A214E" w14:textId="77777777" w:rsidR="004C566F" w:rsidRDefault="004C566F" w:rsidP="00714712">
      <w:pPr>
        <w:spacing w:after="0" w:line="240" w:lineRule="auto"/>
      </w:pPr>
      <w:r>
        <w:separator/>
      </w:r>
    </w:p>
  </w:footnote>
  <w:footnote w:type="continuationSeparator" w:id="0">
    <w:p w14:paraId="7EC8A980" w14:textId="77777777" w:rsidR="004C566F" w:rsidRDefault="004C566F" w:rsidP="00714712">
      <w:pPr>
        <w:spacing w:after="0" w:line="240" w:lineRule="auto"/>
      </w:pPr>
      <w:r>
        <w:continuationSeparator/>
      </w:r>
    </w:p>
  </w:footnote>
  <w:footnote w:type="continuationNotice" w:id="1">
    <w:p w14:paraId="041AF0D9" w14:textId="77777777" w:rsidR="004C566F" w:rsidRDefault="004C566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4A8"/>
    <w:multiLevelType w:val="hybridMultilevel"/>
    <w:tmpl w:val="7C56736C"/>
    <w:lvl w:ilvl="0" w:tplc="6E02B250">
      <w:start w:val="1"/>
      <w:numFmt w:val="bullet"/>
      <w:lvlText w:val=""/>
      <w:lvlJc w:val="left"/>
      <w:pPr>
        <w:ind w:left="1020" w:hanging="360"/>
      </w:pPr>
      <w:rPr>
        <w:rFonts w:ascii="Symbol" w:hAnsi="Symbol"/>
      </w:rPr>
    </w:lvl>
    <w:lvl w:ilvl="1" w:tplc="31C84576">
      <w:start w:val="1"/>
      <w:numFmt w:val="bullet"/>
      <w:lvlText w:val=""/>
      <w:lvlJc w:val="left"/>
      <w:pPr>
        <w:ind w:left="1020" w:hanging="360"/>
      </w:pPr>
      <w:rPr>
        <w:rFonts w:ascii="Symbol" w:hAnsi="Symbol"/>
      </w:rPr>
    </w:lvl>
    <w:lvl w:ilvl="2" w:tplc="3ED025C0">
      <w:start w:val="1"/>
      <w:numFmt w:val="bullet"/>
      <w:lvlText w:val=""/>
      <w:lvlJc w:val="left"/>
      <w:pPr>
        <w:ind w:left="1020" w:hanging="360"/>
      </w:pPr>
      <w:rPr>
        <w:rFonts w:ascii="Symbol" w:hAnsi="Symbol"/>
      </w:rPr>
    </w:lvl>
    <w:lvl w:ilvl="3" w:tplc="BC50C93A">
      <w:start w:val="1"/>
      <w:numFmt w:val="bullet"/>
      <w:lvlText w:val=""/>
      <w:lvlJc w:val="left"/>
      <w:pPr>
        <w:ind w:left="1020" w:hanging="360"/>
      </w:pPr>
      <w:rPr>
        <w:rFonts w:ascii="Symbol" w:hAnsi="Symbol"/>
      </w:rPr>
    </w:lvl>
    <w:lvl w:ilvl="4" w:tplc="66CAC662">
      <w:start w:val="1"/>
      <w:numFmt w:val="bullet"/>
      <w:lvlText w:val=""/>
      <w:lvlJc w:val="left"/>
      <w:pPr>
        <w:ind w:left="1020" w:hanging="360"/>
      </w:pPr>
      <w:rPr>
        <w:rFonts w:ascii="Symbol" w:hAnsi="Symbol"/>
      </w:rPr>
    </w:lvl>
    <w:lvl w:ilvl="5" w:tplc="335229AC">
      <w:start w:val="1"/>
      <w:numFmt w:val="bullet"/>
      <w:lvlText w:val=""/>
      <w:lvlJc w:val="left"/>
      <w:pPr>
        <w:ind w:left="1020" w:hanging="360"/>
      </w:pPr>
      <w:rPr>
        <w:rFonts w:ascii="Symbol" w:hAnsi="Symbol"/>
      </w:rPr>
    </w:lvl>
    <w:lvl w:ilvl="6" w:tplc="1170414A">
      <w:start w:val="1"/>
      <w:numFmt w:val="bullet"/>
      <w:lvlText w:val=""/>
      <w:lvlJc w:val="left"/>
      <w:pPr>
        <w:ind w:left="1020" w:hanging="360"/>
      </w:pPr>
      <w:rPr>
        <w:rFonts w:ascii="Symbol" w:hAnsi="Symbol"/>
      </w:rPr>
    </w:lvl>
    <w:lvl w:ilvl="7" w:tplc="0946262A">
      <w:start w:val="1"/>
      <w:numFmt w:val="bullet"/>
      <w:lvlText w:val=""/>
      <w:lvlJc w:val="left"/>
      <w:pPr>
        <w:ind w:left="1020" w:hanging="360"/>
      </w:pPr>
      <w:rPr>
        <w:rFonts w:ascii="Symbol" w:hAnsi="Symbol"/>
      </w:rPr>
    </w:lvl>
    <w:lvl w:ilvl="8" w:tplc="86FAB6D2">
      <w:start w:val="1"/>
      <w:numFmt w:val="bullet"/>
      <w:lvlText w:val=""/>
      <w:lvlJc w:val="left"/>
      <w:pPr>
        <w:ind w:left="1020" w:hanging="360"/>
      </w:pPr>
      <w:rPr>
        <w:rFonts w:ascii="Symbol" w:hAnsi="Symbol"/>
      </w:rPr>
    </w:lvl>
  </w:abstractNum>
  <w:abstractNum w:abstractNumId="1" w15:restartNumberingAfterBreak="0">
    <w:nsid w:val="027C6EAE"/>
    <w:multiLevelType w:val="hybridMultilevel"/>
    <w:tmpl w:val="5C7A2A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4500A3"/>
    <w:multiLevelType w:val="hybridMultilevel"/>
    <w:tmpl w:val="F6BE990E"/>
    <w:lvl w:ilvl="0" w:tplc="8BE4447E">
      <w:start w:val="1"/>
      <w:numFmt w:val="lowerLetter"/>
      <w:lvlText w:val="(%1)"/>
      <w:lvlJc w:val="left"/>
      <w:pPr>
        <w:ind w:left="720" w:hanging="72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1947708E"/>
    <w:multiLevelType w:val="multilevel"/>
    <w:tmpl w:val="AEDCC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B4EC8"/>
    <w:multiLevelType w:val="hybridMultilevel"/>
    <w:tmpl w:val="2EFE0E46"/>
    <w:lvl w:ilvl="0" w:tplc="750A9B08">
      <w:numFmt w:val="bullet"/>
      <w:lvlText w:val="-"/>
      <w:lvlJc w:val="left"/>
      <w:pPr>
        <w:ind w:left="720" w:hanging="360"/>
      </w:pPr>
      <w:rPr>
        <w:rFonts w:ascii="Times New Roman" w:eastAsia="맑은 고딕"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3685F"/>
    <w:multiLevelType w:val="hybridMultilevel"/>
    <w:tmpl w:val="AE1AB88A"/>
    <w:lvl w:ilvl="0" w:tplc="31CCD258">
      <w:start w:val="1"/>
      <w:numFmt w:val="bullet"/>
      <w:lvlText w:val=""/>
      <w:lvlJc w:val="left"/>
      <w:pPr>
        <w:ind w:left="720" w:hanging="360"/>
      </w:pPr>
      <w:rPr>
        <w:rFonts w:ascii="Symbol" w:hAnsi="Symbol"/>
      </w:rPr>
    </w:lvl>
    <w:lvl w:ilvl="1" w:tplc="0CE65550">
      <w:start w:val="1"/>
      <w:numFmt w:val="bullet"/>
      <w:lvlText w:val=""/>
      <w:lvlJc w:val="left"/>
      <w:pPr>
        <w:ind w:left="720" w:hanging="360"/>
      </w:pPr>
      <w:rPr>
        <w:rFonts w:ascii="Symbol" w:hAnsi="Symbol"/>
      </w:rPr>
    </w:lvl>
    <w:lvl w:ilvl="2" w:tplc="6B32F27E">
      <w:start w:val="1"/>
      <w:numFmt w:val="bullet"/>
      <w:lvlText w:val=""/>
      <w:lvlJc w:val="left"/>
      <w:pPr>
        <w:ind w:left="720" w:hanging="360"/>
      </w:pPr>
      <w:rPr>
        <w:rFonts w:ascii="Symbol" w:hAnsi="Symbol"/>
      </w:rPr>
    </w:lvl>
    <w:lvl w:ilvl="3" w:tplc="58C84398">
      <w:start w:val="1"/>
      <w:numFmt w:val="bullet"/>
      <w:lvlText w:val=""/>
      <w:lvlJc w:val="left"/>
      <w:pPr>
        <w:ind w:left="720" w:hanging="360"/>
      </w:pPr>
      <w:rPr>
        <w:rFonts w:ascii="Symbol" w:hAnsi="Symbol"/>
      </w:rPr>
    </w:lvl>
    <w:lvl w:ilvl="4" w:tplc="A0763E9A">
      <w:start w:val="1"/>
      <w:numFmt w:val="bullet"/>
      <w:lvlText w:val=""/>
      <w:lvlJc w:val="left"/>
      <w:pPr>
        <w:ind w:left="720" w:hanging="360"/>
      </w:pPr>
      <w:rPr>
        <w:rFonts w:ascii="Symbol" w:hAnsi="Symbol"/>
      </w:rPr>
    </w:lvl>
    <w:lvl w:ilvl="5" w:tplc="1466F59C">
      <w:start w:val="1"/>
      <w:numFmt w:val="bullet"/>
      <w:lvlText w:val=""/>
      <w:lvlJc w:val="left"/>
      <w:pPr>
        <w:ind w:left="720" w:hanging="360"/>
      </w:pPr>
      <w:rPr>
        <w:rFonts w:ascii="Symbol" w:hAnsi="Symbol"/>
      </w:rPr>
    </w:lvl>
    <w:lvl w:ilvl="6" w:tplc="140A13CA">
      <w:start w:val="1"/>
      <w:numFmt w:val="bullet"/>
      <w:lvlText w:val=""/>
      <w:lvlJc w:val="left"/>
      <w:pPr>
        <w:ind w:left="720" w:hanging="360"/>
      </w:pPr>
      <w:rPr>
        <w:rFonts w:ascii="Symbol" w:hAnsi="Symbol"/>
      </w:rPr>
    </w:lvl>
    <w:lvl w:ilvl="7" w:tplc="ACF4A21C">
      <w:start w:val="1"/>
      <w:numFmt w:val="bullet"/>
      <w:lvlText w:val=""/>
      <w:lvlJc w:val="left"/>
      <w:pPr>
        <w:ind w:left="720" w:hanging="360"/>
      </w:pPr>
      <w:rPr>
        <w:rFonts w:ascii="Symbol" w:hAnsi="Symbol"/>
      </w:rPr>
    </w:lvl>
    <w:lvl w:ilvl="8" w:tplc="AE102EFC">
      <w:start w:val="1"/>
      <w:numFmt w:val="bullet"/>
      <w:lvlText w:val=""/>
      <w:lvlJc w:val="left"/>
      <w:pPr>
        <w:ind w:left="720" w:hanging="360"/>
      </w:pPr>
      <w:rPr>
        <w:rFonts w:ascii="Symbol" w:hAnsi="Symbol"/>
      </w:rPr>
    </w:lvl>
  </w:abstractNum>
  <w:abstractNum w:abstractNumId="6" w15:restartNumberingAfterBreak="0">
    <w:nsid w:val="250F7679"/>
    <w:multiLevelType w:val="multilevel"/>
    <w:tmpl w:val="A47A7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72024"/>
    <w:multiLevelType w:val="hybridMultilevel"/>
    <w:tmpl w:val="CC3CA060"/>
    <w:lvl w:ilvl="0" w:tplc="D2BE5E58">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BB73F93"/>
    <w:multiLevelType w:val="hybridMultilevel"/>
    <w:tmpl w:val="6E5AD832"/>
    <w:lvl w:ilvl="0" w:tplc="C164BA9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D2C3B30"/>
    <w:multiLevelType w:val="hybridMultilevel"/>
    <w:tmpl w:val="A2A417F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3908206A"/>
    <w:multiLevelType w:val="hybridMultilevel"/>
    <w:tmpl w:val="7CDA329A"/>
    <w:lvl w:ilvl="0" w:tplc="A63AA2D6">
      <w:start w:val="1"/>
      <w:numFmt w:val="bullet"/>
      <w:lvlText w:val=""/>
      <w:lvlJc w:val="left"/>
      <w:pPr>
        <w:ind w:left="720" w:hanging="360"/>
      </w:pPr>
      <w:rPr>
        <w:rFonts w:ascii="Symbol" w:hAnsi="Symbol"/>
      </w:rPr>
    </w:lvl>
    <w:lvl w:ilvl="1" w:tplc="6AF255EE">
      <w:start w:val="1"/>
      <w:numFmt w:val="bullet"/>
      <w:lvlText w:val=""/>
      <w:lvlJc w:val="left"/>
      <w:pPr>
        <w:ind w:left="720" w:hanging="360"/>
      </w:pPr>
      <w:rPr>
        <w:rFonts w:ascii="Symbol" w:hAnsi="Symbol"/>
      </w:rPr>
    </w:lvl>
    <w:lvl w:ilvl="2" w:tplc="142EAD62">
      <w:start w:val="1"/>
      <w:numFmt w:val="bullet"/>
      <w:lvlText w:val=""/>
      <w:lvlJc w:val="left"/>
      <w:pPr>
        <w:ind w:left="720" w:hanging="360"/>
      </w:pPr>
      <w:rPr>
        <w:rFonts w:ascii="Symbol" w:hAnsi="Symbol"/>
      </w:rPr>
    </w:lvl>
    <w:lvl w:ilvl="3" w:tplc="FD984EE4">
      <w:start w:val="1"/>
      <w:numFmt w:val="bullet"/>
      <w:lvlText w:val=""/>
      <w:lvlJc w:val="left"/>
      <w:pPr>
        <w:ind w:left="720" w:hanging="360"/>
      </w:pPr>
      <w:rPr>
        <w:rFonts w:ascii="Symbol" w:hAnsi="Symbol"/>
      </w:rPr>
    </w:lvl>
    <w:lvl w:ilvl="4" w:tplc="0D18AC72">
      <w:start w:val="1"/>
      <w:numFmt w:val="bullet"/>
      <w:lvlText w:val=""/>
      <w:lvlJc w:val="left"/>
      <w:pPr>
        <w:ind w:left="720" w:hanging="360"/>
      </w:pPr>
      <w:rPr>
        <w:rFonts w:ascii="Symbol" w:hAnsi="Symbol"/>
      </w:rPr>
    </w:lvl>
    <w:lvl w:ilvl="5" w:tplc="3D649E2E">
      <w:start w:val="1"/>
      <w:numFmt w:val="bullet"/>
      <w:lvlText w:val=""/>
      <w:lvlJc w:val="left"/>
      <w:pPr>
        <w:ind w:left="720" w:hanging="360"/>
      </w:pPr>
      <w:rPr>
        <w:rFonts w:ascii="Symbol" w:hAnsi="Symbol"/>
      </w:rPr>
    </w:lvl>
    <w:lvl w:ilvl="6" w:tplc="BDB69584">
      <w:start w:val="1"/>
      <w:numFmt w:val="bullet"/>
      <w:lvlText w:val=""/>
      <w:lvlJc w:val="left"/>
      <w:pPr>
        <w:ind w:left="720" w:hanging="360"/>
      </w:pPr>
      <w:rPr>
        <w:rFonts w:ascii="Symbol" w:hAnsi="Symbol"/>
      </w:rPr>
    </w:lvl>
    <w:lvl w:ilvl="7" w:tplc="7B5AAB0C">
      <w:start w:val="1"/>
      <w:numFmt w:val="bullet"/>
      <w:lvlText w:val=""/>
      <w:lvlJc w:val="left"/>
      <w:pPr>
        <w:ind w:left="720" w:hanging="360"/>
      </w:pPr>
      <w:rPr>
        <w:rFonts w:ascii="Symbol" w:hAnsi="Symbol"/>
      </w:rPr>
    </w:lvl>
    <w:lvl w:ilvl="8" w:tplc="7280F3A0">
      <w:start w:val="1"/>
      <w:numFmt w:val="bullet"/>
      <w:lvlText w:val=""/>
      <w:lvlJc w:val="left"/>
      <w:pPr>
        <w:ind w:left="720" w:hanging="360"/>
      </w:pPr>
      <w:rPr>
        <w:rFonts w:ascii="Symbol" w:hAnsi="Symbol"/>
      </w:rPr>
    </w:lvl>
  </w:abstractNum>
  <w:abstractNum w:abstractNumId="11" w15:restartNumberingAfterBreak="0">
    <w:nsid w:val="3B3F2F0C"/>
    <w:multiLevelType w:val="hybridMultilevel"/>
    <w:tmpl w:val="34AE8570"/>
    <w:lvl w:ilvl="0" w:tplc="8700727A">
      <w:start w:val="1"/>
      <w:numFmt w:val="bullet"/>
      <w:lvlText w:val=""/>
      <w:lvlJc w:val="left"/>
      <w:pPr>
        <w:ind w:left="1020" w:hanging="360"/>
      </w:pPr>
      <w:rPr>
        <w:rFonts w:ascii="Symbol" w:hAnsi="Symbol"/>
      </w:rPr>
    </w:lvl>
    <w:lvl w:ilvl="1" w:tplc="3688740E">
      <w:start w:val="1"/>
      <w:numFmt w:val="bullet"/>
      <w:lvlText w:val=""/>
      <w:lvlJc w:val="left"/>
      <w:pPr>
        <w:ind w:left="1020" w:hanging="360"/>
      </w:pPr>
      <w:rPr>
        <w:rFonts w:ascii="Symbol" w:hAnsi="Symbol"/>
      </w:rPr>
    </w:lvl>
    <w:lvl w:ilvl="2" w:tplc="9FA63CB0">
      <w:start w:val="1"/>
      <w:numFmt w:val="bullet"/>
      <w:lvlText w:val=""/>
      <w:lvlJc w:val="left"/>
      <w:pPr>
        <w:ind w:left="1020" w:hanging="360"/>
      </w:pPr>
      <w:rPr>
        <w:rFonts w:ascii="Symbol" w:hAnsi="Symbol"/>
      </w:rPr>
    </w:lvl>
    <w:lvl w:ilvl="3" w:tplc="7E0C04A0">
      <w:start w:val="1"/>
      <w:numFmt w:val="bullet"/>
      <w:lvlText w:val=""/>
      <w:lvlJc w:val="left"/>
      <w:pPr>
        <w:ind w:left="1020" w:hanging="360"/>
      </w:pPr>
      <w:rPr>
        <w:rFonts w:ascii="Symbol" w:hAnsi="Symbol"/>
      </w:rPr>
    </w:lvl>
    <w:lvl w:ilvl="4" w:tplc="EC6C9BFC">
      <w:start w:val="1"/>
      <w:numFmt w:val="bullet"/>
      <w:lvlText w:val=""/>
      <w:lvlJc w:val="left"/>
      <w:pPr>
        <w:ind w:left="1020" w:hanging="360"/>
      </w:pPr>
      <w:rPr>
        <w:rFonts w:ascii="Symbol" w:hAnsi="Symbol"/>
      </w:rPr>
    </w:lvl>
    <w:lvl w:ilvl="5" w:tplc="99AA7CD6">
      <w:start w:val="1"/>
      <w:numFmt w:val="bullet"/>
      <w:lvlText w:val=""/>
      <w:lvlJc w:val="left"/>
      <w:pPr>
        <w:ind w:left="1020" w:hanging="360"/>
      </w:pPr>
      <w:rPr>
        <w:rFonts w:ascii="Symbol" w:hAnsi="Symbol"/>
      </w:rPr>
    </w:lvl>
    <w:lvl w:ilvl="6" w:tplc="B63459F6">
      <w:start w:val="1"/>
      <w:numFmt w:val="bullet"/>
      <w:lvlText w:val=""/>
      <w:lvlJc w:val="left"/>
      <w:pPr>
        <w:ind w:left="1020" w:hanging="360"/>
      </w:pPr>
      <w:rPr>
        <w:rFonts w:ascii="Symbol" w:hAnsi="Symbol"/>
      </w:rPr>
    </w:lvl>
    <w:lvl w:ilvl="7" w:tplc="C8C26458">
      <w:start w:val="1"/>
      <w:numFmt w:val="bullet"/>
      <w:lvlText w:val=""/>
      <w:lvlJc w:val="left"/>
      <w:pPr>
        <w:ind w:left="1020" w:hanging="360"/>
      </w:pPr>
      <w:rPr>
        <w:rFonts w:ascii="Symbol" w:hAnsi="Symbol"/>
      </w:rPr>
    </w:lvl>
    <w:lvl w:ilvl="8" w:tplc="0FB6168E">
      <w:start w:val="1"/>
      <w:numFmt w:val="bullet"/>
      <w:lvlText w:val=""/>
      <w:lvlJc w:val="left"/>
      <w:pPr>
        <w:ind w:left="1020" w:hanging="360"/>
      </w:pPr>
      <w:rPr>
        <w:rFonts w:ascii="Symbol" w:hAnsi="Symbol"/>
      </w:rPr>
    </w:lvl>
  </w:abstractNum>
  <w:abstractNum w:abstractNumId="12" w15:restartNumberingAfterBreak="0">
    <w:nsid w:val="4B677F4F"/>
    <w:multiLevelType w:val="singleLevel"/>
    <w:tmpl w:val="87A2DC78"/>
    <w:lvl w:ilvl="0">
      <w:start w:val="1"/>
      <w:numFmt w:val="decimal"/>
      <w:lvlText w:val="[%1]"/>
      <w:lvlJc w:val="left"/>
      <w:pPr>
        <w:tabs>
          <w:tab w:val="num" w:pos="450"/>
        </w:tabs>
        <w:ind w:left="450" w:hanging="450"/>
      </w:pPr>
      <w:rPr>
        <w:rFonts w:hint="eastAsia"/>
      </w:rPr>
    </w:lvl>
  </w:abstractNum>
  <w:abstractNum w:abstractNumId="13" w15:restartNumberingAfterBreak="0">
    <w:nsid w:val="4BFD78F7"/>
    <w:multiLevelType w:val="hybridMultilevel"/>
    <w:tmpl w:val="376A5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B464B0"/>
    <w:multiLevelType w:val="hybridMultilevel"/>
    <w:tmpl w:val="AE8A54CA"/>
    <w:lvl w:ilvl="0" w:tplc="FFFFFFFF">
      <w:start w:val="1"/>
      <w:numFmt w:val="upperLetter"/>
      <w:lvlText w:val="(%1)"/>
      <w:lvlJc w:val="left"/>
      <w:pPr>
        <w:ind w:left="760" w:hanging="36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5" w15:restartNumberingAfterBreak="0">
    <w:nsid w:val="4D2D0367"/>
    <w:multiLevelType w:val="hybridMultilevel"/>
    <w:tmpl w:val="5C1652A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FAF450C"/>
    <w:multiLevelType w:val="hybridMultilevel"/>
    <w:tmpl w:val="651E883C"/>
    <w:lvl w:ilvl="0" w:tplc="FFBA4330">
      <w:start w:val="1"/>
      <w:numFmt w:val="bullet"/>
      <w:lvlText w:val=""/>
      <w:lvlJc w:val="left"/>
      <w:pPr>
        <w:ind w:left="1020" w:hanging="360"/>
      </w:pPr>
      <w:rPr>
        <w:rFonts w:ascii="Symbol" w:hAnsi="Symbol"/>
      </w:rPr>
    </w:lvl>
    <w:lvl w:ilvl="1" w:tplc="13364C9C">
      <w:start w:val="1"/>
      <w:numFmt w:val="bullet"/>
      <w:lvlText w:val=""/>
      <w:lvlJc w:val="left"/>
      <w:pPr>
        <w:ind w:left="1020" w:hanging="360"/>
      </w:pPr>
      <w:rPr>
        <w:rFonts w:ascii="Symbol" w:hAnsi="Symbol"/>
      </w:rPr>
    </w:lvl>
    <w:lvl w:ilvl="2" w:tplc="6B66A0EC">
      <w:start w:val="1"/>
      <w:numFmt w:val="bullet"/>
      <w:lvlText w:val=""/>
      <w:lvlJc w:val="left"/>
      <w:pPr>
        <w:ind w:left="1020" w:hanging="360"/>
      </w:pPr>
      <w:rPr>
        <w:rFonts w:ascii="Symbol" w:hAnsi="Symbol"/>
      </w:rPr>
    </w:lvl>
    <w:lvl w:ilvl="3" w:tplc="F4CCC600">
      <w:start w:val="1"/>
      <w:numFmt w:val="bullet"/>
      <w:lvlText w:val=""/>
      <w:lvlJc w:val="left"/>
      <w:pPr>
        <w:ind w:left="1020" w:hanging="360"/>
      </w:pPr>
      <w:rPr>
        <w:rFonts w:ascii="Symbol" w:hAnsi="Symbol"/>
      </w:rPr>
    </w:lvl>
    <w:lvl w:ilvl="4" w:tplc="92B6F08A">
      <w:start w:val="1"/>
      <w:numFmt w:val="bullet"/>
      <w:lvlText w:val=""/>
      <w:lvlJc w:val="left"/>
      <w:pPr>
        <w:ind w:left="1020" w:hanging="360"/>
      </w:pPr>
      <w:rPr>
        <w:rFonts w:ascii="Symbol" w:hAnsi="Symbol"/>
      </w:rPr>
    </w:lvl>
    <w:lvl w:ilvl="5" w:tplc="8D64DA0E">
      <w:start w:val="1"/>
      <w:numFmt w:val="bullet"/>
      <w:lvlText w:val=""/>
      <w:lvlJc w:val="left"/>
      <w:pPr>
        <w:ind w:left="1020" w:hanging="360"/>
      </w:pPr>
      <w:rPr>
        <w:rFonts w:ascii="Symbol" w:hAnsi="Symbol"/>
      </w:rPr>
    </w:lvl>
    <w:lvl w:ilvl="6" w:tplc="D892197E">
      <w:start w:val="1"/>
      <w:numFmt w:val="bullet"/>
      <w:lvlText w:val=""/>
      <w:lvlJc w:val="left"/>
      <w:pPr>
        <w:ind w:left="1020" w:hanging="360"/>
      </w:pPr>
      <w:rPr>
        <w:rFonts w:ascii="Symbol" w:hAnsi="Symbol"/>
      </w:rPr>
    </w:lvl>
    <w:lvl w:ilvl="7" w:tplc="35EC0F08">
      <w:start w:val="1"/>
      <w:numFmt w:val="bullet"/>
      <w:lvlText w:val=""/>
      <w:lvlJc w:val="left"/>
      <w:pPr>
        <w:ind w:left="1020" w:hanging="360"/>
      </w:pPr>
      <w:rPr>
        <w:rFonts w:ascii="Symbol" w:hAnsi="Symbol"/>
      </w:rPr>
    </w:lvl>
    <w:lvl w:ilvl="8" w:tplc="E3C23C30">
      <w:start w:val="1"/>
      <w:numFmt w:val="bullet"/>
      <w:lvlText w:val=""/>
      <w:lvlJc w:val="left"/>
      <w:pPr>
        <w:ind w:left="1020" w:hanging="360"/>
      </w:pPr>
      <w:rPr>
        <w:rFonts w:ascii="Symbol" w:hAnsi="Symbol"/>
      </w:rPr>
    </w:lvl>
  </w:abstractNum>
  <w:abstractNum w:abstractNumId="17" w15:restartNumberingAfterBreak="0">
    <w:nsid w:val="518A5C1A"/>
    <w:multiLevelType w:val="hybridMultilevel"/>
    <w:tmpl w:val="1602944A"/>
    <w:lvl w:ilvl="0" w:tplc="5FBE4FCC">
      <w:start w:val="1"/>
      <w:numFmt w:val="bullet"/>
      <w:lvlText w:val=""/>
      <w:lvlJc w:val="left"/>
      <w:pPr>
        <w:ind w:left="720" w:hanging="360"/>
      </w:pPr>
      <w:rPr>
        <w:rFonts w:ascii="Symbol" w:hAnsi="Symbol"/>
      </w:rPr>
    </w:lvl>
    <w:lvl w:ilvl="1" w:tplc="B976972E">
      <w:start w:val="1"/>
      <w:numFmt w:val="bullet"/>
      <w:lvlText w:val=""/>
      <w:lvlJc w:val="left"/>
      <w:pPr>
        <w:ind w:left="720" w:hanging="360"/>
      </w:pPr>
      <w:rPr>
        <w:rFonts w:ascii="Symbol" w:hAnsi="Symbol"/>
      </w:rPr>
    </w:lvl>
    <w:lvl w:ilvl="2" w:tplc="6450DB8E">
      <w:start w:val="1"/>
      <w:numFmt w:val="bullet"/>
      <w:lvlText w:val=""/>
      <w:lvlJc w:val="left"/>
      <w:pPr>
        <w:ind w:left="720" w:hanging="360"/>
      </w:pPr>
      <w:rPr>
        <w:rFonts w:ascii="Symbol" w:hAnsi="Symbol"/>
      </w:rPr>
    </w:lvl>
    <w:lvl w:ilvl="3" w:tplc="752480CE">
      <w:start w:val="1"/>
      <w:numFmt w:val="bullet"/>
      <w:lvlText w:val=""/>
      <w:lvlJc w:val="left"/>
      <w:pPr>
        <w:ind w:left="720" w:hanging="360"/>
      </w:pPr>
      <w:rPr>
        <w:rFonts w:ascii="Symbol" w:hAnsi="Symbol"/>
      </w:rPr>
    </w:lvl>
    <w:lvl w:ilvl="4" w:tplc="C816A818">
      <w:start w:val="1"/>
      <w:numFmt w:val="bullet"/>
      <w:lvlText w:val=""/>
      <w:lvlJc w:val="left"/>
      <w:pPr>
        <w:ind w:left="720" w:hanging="360"/>
      </w:pPr>
      <w:rPr>
        <w:rFonts w:ascii="Symbol" w:hAnsi="Symbol"/>
      </w:rPr>
    </w:lvl>
    <w:lvl w:ilvl="5" w:tplc="3B7A004C">
      <w:start w:val="1"/>
      <w:numFmt w:val="bullet"/>
      <w:lvlText w:val=""/>
      <w:lvlJc w:val="left"/>
      <w:pPr>
        <w:ind w:left="720" w:hanging="360"/>
      </w:pPr>
      <w:rPr>
        <w:rFonts w:ascii="Symbol" w:hAnsi="Symbol"/>
      </w:rPr>
    </w:lvl>
    <w:lvl w:ilvl="6" w:tplc="DA1C1994">
      <w:start w:val="1"/>
      <w:numFmt w:val="bullet"/>
      <w:lvlText w:val=""/>
      <w:lvlJc w:val="left"/>
      <w:pPr>
        <w:ind w:left="720" w:hanging="360"/>
      </w:pPr>
      <w:rPr>
        <w:rFonts w:ascii="Symbol" w:hAnsi="Symbol"/>
      </w:rPr>
    </w:lvl>
    <w:lvl w:ilvl="7" w:tplc="9ED0123C">
      <w:start w:val="1"/>
      <w:numFmt w:val="bullet"/>
      <w:lvlText w:val=""/>
      <w:lvlJc w:val="left"/>
      <w:pPr>
        <w:ind w:left="720" w:hanging="360"/>
      </w:pPr>
      <w:rPr>
        <w:rFonts w:ascii="Symbol" w:hAnsi="Symbol"/>
      </w:rPr>
    </w:lvl>
    <w:lvl w:ilvl="8" w:tplc="E640CAF4">
      <w:start w:val="1"/>
      <w:numFmt w:val="bullet"/>
      <w:lvlText w:val=""/>
      <w:lvlJc w:val="left"/>
      <w:pPr>
        <w:ind w:left="720" w:hanging="360"/>
      </w:pPr>
      <w:rPr>
        <w:rFonts w:ascii="Symbol" w:hAnsi="Symbol"/>
      </w:rPr>
    </w:lvl>
  </w:abstractNum>
  <w:abstractNum w:abstractNumId="18" w15:restartNumberingAfterBreak="0">
    <w:nsid w:val="54DE20AE"/>
    <w:multiLevelType w:val="hybridMultilevel"/>
    <w:tmpl w:val="EB827F6C"/>
    <w:lvl w:ilvl="0" w:tplc="B29C848C">
      <w:start w:val="1"/>
      <w:numFmt w:val="bullet"/>
      <w:lvlText w:val=""/>
      <w:lvlJc w:val="left"/>
      <w:pPr>
        <w:ind w:left="720" w:hanging="360"/>
      </w:pPr>
      <w:rPr>
        <w:rFonts w:ascii="Symbol" w:hAnsi="Symbol"/>
      </w:rPr>
    </w:lvl>
    <w:lvl w:ilvl="1" w:tplc="5CC698AA">
      <w:start w:val="1"/>
      <w:numFmt w:val="bullet"/>
      <w:lvlText w:val=""/>
      <w:lvlJc w:val="left"/>
      <w:pPr>
        <w:ind w:left="720" w:hanging="360"/>
      </w:pPr>
      <w:rPr>
        <w:rFonts w:ascii="Symbol" w:hAnsi="Symbol"/>
      </w:rPr>
    </w:lvl>
    <w:lvl w:ilvl="2" w:tplc="41E08D1A">
      <w:start w:val="1"/>
      <w:numFmt w:val="bullet"/>
      <w:lvlText w:val=""/>
      <w:lvlJc w:val="left"/>
      <w:pPr>
        <w:ind w:left="720" w:hanging="360"/>
      </w:pPr>
      <w:rPr>
        <w:rFonts w:ascii="Symbol" w:hAnsi="Symbol"/>
      </w:rPr>
    </w:lvl>
    <w:lvl w:ilvl="3" w:tplc="B6CE9AA4">
      <w:start w:val="1"/>
      <w:numFmt w:val="bullet"/>
      <w:lvlText w:val=""/>
      <w:lvlJc w:val="left"/>
      <w:pPr>
        <w:ind w:left="720" w:hanging="360"/>
      </w:pPr>
      <w:rPr>
        <w:rFonts w:ascii="Symbol" w:hAnsi="Symbol"/>
      </w:rPr>
    </w:lvl>
    <w:lvl w:ilvl="4" w:tplc="F05EEAC6">
      <w:start w:val="1"/>
      <w:numFmt w:val="bullet"/>
      <w:lvlText w:val=""/>
      <w:lvlJc w:val="left"/>
      <w:pPr>
        <w:ind w:left="720" w:hanging="360"/>
      </w:pPr>
      <w:rPr>
        <w:rFonts w:ascii="Symbol" w:hAnsi="Symbol"/>
      </w:rPr>
    </w:lvl>
    <w:lvl w:ilvl="5" w:tplc="31D407FE">
      <w:start w:val="1"/>
      <w:numFmt w:val="bullet"/>
      <w:lvlText w:val=""/>
      <w:lvlJc w:val="left"/>
      <w:pPr>
        <w:ind w:left="720" w:hanging="360"/>
      </w:pPr>
      <w:rPr>
        <w:rFonts w:ascii="Symbol" w:hAnsi="Symbol"/>
      </w:rPr>
    </w:lvl>
    <w:lvl w:ilvl="6" w:tplc="E1DA11B6">
      <w:start w:val="1"/>
      <w:numFmt w:val="bullet"/>
      <w:lvlText w:val=""/>
      <w:lvlJc w:val="left"/>
      <w:pPr>
        <w:ind w:left="720" w:hanging="360"/>
      </w:pPr>
      <w:rPr>
        <w:rFonts w:ascii="Symbol" w:hAnsi="Symbol"/>
      </w:rPr>
    </w:lvl>
    <w:lvl w:ilvl="7" w:tplc="D0E8F14A">
      <w:start w:val="1"/>
      <w:numFmt w:val="bullet"/>
      <w:lvlText w:val=""/>
      <w:lvlJc w:val="left"/>
      <w:pPr>
        <w:ind w:left="720" w:hanging="360"/>
      </w:pPr>
      <w:rPr>
        <w:rFonts w:ascii="Symbol" w:hAnsi="Symbol"/>
      </w:rPr>
    </w:lvl>
    <w:lvl w:ilvl="8" w:tplc="4C6A0942">
      <w:start w:val="1"/>
      <w:numFmt w:val="bullet"/>
      <w:lvlText w:val=""/>
      <w:lvlJc w:val="left"/>
      <w:pPr>
        <w:ind w:left="720" w:hanging="360"/>
      </w:pPr>
      <w:rPr>
        <w:rFonts w:ascii="Symbol" w:hAnsi="Symbol"/>
      </w:rPr>
    </w:lvl>
  </w:abstractNum>
  <w:abstractNum w:abstractNumId="19" w15:restartNumberingAfterBreak="0">
    <w:nsid w:val="5C0F7C8E"/>
    <w:multiLevelType w:val="hybridMultilevel"/>
    <w:tmpl w:val="4ACAB006"/>
    <w:lvl w:ilvl="0" w:tplc="893ADEEC">
      <w:start w:val="1"/>
      <w:numFmt w:val="bullet"/>
      <w:lvlText w:val=""/>
      <w:lvlJc w:val="left"/>
      <w:pPr>
        <w:ind w:left="720" w:hanging="360"/>
      </w:pPr>
      <w:rPr>
        <w:rFonts w:ascii="Symbol" w:hAnsi="Symbol"/>
      </w:rPr>
    </w:lvl>
    <w:lvl w:ilvl="1" w:tplc="99F6FF86">
      <w:start w:val="1"/>
      <w:numFmt w:val="bullet"/>
      <w:lvlText w:val=""/>
      <w:lvlJc w:val="left"/>
      <w:pPr>
        <w:ind w:left="720" w:hanging="360"/>
      </w:pPr>
      <w:rPr>
        <w:rFonts w:ascii="Symbol" w:hAnsi="Symbol"/>
      </w:rPr>
    </w:lvl>
    <w:lvl w:ilvl="2" w:tplc="57E2F8DC">
      <w:start w:val="1"/>
      <w:numFmt w:val="bullet"/>
      <w:lvlText w:val=""/>
      <w:lvlJc w:val="left"/>
      <w:pPr>
        <w:ind w:left="720" w:hanging="360"/>
      </w:pPr>
      <w:rPr>
        <w:rFonts w:ascii="Symbol" w:hAnsi="Symbol"/>
      </w:rPr>
    </w:lvl>
    <w:lvl w:ilvl="3" w:tplc="ACBEA744">
      <w:start w:val="1"/>
      <w:numFmt w:val="bullet"/>
      <w:lvlText w:val=""/>
      <w:lvlJc w:val="left"/>
      <w:pPr>
        <w:ind w:left="720" w:hanging="360"/>
      </w:pPr>
      <w:rPr>
        <w:rFonts w:ascii="Symbol" w:hAnsi="Symbol"/>
      </w:rPr>
    </w:lvl>
    <w:lvl w:ilvl="4" w:tplc="63123D2A">
      <w:start w:val="1"/>
      <w:numFmt w:val="bullet"/>
      <w:lvlText w:val=""/>
      <w:lvlJc w:val="left"/>
      <w:pPr>
        <w:ind w:left="720" w:hanging="360"/>
      </w:pPr>
      <w:rPr>
        <w:rFonts w:ascii="Symbol" w:hAnsi="Symbol"/>
      </w:rPr>
    </w:lvl>
    <w:lvl w:ilvl="5" w:tplc="EA14AD76">
      <w:start w:val="1"/>
      <w:numFmt w:val="bullet"/>
      <w:lvlText w:val=""/>
      <w:lvlJc w:val="left"/>
      <w:pPr>
        <w:ind w:left="720" w:hanging="360"/>
      </w:pPr>
      <w:rPr>
        <w:rFonts w:ascii="Symbol" w:hAnsi="Symbol"/>
      </w:rPr>
    </w:lvl>
    <w:lvl w:ilvl="6" w:tplc="39BE9890">
      <w:start w:val="1"/>
      <w:numFmt w:val="bullet"/>
      <w:lvlText w:val=""/>
      <w:lvlJc w:val="left"/>
      <w:pPr>
        <w:ind w:left="720" w:hanging="360"/>
      </w:pPr>
      <w:rPr>
        <w:rFonts w:ascii="Symbol" w:hAnsi="Symbol"/>
      </w:rPr>
    </w:lvl>
    <w:lvl w:ilvl="7" w:tplc="4E50E15E">
      <w:start w:val="1"/>
      <w:numFmt w:val="bullet"/>
      <w:lvlText w:val=""/>
      <w:lvlJc w:val="left"/>
      <w:pPr>
        <w:ind w:left="720" w:hanging="360"/>
      </w:pPr>
      <w:rPr>
        <w:rFonts w:ascii="Symbol" w:hAnsi="Symbol"/>
      </w:rPr>
    </w:lvl>
    <w:lvl w:ilvl="8" w:tplc="95F427D6">
      <w:start w:val="1"/>
      <w:numFmt w:val="bullet"/>
      <w:lvlText w:val=""/>
      <w:lvlJc w:val="left"/>
      <w:pPr>
        <w:ind w:left="720" w:hanging="360"/>
      </w:pPr>
      <w:rPr>
        <w:rFonts w:ascii="Symbol" w:hAnsi="Symbol"/>
      </w:rPr>
    </w:lvl>
  </w:abstractNum>
  <w:abstractNum w:abstractNumId="20" w15:restartNumberingAfterBreak="0">
    <w:nsid w:val="61AA0303"/>
    <w:multiLevelType w:val="hybridMultilevel"/>
    <w:tmpl w:val="77F2F430"/>
    <w:lvl w:ilvl="0" w:tplc="91B8BBD6">
      <w:start w:val="1"/>
      <w:numFmt w:val="bullet"/>
      <w:lvlText w:val=""/>
      <w:lvlJc w:val="left"/>
      <w:pPr>
        <w:ind w:left="1020" w:hanging="360"/>
      </w:pPr>
      <w:rPr>
        <w:rFonts w:ascii="Symbol" w:hAnsi="Symbol"/>
      </w:rPr>
    </w:lvl>
    <w:lvl w:ilvl="1" w:tplc="A5C61542">
      <w:start w:val="1"/>
      <w:numFmt w:val="bullet"/>
      <w:lvlText w:val=""/>
      <w:lvlJc w:val="left"/>
      <w:pPr>
        <w:ind w:left="1020" w:hanging="360"/>
      </w:pPr>
      <w:rPr>
        <w:rFonts w:ascii="Symbol" w:hAnsi="Symbol"/>
      </w:rPr>
    </w:lvl>
    <w:lvl w:ilvl="2" w:tplc="FB8E04EA">
      <w:start w:val="1"/>
      <w:numFmt w:val="bullet"/>
      <w:lvlText w:val=""/>
      <w:lvlJc w:val="left"/>
      <w:pPr>
        <w:ind w:left="1020" w:hanging="360"/>
      </w:pPr>
      <w:rPr>
        <w:rFonts w:ascii="Symbol" w:hAnsi="Symbol"/>
      </w:rPr>
    </w:lvl>
    <w:lvl w:ilvl="3" w:tplc="FD5EA50E">
      <w:start w:val="1"/>
      <w:numFmt w:val="bullet"/>
      <w:lvlText w:val=""/>
      <w:lvlJc w:val="left"/>
      <w:pPr>
        <w:ind w:left="1020" w:hanging="360"/>
      </w:pPr>
      <w:rPr>
        <w:rFonts w:ascii="Symbol" w:hAnsi="Symbol"/>
      </w:rPr>
    </w:lvl>
    <w:lvl w:ilvl="4" w:tplc="ADFE9D1A">
      <w:start w:val="1"/>
      <w:numFmt w:val="bullet"/>
      <w:lvlText w:val=""/>
      <w:lvlJc w:val="left"/>
      <w:pPr>
        <w:ind w:left="1020" w:hanging="360"/>
      </w:pPr>
      <w:rPr>
        <w:rFonts w:ascii="Symbol" w:hAnsi="Symbol"/>
      </w:rPr>
    </w:lvl>
    <w:lvl w:ilvl="5" w:tplc="57FA65B4">
      <w:start w:val="1"/>
      <w:numFmt w:val="bullet"/>
      <w:lvlText w:val=""/>
      <w:lvlJc w:val="left"/>
      <w:pPr>
        <w:ind w:left="1020" w:hanging="360"/>
      </w:pPr>
      <w:rPr>
        <w:rFonts w:ascii="Symbol" w:hAnsi="Symbol"/>
      </w:rPr>
    </w:lvl>
    <w:lvl w:ilvl="6" w:tplc="3DC07CC0">
      <w:start w:val="1"/>
      <w:numFmt w:val="bullet"/>
      <w:lvlText w:val=""/>
      <w:lvlJc w:val="left"/>
      <w:pPr>
        <w:ind w:left="1020" w:hanging="360"/>
      </w:pPr>
      <w:rPr>
        <w:rFonts w:ascii="Symbol" w:hAnsi="Symbol"/>
      </w:rPr>
    </w:lvl>
    <w:lvl w:ilvl="7" w:tplc="3BF826D0">
      <w:start w:val="1"/>
      <w:numFmt w:val="bullet"/>
      <w:lvlText w:val=""/>
      <w:lvlJc w:val="left"/>
      <w:pPr>
        <w:ind w:left="1020" w:hanging="360"/>
      </w:pPr>
      <w:rPr>
        <w:rFonts w:ascii="Symbol" w:hAnsi="Symbol"/>
      </w:rPr>
    </w:lvl>
    <w:lvl w:ilvl="8" w:tplc="581829D8">
      <w:start w:val="1"/>
      <w:numFmt w:val="bullet"/>
      <w:lvlText w:val=""/>
      <w:lvlJc w:val="left"/>
      <w:pPr>
        <w:ind w:left="1020" w:hanging="360"/>
      </w:pPr>
      <w:rPr>
        <w:rFonts w:ascii="Symbol" w:hAnsi="Symbol"/>
      </w:rPr>
    </w:lvl>
  </w:abstractNum>
  <w:abstractNum w:abstractNumId="21" w15:restartNumberingAfterBreak="0">
    <w:nsid w:val="62620880"/>
    <w:multiLevelType w:val="hybridMultilevel"/>
    <w:tmpl w:val="95DCB176"/>
    <w:lvl w:ilvl="0" w:tplc="BFDC0664">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3252CB"/>
    <w:multiLevelType w:val="hybridMultilevel"/>
    <w:tmpl w:val="25822ED0"/>
    <w:lvl w:ilvl="0" w:tplc="7E6EB74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8706349"/>
    <w:multiLevelType w:val="hybridMultilevel"/>
    <w:tmpl w:val="8EDE7C84"/>
    <w:lvl w:ilvl="0" w:tplc="865E6A5A">
      <w:start w:val="1"/>
      <w:numFmt w:val="lowerLetter"/>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6A1A3301"/>
    <w:multiLevelType w:val="hybridMultilevel"/>
    <w:tmpl w:val="B320806C"/>
    <w:lvl w:ilvl="0" w:tplc="EA54408C">
      <w:start w:val="1"/>
      <w:numFmt w:val="lowerLetter"/>
      <w:lvlText w:val="(%1)"/>
      <w:lvlJc w:val="left"/>
      <w:pPr>
        <w:tabs>
          <w:tab w:val="num" w:pos="790"/>
        </w:tabs>
        <w:ind w:left="790" w:hanging="39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5" w15:restartNumberingAfterBreak="0">
    <w:nsid w:val="6D3A1015"/>
    <w:multiLevelType w:val="multilevel"/>
    <w:tmpl w:val="75D0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156DC"/>
    <w:multiLevelType w:val="hybridMultilevel"/>
    <w:tmpl w:val="AE8A54CA"/>
    <w:lvl w:ilvl="0" w:tplc="F822B418">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70617E07"/>
    <w:multiLevelType w:val="hybridMultilevel"/>
    <w:tmpl w:val="2E283FF0"/>
    <w:lvl w:ilvl="0" w:tplc="6682E804">
      <w:start w:val="1"/>
      <w:numFmt w:val="bullet"/>
      <w:lvlText w:val=""/>
      <w:lvlJc w:val="left"/>
      <w:pPr>
        <w:ind w:left="720" w:hanging="360"/>
      </w:pPr>
      <w:rPr>
        <w:rFonts w:ascii="Symbol" w:hAnsi="Symbol"/>
      </w:rPr>
    </w:lvl>
    <w:lvl w:ilvl="1" w:tplc="768A218E">
      <w:start w:val="1"/>
      <w:numFmt w:val="bullet"/>
      <w:lvlText w:val=""/>
      <w:lvlJc w:val="left"/>
      <w:pPr>
        <w:ind w:left="720" w:hanging="360"/>
      </w:pPr>
      <w:rPr>
        <w:rFonts w:ascii="Symbol" w:hAnsi="Symbol"/>
      </w:rPr>
    </w:lvl>
    <w:lvl w:ilvl="2" w:tplc="8974A330">
      <w:start w:val="1"/>
      <w:numFmt w:val="bullet"/>
      <w:lvlText w:val=""/>
      <w:lvlJc w:val="left"/>
      <w:pPr>
        <w:ind w:left="720" w:hanging="360"/>
      </w:pPr>
      <w:rPr>
        <w:rFonts w:ascii="Symbol" w:hAnsi="Symbol"/>
      </w:rPr>
    </w:lvl>
    <w:lvl w:ilvl="3" w:tplc="EDCC40A0">
      <w:start w:val="1"/>
      <w:numFmt w:val="bullet"/>
      <w:lvlText w:val=""/>
      <w:lvlJc w:val="left"/>
      <w:pPr>
        <w:ind w:left="720" w:hanging="360"/>
      </w:pPr>
      <w:rPr>
        <w:rFonts w:ascii="Symbol" w:hAnsi="Symbol"/>
      </w:rPr>
    </w:lvl>
    <w:lvl w:ilvl="4" w:tplc="C610DE66">
      <w:start w:val="1"/>
      <w:numFmt w:val="bullet"/>
      <w:lvlText w:val=""/>
      <w:lvlJc w:val="left"/>
      <w:pPr>
        <w:ind w:left="720" w:hanging="360"/>
      </w:pPr>
      <w:rPr>
        <w:rFonts w:ascii="Symbol" w:hAnsi="Symbol"/>
      </w:rPr>
    </w:lvl>
    <w:lvl w:ilvl="5" w:tplc="A7B41E98">
      <w:start w:val="1"/>
      <w:numFmt w:val="bullet"/>
      <w:lvlText w:val=""/>
      <w:lvlJc w:val="left"/>
      <w:pPr>
        <w:ind w:left="720" w:hanging="360"/>
      </w:pPr>
      <w:rPr>
        <w:rFonts w:ascii="Symbol" w:hAnsi="Symbol"/>
      </w:rPr>
    </w:lvl>
    <w:lvl w:ilvl="6" w:tplc="2C2841C0">
      <w:start w:val="1"/>
      <w:numFmt w:val="bullet"/>
      <w:lvlText w:val=""/>
      <w:lvlJc w:val="left"/>
      <w:pPr>
        <w:ind w:left="720" w:hanging="360"/>
      </w:pPr>
      <w:rPr>
        <w:rFonts w:ascii="Symbol" w:hAnsi="Symbol"/>
      </w:rPr>
    </w:lvl>
    <w:lvl w:ilvl="7" w:tplc="F0F21B32">
      <w:start w:val="1"/>
      <w:numFmt w:val="bullet"/>
      <w:lvlText w:val=""/>
      <w:lvlJc w:val="left"/>
      <w:pPr>
        <w:ind w:left="720" w:hanging="360"/>
      </w:pPr>
      <w:rPr>
        <w:rFonts w:ascii="Symbol" w:hAnsi="Symbol"/>
      </w:rPr>
    </w:lvl>
    <w:lvl w:ilvl="8" w:tplc="C5E68166">
      <w:start w:val="1"/>
      <w:numFmt w:val="bullet"/>
      <w:lvlText w:val=""/>
      <w:lvlJc w:val="left"/>
      <w:pPr>
        <w:ind w:left="720" w:hanging="360"/>
      </w:pPr>
      <w:rPr>
        <w:rFonts w:ascii="Symbol" w:hAnsi="Symbol"/>
      </w:rPr>
    </w:lvl>
  </w:abstractNum>
  <w:abstractNum w:abstractNumId="28" w15:restartNumberingAfterBreak="0">
    <w:nsid w:val="72BF4EB9"/>
    <w:multiLevelType w:val="hybridMultilevel"/>
    <w:tmpl w:val="8C4A7290"/>
    <w:lvl w:ilvl="0" w:tplc="870A0A04">
      <w:start w:val="1"/>
      <w:numFmt w:val="bullet"/>
      <w:lvlText w:val=""/>
      <w:lvlJc w:val="left"/>
      <w:pPr>
        <w:ind w:left="1020" w:hanging="360"/>
      </w:pPr>
      <w:rPr>
        <w:rFonts w:ascii="Symbol" w:hAnsi="Symbol"/>
      </w:rPr>
    </w:lvl>
    <w:lvl w:ilvl="1" w:tplc="9EA6D3A6">
      <w:start w:val="1"/>
      <w:numFmt w:val="bullet"/>
      <w:lvlText w:val=""/>
      <w:lvlJc w:val="left"/>
      <w:pPr>
        <w:ind w:left="1020" w:hanging="360"/>
      </w:pPr>
      <w:rPr>
        <w:rFonts w:ascii="Symbol" w:hAnsi="Symbol"/>
      </w:rPr>
    </w:lvl>
    <w:lvl w:ilvl="2" w:tplc="403A559A">
      <w:start w:val="1"/>
      <w:numFmt w:val="bullet"/>
      <w:lvlText w:val=""/>
      <w:lvlJc w:val="left"/>
      <w:pPr>
        <w:ind w:left="1020" w:hanging="360"/>
      </w:pPr>
      <w:rPr>
        <w:rFonts w:ascii="Symbol" w:hAnsi="Symbol"/>
      </w:rPr>
    </w:lvl>
    <w:lvl w:ilvl="3" w:tplc="79D0AD06">
      <w:start w:val="1"/>
      <w:numFmt w:val="bullet"/>
      <w:lvlText w:val=""/>
      <w:lvlJc w:val="left"/>
      <w:pPr>
        <w:ind w:left="1020" w:hanging="360"/>
      </w:pPr>
      <w:rPr>
        <w:rFonts w:ascii="Symbol" w:hAnsi="Symbol"/>
      </w:rPr>
    </w:lvl>
    <w:lvl w:ilvl="4" w:tplc="5036AD82">
      <w:start w:val="1"/>
      <w:numFmt w:val="bullet"/>
      <w:lvlText w:val=""/>
      <w:lvlJc w:val="left"/>
      <w:pPr>
        <w:ind w:left="1020" w:hanging="360"/>
      </w:pPr>
      <w:rPr>
        <w:rFonts w:ascii="Symbol" w:hAnsi="Symbol"/>
      </w:rPr>
    </w:lvl>
    <w:lvl w:ilvl="5" w:tplc="C0AC16BC">
      <w:start w:val="1"/>
      <w:numFmt w:val="bullet"/>
      <w:lvlText w:val=""/>
      <w:lvlJc w:val="left"/>
      <w:pPr>
        <w:ind w:left="1020" w:hanging="360"/>
      </w:pPr>
      <w:rPr>
        <w:rFonts w:ascii="Symbol" w:hAnsi="Symbol"/>
      </w:rPr>
    </w:lvl>
    <w:lvl w:ilvl="6" w:tplc="B1D279AE">
      <w:start w:val="1"/>
      <w:numFmt w:val="bullet"/>
      <w:lvlText w:val=""/>
      <w:lvlJc w:val="left"/>
      <w:pPr>
        <w:ind w:left="1020" w:hanging="360"/>
      </w:pPr>
      <w:rPr>
        <w:rFonts w:ascii="Symbol" w:hAnsi="Symbol"/>
      </w:rPr>
    </w:lvl>
    <w:lvl w:ilvl="7" w:tplc="73EA39AA">
      <w:start w:val="1"/>
      <w:numFmt w:val="bullet"/>
      <w:lvlText w:val=""/>
      <w:lvlJc w:val="left"/>
      <w:pPr>
        <w:ind w:left="1020" w:hanging="360"/>
      </w:pPr>
      <w:rPr>
        <w:rFonts w:ascii="Symbol" w:hAnsi="Symbol"/>
      </w:rPr>
    </w:lvl>
    <w:lvl w:ilvl="8" w:tplc="914A3878">
      <w:start w:val="1"/>
      <w:numFmt w:val="bullet"/>
      <w:lvlText w:val=""/>
      <w:lvlJc w:val="left"/>
      <w:pPr>
        <w:ind w:left="1020" w:hanging="360"/>
      </w:pPr>
      <w:rPr>
        <w:rFonts w:ascii="Symbol" w:hAnsi="Symbol"/>
      </w:rPr>
    </w:lvl>
  </w:abstractNum>
  <w:num w:numId="1" w16cid:durableId="6568268">
    <w:abstractNumId w:val="1"/>
  </w:num>
  <w:num w:numId="2" w16cid:durableId="935165703">
    <w:abstractNumId w:val="27"/>
  </w:num>
  <w:num w:numId="3" w16cid:durableId="730732765">
    <w:abstractNumId w:val="13"/>
  </w:num>
  <w:num w:numId="4" w16cid:durableId="1252467842">
    <w:abstractNumId w:val="11"/>
  </w:num>
  <w:num w:numId="5" w16cid:durableId="2080127124">
    <w:abstractNumId w:val="28"/>
  </w:num>
  <w:num w:numId="6" w16cid:durableId="1143741695">
    <w:abstractNumId w:val="16"/>
  </w:num>
  <w:num w:numId="7" w16cid:durableId="1105921353">
    <w:abstractNumId w:val="0"/>
  </w:num>
  <w:num w:numId="8" w16cid:durableId="983513186">
    <w:abstractNumId w:val="20"/>
  </w:num>
  <w:num w:numId="9" w16cid:durableId="1431120000">
    <w:abstractNumId w:val="12"/>
  </w:num>
  <w:num w:numId="10" w16cid:durableId="813833161">
    <w:abstractNumId w:val="24"/>
  </w:num>
  <w:num w:numId="11" w16cid:durableId="798954501">
    <w:abstractNumId w:val="23"/>
  </w:num>
  <w:num w:numId="12" w16cid:durableId="1581325797">
    <w:abstractNumId w:val="7"/>
  </w:num>
  <w:num w:numId="13" w16cid:durableId="651755669">
    <w:abstractNumId w:val="2"/>
  </w:num>
  <w:num w:numId="14" w16cid:durableId="1054741662">
    <w:abstractNumId w:val="9"/>
  </w:num>
  <w:num w:numId="15" w16cid:durableId="1433352529">
    <w:abstractNumId w:val="15"/>
  </w:num>
  <w:num w:numId="16" w16cid:durableId="588731846">
    <w:abstractNumId w:val="22"/>
  </w:num>
  <w:num w:numId="17" w16cid:durableId="1910309272">
    <w:abstractNumId w:val="8"/>
  </w:num>
  <w:num w:numId="18" w16cid:durableId="74057884">
    <w:abstractNumId w:val="4"/>
  </w:num>
  <w:num w:numId="19" w16cid:durableId="186918325">
    <w:abstractNumId w:val="17"/>
  </w:num>
  <w:num w:numId="20" w16cid:durableId="934287376">
    <w:abstractNumId w:val="19"/>
  </w:num>
  <w:num w:numId="21" w16cid:durableId="1175416998">
    <w:abstractNumId w:val="5"/>
  </w:num>
  <w:num w:numId="22" w16cid:durableId="1619751906">
    <w:abstractNumId w:val="21"/>
  </w:num>
  <w:num w:numId="23" w16cid:durableId="1616982787">
    <w:abstractNumId w:val="10"/>
  </w:num>
  <w:num w:numId="24" w16cid:durableId="742064691">
    <w:abstractNumId w:val="18"/>
  </w:num>
  <w:num w:numId="25" w16cid:durableId="174926721">
    <w:abstractNumId w:val="26"/>
  </w:num>
  <w:num w:numId="26" w16cid:durableId="1848132988">
    <w:abstractNumId w:val="14"/>
  </w:num>
  <w:num w:numId="27" w16cid:durableId="840896177">
    <w:abstractNumId w:val="3"/>
  </w:num>
  <w:num w:numId="28" w16cid:durableId="651757656">
    <w:abstractNumId w:val="6"/>
  </w:num>
  <w:num w:numId="29" w16cid:durableId="1933464440">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g Youn Min">
    <w15:presenceInfo w15:providerId="Windows Live" w15:userId="a1ff540ef3ef75e4"/>
  </w15:person>
  <w15:person w15:author="차지욱">
    <w15:presenceInfo w15:providerId="AD" w15:userId="S::jc@www.connectomelab.com::baa70085-4a80-454d-8c7f-081ffb7009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bordersDoNotSurroundHeader/>
  <w:bordersDoNotSurroundFooter/>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vraxf2sk09twpedwrrxs0v15x5vwtss9xzp&quot;&gt;My EndNote Library&lt;record-ids&gt;&lt;item&gt;6&lt;/item&gt;&lt;item&gt;7&lt;/item&gt;&lt;item&gt;8&lt;/item&gt;&lt;item&gt;9&lt;/item&gt;&lt;item&gt;10&lt;/item&gt;&lt;item&gt;13&lt;/item&gt;&lt;item&gt;14&lt;/item&gt;&lt;item&gt;15&lt;/item&gt;&lt;item&gt;16&lt;/item&gt;&lt;item&gt;17&lt;/item&gt;&lt;item&gt;18&lt;/item&gt;&lt;item&gt;20&lt;/item&gt;&lt;item&gt;21&lt;/item&gt;&lt;item&gt;22&lt;/item&gt;&lt;item&gt;23&lt;/item&gt;&lt;item&gt;24&lt;/item&gt;&lt;item&gt;26&lt;/item&gt;&lt;item&gt;27&lt;/item&gt;&lt;item&gt;29&lt;/item&gt;&lt;item&gt;33&lt;/item&gt;&lt;item&gt;34&lt;/item&gt;&lt;item&gt;37&lt;/item&gt;&lt;item&gt;38&lt;/item&gt;&lt;item&gt;39&lt;/item&gt;&lt;item&gt;41&lt;/item&gt;&lt;item&gt;42&lt;/item&gt;&lt;item&gt;43&lt;/item&gt;&lt;item&gt;44&lt;/item&gt;&lt;item&gt;54&lt;/item&gt;&lt;item&gt;55&lt;/item&gt;&lt;item&gt;56&lt;/item&gt;&lt;item&gt;57&lt;/item&gt;&lt;item&gt;60&lt;/item&gt;&lt;item&gt;63&lt;/item&gt;&lt;item&gt;65&lt;/item&gt;&lt;item&gt;70&lt;/item&gt;&lt;item&gt;72&lt;/item&gt;&lt;item&gt;73&lt;/item&gt;&lt;item&gt;74&lt;/item&gt;&lt;item&gt;75&lt;/item&gt;&lt;item&gt;77&lt;/item&gt;&lt;item&gt;78&lt;/item&gt;&lt;item&gt;79&lt;/item&gt;&lt;item&gt;80&lt;/item&gt;&lt;item&gt;81&lt;/item&gt;&lt;item&gt;82&lt;/item&gt;&lt;item&gt;83&lt;/item&gt;&lt;item&gt;84&lt;/item&gt;&lt;item&gt;85&lt;/item&gt;&lt;item&gt;87&lt;/item&gt;&lt;item&gt;88&lt;/item&gt;&lt;item&gt;89&lt;/item&gt;&lt;item&gt;91&lt;/item&gt;&lt;item&gt;92&lt;/item&gt;&lt;item&gt;93&lt;/item&gt;&lt;item&gt;98&lt;/item&gt;&lt;item&gt;100&lt;/item&gt;&lt;item&gt;101&lt;/item&gt;&lt;item&gt;102&lt;/item&gt;&lt;item&gt;103&lt;/item&gt;&lt;item&gt;106&lt;/item&gt;&lt;item&gt;108&lt;/item&gt;&lt;item&gt;111&lt;/item&gt;&lt;item&gt;114&lt;/item&gt;&lt;item&gt;119&lt;/item&gt;&lt;item&gt;120&lt;/item&gt;&lt;item&gt;140&lt;/item&gt;&lt;item&gt;153&lt;/item&gt;&lt;item&gt;154&lt;/item&gt;&lt;item&gt;156&lt;/item&gt;&lt;item&gt;159&lt;/item&gt;&lt;item&gt;166&lt;/item&gt;&lt;item&gt;168&lt;/item&gt;&lt;item&gt;170&lt;/item&gt;&lt;item&gt;171&lt;/item&gt;&lt;item&gt;172&lt;/item&gt;&lt;item&gt;176&lt;/item&gt;&lt;item&gt;177&lt;/item&gt;&lt;item&gt;178&lt;/item&gt;&lt;item&gt;179&lt;/item&gt;&lt;item&gt;181&lt;/item&gt;&lt;item&gt;182&lt;/item&gt;&lt;item&gt;183&lt;/item&gt;&lt;item&gt;185&lt;/item&gt;&lt;item&gt;187&lt;/item&gt;&lt;item&gt;214&lt;/item&gt;&lt;/record-ids&gt;&lt;/item&gt;&lt;/Libraries&gt;"/>
  </w:docVars>
  <w:rsids>
    <w:rsidRoot w:val="00FC230E"/>
    <w:rsid w:val="00000046"/>
    <w:rsid w:val="000008C7"/>
    <w:rsid w:val="00000B0E"/>
    <w:rsid w:val="000011D9"/>
    <w:rsid w:val="0000175B"/>
    <w:rsid w:val="0000228F"/>
    <w:rsid w:val="000072A2"/>
    <w:rsid w:val="00010251"/>
    <w:rsid w:val="00012296"/>
    <w:rsid w:val="00013A63"/>
    <w:rsid w:val="00014253"/>
    <w:rsid w:val="00014BBD"/>
    <w:rsid w:val="000161C9"/>
    <w:rsid w:val="00016384"/>
    <w:rsid w:val="000169EB"/>
    <w:rsid w:val="000172A1"/>
    <w:rsid w:val="000178B2"/>
    <w:rsid w:val="000227CD"/>
    <w:rsid w:val="00023CD7"/>
    <w:rsid w:val="00024A1D"/>
    <w:rsid w:val="00024F1B"/>
    <w:rsid w:val="000253EA"/>
    <w:rsid w:val="00025CC3"/>
    <w:rsid w:val="000278BB"/>
    <w:rsid w:val="00027C69"/>
    <w:rsid w:val="00030211"/>
    <w:rsid w:val="00030CD0"/>
    <w:rsid w:val="0003107D"/>
    <w:rsid w:val="000314A2"/>
    <w:rsid w:val="00032CB4"/>
    <w:rsid w:val="00034D81"/>
    <w:rsid w:val="00036DFE"/>
    <w:rsid w:val="00037C1F"/>
    <w:rsid w:val="00040346"/>
    <w:rsid w:val="00040D5D"/>
    <w:rsid w:val="00041883"/>
    <w:rsid w:val="00041F0A"/>
    <w:rsid w:val="00042813"/>
    <w:rsid w:val="00042B86"/>
    <w:rsid w:val="00042C74"/>
    <w:rsid w:val="0004455C"/>
    <w:rsid w:val="00044C30"/>
    <w:rsid w:val="00047226"/>
    <w:rsid w:val="00047A58"/>
    <w:rsid w:val="00050233"/>
    <w:rsid w:val="00051F12"/>
    <w:rsid w:val="00053075"/>
    <w:rsid w:val="0005325E"/>
    <w:rsid w:val="000548BF"/>
    <w:rsid w:val="00055211"/>
    <w:rsid w:val="00056E87"/>
    <w:rsid w:val="000602A2"/>
    <w:rsid w:val="00060BE9"/>
    <w:rsid w:val="00060DAD"/>
    <w:rsid w:val="00060E34"/>
    <w:rsid w:val="000627F5"/>
    <w:rsid w:val="000648A9"/>
    <w:rsid w:val="00064D65"/>
    <w:rsid w:val="00065CDF"/>
    <w:rsid w:val="00067EC7"/>
    <w:rsid w:val="00071517"/>
    <w:rsid w:val="00071854"/>
    <w:rsid w:val="00071CD9"/>
    <w:rsid w:val="00073660"/>
    <w:rsid w:val="00073C12"/>
    <w:rsid w:val="00074E37"/>
    <w:rsid w:val="00074E6E"/>
    <w:rsid w:val="000752D2"/>
    <w:rsid w:val="000758D3"/>
    <w:rsid w:val="000761DD"/>
    <w:rsid w:val="00076724"/>
    <w:rsid w:val="0008029F"/>
    <w:rsid w:val="00080F7A"/>
    <w:rsid w:val="000815F4"/>
    <w:rsid w:val="000835A0"/>
    <w:rsid w:val="000843AF"/>
    <w:rsid w:val="00084EC8"/>
    <w:rsid w:val="00084F0F"/>
    <w:rsid w:val="0008523A"/>
    <w:rsid w:val="000853EA"/>
    <w:rsid w:val="00086594"/>
    <w:rsid w:val="000868BE"/>
    <w:rsid w:val="00087E29"/>
    <w:rsid w:val="000905AB"/>
    <w:rsid w:val="0009115D"/>
    <w:rsid w:val="000911F2"/>
    <w:rsid w:val="00093DB4"/>
    <w:rsid w:val="00094264"/>
    <w:rsid w:val="000951B1"/>
    <w:rsid w:val="0009568E"/>
    <w:rsid w:val="00097A22"/>
    <w:rsid w:val="00097BFD"/>
    <w:rsid w:val="00097D1C"/>
    <w:rsid w:val="000A1BCB"/>
    <w:rsid w:val="000A1D73"/>
    <w:rsid w:val="000A2964"/>
    <w:rsid w:val="000A2B3A"/>
    <w:rsid w:val="000A50CC"/>
    <w:rsid w:val="000A68B9"/>
    <w:rsid w:val="000A6BC3"/>
    <w:rsid w:val="000B0465"/>
    <w:rsid w:val="000B093F"/>
    <w:rsid w:val="000B0F45"/>
    <w:rsid w:val="000B14AD"/>
    <w:rsid w:val="000B40B9"/>
    <w:rsid w:val="000B437A"/>
    <w:rsid w:val="000B51AC"/>
    <w:rsid w:val="000B624D"/>
    <w:rsid w:val="000B6F60"/>
    <w:rsid w:val="000C1B78"/>
    <w:rsid w:val="000C21BE"/>
    <w:rsid w:val="000C2EAC"/>
    <w:rsid w:val="000C31DF"/>
    <w:rsid w:val="000C440B"/>
    <w:rsid w:val="000C463D"/>
    <w:rsid w:val="000C53AB"/>
    <w:rsid w:val="000C557E"/>
    <w:rsid w:val="000C6C92"/>
    <w:rsid w:val="000D0EEF"/>
    <w:rsid w:val="000D107F"/>
    <w:rsid w:val="000D2D12"/>
    <w:rsid w:val="000D350D"/>
    <w:rsid w:val="000D5DD1"/>
    <w:rsid w:val="000D7D1F"/>
    <w:rsid w:val="000E152D"/>
    <w:rsid w:val="000E290E"/>
    <w:rsid w:val="000E4EFC"/>
    <w:rsid w:val="000E75D6"/>
    <w:rsid w:val="000E7962"/>
    <w:rsid w:val="000E7C9F"/>
    <w:rsid w:val="000F1038"/>
    <w:rsid w:val="000F1827"/>
    <w:rsid w:val="000F4364"/>
    <w:rsid w:val="000F52BC"/>
    <w:rsid w:val="000F537D"/>
    <w:rsid w:val="000F5C0E"/>
    <w:rsid w:val="000F6423"/>
    <w:rsid w:val="000F72DC"/>
    <w:rsid w:val="0010095C"/>
    <w:rsid w:val="0010098E"/>
    <w:rsid w:val="001013B9"/>
    <w:rsid w:val="001034A3"/>
    <w:rsid w:val="00103EA9"/>
    <w:rsid w:val="001048FD"/>
    <w:rsid w:val="001057DD"/>
    <w:rsid w:val="00106E7C"/>
    <w:rsid w:val="001105F2"/>
    <w:rsid w:val="001115B9"/>
    <w:rsid w:val="00111A23"/>
    <w:rsid w:val="00111EDD"/>
    <w:rsid w:val="00113ED2"/>
    <w:rsid w:val="00114E5F"/>
    <w:rsid w:val="0011589B"/>
    <w:rsid w:val="00115CCB"/>
    <w:rsid w:val="0012046E"/>
    <w:rsid w:val="00122816"/>
    <w:rsid w:val="00122D06"/>
    <w:rsid w:val="001245D1"/>
    <w:rsid w:val="001247CC"/>
    <w:rsid w:val="00124EEB"/>
    <w:rsid w:val="0012564D"/>
    <w:rsid w:val="0012570D"/>
    <w:rsid w:val="001262AC"/>
    <w:rsid w:val="001272FC"/>
    <w:rsid w:val="00127500"/>
    <w:rsid w:val="00130415"/>
    <w:rsid w:val="001312A9"/>
    <w:rsid w:val="00132279"/>
    <w:rsid w:val="00133350"/>
    <w:rsid w:val="001341D8"/>
    <w:rsid w:val="00134A9B"/>
    <w:rsid w:val="00135A33"/>
    <w:rsid w:val="001375DD"/>
    <w:rsid w:val="00140DD1"/>
    <w:rsid w:val="00141957"/>
    <w:rsid w:val="00142E25"/>
    <w:rsid w:val="00143A5C"/>
    <w:rsid w:val="001455E7"/>
    <w:rsid w:val="001512F4"/>
    <w:rsid w:val="00151C5C"/>
    <w:rsid w:val="0015307A"/>
    <w:rsid w:val="00153BEB"/>
    <w:rsid w:val="0015509D"/>
    <w:rsid w:val="0015592A"/>
    <w:rsid w:val="00160415"/>
    <w:rsid w:val="00160608"/>
    <w:rsid w:val="00161F0A"/>
    <w:rsid w:val="0016384A"/>
    <w:rsid w:val="00165DF1"/>
    <w:rsid w:val="00166136"/>
    <w:rsid w:val="00166B40"/>
    <w:rsid w:val="00166BCF"/>
    <w:rsid w:val="00166C69"/>
    <w:rsid w:val="001670E0"/>
    <w:rsid w:val="00167494"/>
    <w:rsid w:val="00171263"/>
    <w:rsid w:val="0017392F"/>
    <w:rsid w:val="00175391"/>
    <w:rsid w:val="0017763B"/>
    <w:rsid w:val="001831B8"/>
    <w:rsid w:val="00183396"/>
    <w:rsid w:val="00183C13"/>
    <w:rsid w:val="00184B52"/>
    <w:rsid w:val="00185FCF"/>
    <w:rsid w:val="00186810"/>
    <w:rsid w:val="00187FF5"/>
    <w:rsid w:val="00191E18"/>
    <w:rsid w:val="00193EDC"/>
    <w:rsid w:val="001964F1"/>
    <w:rsid w:val="0019652D"/>
    <w:rsid w:val="00196A05"/>
    <w:rsid w:val="001A1E50"/>
    <w:rsid w:val="001A2B55"/>
    <w:rsid w:val="001A2D69"/>
    <w:rsid w:val="001A38F8"/>
    <w:rsid w:val="001A5433"/>
    <w:rsid w:val="001A5A23"/>
    <w:rsid w:val="001A72B9"/>
    <w:rsid w:val="001A76BB"/>
    <w:rsid w:val="001B140C"/>
    <w:rsid w:val="001B1437"/>
    <w:rsid w:val="001B3C28"/>
    <w:rsid w:val="001B3C8C"/>
    <w:rsid w:val="001B3FD3"/>
    <w:rsid w:val="001B4CC1"/>
    <w:rsid w:val="001B57B0"/>
    <w:rsid w:val="001B5C19"/>
    <w:rsid w:val="001B5E82"/>
    <w:rsid w:val="001C0285"/>
    <w:rsid w:val="001C4DF7"/>
    <w:rsid w:val="001C69BE"/>
    <w:rsid w:val="001D088C"/>
    <w:rsid w:val="001D1994"/>
    <w:rsid w:val="001D1BC2"/>
    <w:rsid w:val="001D1F6A"/>
    <w:rsid w:val="001D1F8B"/>
    <w:rsid w:val="001D2769"/>
    <w:rsid w:val="001D2C3B"/>
    <w:rsid w:val="001D6023"/>
    <w:rsid w:val="001D772F"/>
    <w:rsid w:val="001D7C75"/>
    <w:rsid w:val="001E11FE"/>
    <w:rsid w:val="001E1F5D"/>
    <w:rsid w:val="001E4848"/>
    <w:rsid w:val="001E5BBB"/>
    <w:rsid w:val="001E6A60"/>
    <w:rsid w:val="001E7AE5"/>
    <w:rsid w:val="001E7DA2"/>
    <w:rsid w:val="001E7F79"/>
    <w:rsid w:val="001F04C5"/>
    <w:rsid w:val="001F076F"/>
    <w:rsid w:val="001F3850"/>
    <w:rsid w:val="001F3948"/>
    <w:rsid w:val="001F3DE1"/>
    <w:rsid w:val="001F4A23"/>
    <w:rsid w:val="001F519D"/>
    <w:rsid w:val="001F5898"/>
    <w:rsid w:val="00200406"/>
    <w:rsid w:val="00200CD3"/>
    <w:rsid w:val="00200F8B"/>
    <w:rsid w:val="00203620"/>
    <w:rsid w:val="0020433D"/>
    <w:rsid w:val="002043DD"/>
    <w:rsid w:val="0020448E"/>
    <w:rsid w:val="002055D9"/>
    <w:rsid w:val="002056F2"/>
    <w:rsid w:val="00205820"/>
    <w:rsid w:val="002063BA"/>
    <w:rsid w:val="00206BF7"/>
    <w:rsid w:val="00207F2E"/>
    <w:rsid w:val="0021080F"/>
    <w:rsid w:val="0021159F"/>
    <w:rsid w:val="00211FCC"/>
    <w:rsid w:val="00212510"/>
    <w:rsid w:val="00213D3C"/>
    <w:rsid w:val="00214946"/>
    <w:rsid w:val="0021631E"/>
    <w:rsid w:val="00216323"/>
    <w:rsid w:val="002171FA"/>
    <w:rsid w:val="002174FF"/>
    <w:rsid w:val="00220357"/>
    <w:rsid w:val="0022082C"/>
    <w:rsid w:val="00220F16"/>
    <w:rsid w:val="0022139C"/>
    <w:rsid w:val="002214C1"/>
    <w:rsid w:val="00222634"/>
    <w:rsid w:val="002228C8"/>
    <w:rsid w:val="00223AAB"/>
    <w:rsid w:val="00225056"/>
    <w:rsid w:val="00225183"/>
    <w:rsid w:val="00225E84"/>
    <w:rsid w:val="00227D07"/>
    <w:rsid w:val="00230AC5"/>
    <w:rsid w:val="00230DA5"/>
    <w:rsid w:val="00231E71"/>
    <w:rsid w:val="00232E33"/>
    <w:rsid w:val="00233A5A"/>
    <w:rsid w:val="00233DC1"/>
    <w:rsid w:val="00236D61"/>
    <w:rsid w:val="00236E4A"/>
    <w:rsid w:val="002401FE"/>
    <w:rsid w:val="00240278"/>
    <w:rsid w:val="00240D7B"/>
    <w:rsid w:val="00241959"/>
    <w:rsid w:val="00242B10"/>
    <w:rsid w:val="00243C5B"/>
    <w:rsid w:val="002444B6"/>
    <w:rsid w:val="002449A8"/>
    <w:rsid w:val="002454BD"/>
    <w:rsid w:val="002456A8"/>
    <w:rsid w:val="00245888"/>
    <w:rsid w:val="002478CE"/>
    <w:rsid w:val="002479E5"/>
    <w:rsid w:val="00250C7A"/>
    <w:rsid w:val="00250FA7"/>
    <w:rsid w:val="00252ECA"/>
    <w:rsid w:val="002639A6"/>
    <w:rsid w:val="00264E21"/>
    <w:rsid w:val="00264E32"/>
    <w:rsid w:val="00265D5B"/>
    <w:rsid w:val="002673B4"/>
    <w:rsid w:val="0026765F"/>
    <w:rsid w:val="002679E0"/>
    <w:rsid w:val="0027272D"/>
    <w:rsid w:val="00274FF7"/>
    <w:rsid w:val="00277078"/>
    <w:rsid w:val="00277F2E"/>
    <w:rsid w:val="00281A0A"/>
    <w:rsid w:val="00282870"/>
    <w:rsid w:val="00282956"/>
    <w:rsid w:val="00282F63"/>
    <w:rsid w:val="002832DC"/>
    <w:rsid w:val="002835C9"/>
    <w:rsid w:val="002841A9"/>
    <w:rsid w:val="002841FA"/>
    <w:rsid w:val="00285041"/>
    <w:rsid w:val="00285545"/>
    <w:rsid w:val="00291FFF"/>
    <w:rsid w:val="002925D0"/>
    <w:rsid w:val="002935EE"/>
    <w:rsid w:val="00294733"/>
    <w:rsid w:val="002949B6"/>
    <w:rsid w:val="00294AA6"/>
    <w:rsid w:val="00296363"/>
    <w:rsid w:val="00296E39"/>
    <w:rsid w:val="0029797E"/>
    <w:rsid w:val="002A0995"/>
    <w:rsid w:val="002A0D83"/>
    <w:rsid w:val="002A0F10"/>
    <w:rsid w:val="002A2B1F"/>
    <w:rsid w:val="002A2DAE"/>
    <w:rsid w:val="002A48B4"/>
    <w:rsid w:val="002A535D"/>
    <w:rsid w:val="002A61B0"/>
    <w:rsid w:val="002A61E4"/>
    <w:rsid w:val="002A75C2"/>
    <w:rsid w:val="002A7958"/>
    <w:rsid w:val="002B0106"/>
    <w:rsid w:val="002B0A06"/>
    <w:rsid w:val="002B2B23"/>
    <w:rsid w:val="002B2D5A"/>
    <w:rsid w:val="002B3526"/>
    <w:rsid w:val="002B51C1"/>
    <w:rsid w:val="002B54D7"/>
    <w:rsid w:val="002B5D1C"/>
    <w:rsid w:val="002B6E3F"/>
    <w:rsid w:val="002B7419"/>
    <w:rsid w:val="002C02E9"/>
    <w:rsid w:val="002C18EB"/>
    <w:rsid w:val="002C2629"/>
    <w:rsid w:val="002C3E6F"/>
    <w:rsid w:val="002C4FED"/>
    <w:rsid w:val="002C5C15"/>
    <w:rsid w:val="002C6762"/>
    <w:rsid w:val="002C73C8"/>
    <w:rsid w:val="002C7A87"/>
    <w:rsid w:val="002D07D3"/>
    <w:rsid w:val="002D2924"/>
    <w:rsid w:val="002D2F60"/>
    <w:rsid w:val="002D2F8C"/>
    <w:rsid w:val="002D4048"/>
    <w:rsid w:val="002D527C"/>
    <w:rsid w:val="002D61A7"/>
    <w:rsid w:val="002D76A1"/>
    <w:rsid w:val="002E0BF1"/>
    <w:rsid w:val="002E1CC0"/>
    <w:rsid w:val="002E312B"/>
    <w:rsid w:val="002E3BF0"/>
    <w:rsid w:val="002E4829"/>
    <w:rsid w:val="002E5CFF"/>
    <w:rsid w:val="002E60DF"/>
    <w:rsid w:val="002E680E"/>
    <w:rsid w:val="002E7A98"/>
    <w:rsid w:val="002E7D0F"/>
    <w:rsid w:val="002F0B9B"/>
    <w:rsid w:val="002F117C"/>
    <w:rsid w:val="002F1D27"/>
    <w:rsid w:val="002F28F0"/>
    <w:rsid w:val="002F2954"/>
    <w:rsid w:val="002F2A81"/>
    <w:rsid w:val="002F3DCD"/>
    <w:rsid w:val="002F4017"/>
    <w:rsid w:val="002F4088"/>
    <w:rsid w:val="002F517A"/>
    <w:rsid w:val="002F5F94"/>
    <w:rsid w:val="002F6067"/>
    <w:rsid w:val="002F60FE"/>
    <w:rsid w:val="002F785E"/>
    <w:rsid w:val="0030098E"/>
    <w:rsid w:val="0030135B"/>
    <w:rsid w:val="00301732"/>
    <w:rsid w:val="00301740"/>
    <w:rsid w:val="00301982"/>
    <w:rsid w:val="00303444"/>
    <w:rsid w:val="0030598A"/>
    <w:rsid w:val="0030711D"/>
    <w:rsid w:val="00310263"/>
    <w:rsid w:val="00310FC8"/>
    <w:rsid w:val="00312D48"/>
    <w:rsid w:val="00314C0E"/>
    <w:rsid w:val="00314C3D"/>
    <w:rsid w:val="00314D79"/>
    <w:rsid w:val="00315F6B"/>
    <w:rsid w:val="00316725"/>
    <w:rsid w:val="00317F16"/>
    <w:rsid w:val="00320D56"/>
    <w:rsid w:val="00321CB9"/>
    <w:rsid w:val="0032218D"/>
    <w:rsid w:val="00322AF8"/>
    <w:rsid w:val="0032434E"/>
    <w:rsid w:val="00324766"/>
    <w:rsid w:val="0032685B"/>
    <w:rsid w:val="00327ED3"/>
    <w:rsid w:val="00331EC3"/>
    <w:rsid w:val="003324F2"/>
    <w:rsid w:val="00334205"/>
    <w:rsid w:val="00334533"/>
    <w:rsid w:val="003349B3"/>
    <w:rsid w:val="0033557C"/>
    <w:rsid w:val="00335D84"/>
    <w:rsid w:val="003365BF"/>
    <w:rsid w:val="00337CEB"/>
    <w:rsid w:val="0034275C"/>
    <w:rsid w:val="00343839"/>
    <w:rsid w:val="003468BE"/>
    <w:rsid w:val="0034707D"/>
    <w:rsid w:val="003472E7"/>
    <w:rsid w:val="00347A89"/>
    <w:rsid w:val="00352078"/>
    <w:rsid w:val="00353351"/>
    <w:rsid w:val="00354C0C"/>
    <w:rsid w:val="00355A13"/>
    <w:rsid w:val="00356F57"/>
    <w:rsid w:val="0035712E"/>
    <w:rsid w:val="003575FB"/>
    <w:rsid w:val="00357B1E"/>
    <w:rsid w:val="003612FA"/>
    <w:rsid w:val="00361BAB"/>
    <w:rsid w:val="00361E1A"/>
    <w:rsid w:val="003643C4"/>
    <w:rsid w:val="00364A5C"/>
    <w:rsid w:val="00364F01"/>
    <w:rsid w:val="00365885"/>
    <w:rsid w:val="00367307"/>
    <w:rsid w:val="003674BE"/>
    <w:rsid w:val="003709DB"/>
    <w:rsid w:val="00370A8D"/>
    <w:rsid w:val="003719A6"/>
    <w:rsid w:val="00371DCD"/>
    <w:rsid w:val="0037274D"/>
    <w:rsid w:val="00372D9A"/>
    <w:rsid w:val="003731E3"/>
    <w:rsid w:val="00373DEB"/>
    <w:rsid w:val="003746C9"/>
    <w:rsid w:val="0037470E"/>
    <w:rsid w:val="00374A12"/>
    <w:rsid w:val="00374A50"/>
    <w:rsid w:val="00374C22"/>
    <w:rsid w:val="00374D5C"/>
    <w:rsid w:val="00374F71"/>
    <w:rsid w:val="003758F9"/>
    <w:rsid w:val="00376821"/>
    <w:rsid w:val="00376A55"/>
    <w:rsid w:val="00377FE9"/>
    <w:rsid w:val="003801C5"/>
    <w:rsid w:val="00380F44"/>
    <w:rsid w:val="003811E4"/>
    <w:rsid w:val="0038330E"/>
    <w:rsid w:val="00384745"/>
    <w:rsid w:val="00384D5E"/>
    <w:rsid w:val="00385B3B"/>
    <w:rsid w:val="00385C6C"/>
    <w:rsid w:val="00386AF9"/>
    <w:rsid w:val="00392044"/>
    <w:rsid w:val="00392D5C"/>
    <w:rsid w:val="0039400D"/>
    <w:rsid w:val="0039437D"/>
    <w:rsid w:val="00394928"/>
    <w:rsid w:val="00395A41"/>
    <w:rsid w:val="00396F62"/>
    <w:rsid w:val="0039750F"/>
    <w:rsid w:val="003A039F"/>
    <w:rsid w:val="003A06C7"/>
    <w:rsid w:val="003A15AD"/>
    <w:rsid w:val="003A202E"/>
    <w:rsid w:val="003A33EC"/>
    <w:rsid w:val="003A3A28"/>
    <w:rsid w:val="003A466B"/>
    <w:rsid w:val="003A4BC9"/>
    <w:rsid w:val="003A4D42"/>
    <w:rsid w:val="003A4D91"/>
    <w:rsid w:val="003A53CA"/>
    <w:rsid w:val="003A55B4"/>
    <w:rsid w:val="003A5945"/>
    <w:rsid w:val="003A5CD6"/>
    <w:rsid w:val="003A7A99"/>
    <w:rsid w:val="003B21D9"/>
    <w:rsid w:val="003B25A7"/>
    <w:rsid w:val="003B35B9"/>
    <w:rsid w:val="003B3A24"/>
    <w:rsid w:val="003B4FDE"/>
    <w:rsid w:val="003B5221"/>
    <w:rsid w:val="003B56C4"/>
    <w:rsid w:val="003B6620"/>
    <w:rsid w:val="003B6785"/>
    <w:rsid w:val="003C1045"/>
    <w:rsid w:val="003C129E"/>
    <w:rsid w:val="003C1B05"/>
    <w:rsid w:val="003C2D5C"/>
    <w:rsid w:val="003C672C"/>
    <w:rsid w:val="003C6738"/>
    <w:rsid w:val="003C7C9F"/>
    <w:rsid w:val="003D0C59"/>
    <w:rsid w:val="003D1259"/>
    <w:rsid w:val="003D1E96"/>
    <w:rsid w:val="003D2B7C"/>
    <w:rsid w:val="003D2E5C"/>
    <w:rsid w:val="003D3481"/>
    <w:rsid w:val="003D3883"/>
    <w:rsid w:val="003D3CDF"/>
    <w:rsid w:val="003D43BC"/>
    <w:rsid w:val="003D4FB4"/>
    <w:rsid w:val="003D63BC"/>
    <w:rsid w:val="003D7759"/>
    <w:rsid w:val="003D776B"/>
    <w:rsid w:val="003E003C"/>
    <w:rsid w:val="003E1319"/>
    <w:rsid w:val="003E2D31"/>
    <w:rsid w:val="003E2E93"/>
    <w:rsid w:val="003E3837"/>
    <w:rsid w:val="003E3932"/>
    <w:rsid w:val="003E3FB4"/>
    <w:rsid w:val="003E4690"/>
    <w:rsid w:val="003E599A"/>
    <w:rsid w:val="003E68DC"/>
    <w:rsid w:val="003F0A01"/>
    <w:rsid w:val="003F20BF"/>
    <w:rsid w:val="003F20C9"/>
    <w:rsid w:val="003F4E09"/>
    <w:rsid w:val="003F5940"/>
    <w:rsid w:val="003F654F"/>
    <w:rsid w:val="003F6CA4"/>
    <w:rsid w:val="0040042D"/>
    <w:rsid w:val="004007D1"/>
    <w:rsid w:val="004011FE"/>
    <w:rsid w:val="0040342C"/>
    <w:rsid w:val="004048B6"/>
    <w:rsid w:val="00405425"/>
    <w:rsid w:val="00406705"/>
    <w:rsid w:val="004070BD"/>
    <w:rsid w:val="0040765C"/>
    <w:rsid w:val="00407794"/>
    <w:rsid w:val="00411FA4"/>
    <w:rsid w:val="0041396E"/>
    <w:rsid w:val="00415A10"/>
    <w:rsid w:val="004164B5"/>
    <w:rsid w:val="0041755A"/>
    <w:rsid w:val="00417C14"/>
    <w:rsid w:val="004201F0"/>
    <w:rsid w:val="00420452"/>
    <w:rsid w:val="00421A2F"/>
    <w:rsid w:val="00421BC3"/>
    <w:rsid w:val="00423EA3"/>
    <w:rsid w:val="004240CD"/>
    <w:rsid w:val="00430A41"/>
    <w:rsid w:val="00430CA5"/>
    <w:rsid w:val="00432EEB"/>
    <w:rsid w:val="004337A5"/>
    <w:rsid w:val="00433CE1"/>
    <w:rsid w:val="00437012"/>
    <w:rsid w:val="00437D85"/>
    <w:rsid w:val="00440567"/>
    <w:rsid w:val="004405CF"/>
    <w:rsid w:val="004408D4"/>
    <w:rsid w:val="0044217C"/>
    <w:rsid w:val="00442544"/>
    <w:rsid w:val="004435CB"/>
    <w:rsid w:val="004449AD"/>
    <w:rsid w:val="004454B0"/>
    <w:rsid w:val="00445E42"/>
    <w:rsid w:val="00446938"/>
    <w:rsid w:val="004507B8"/>
    <w:rsid w:val="00450F03"/>
    <w:rsid w:val="00451D22"/>
    <w:rsid w:val="00451D62"/>
    <w:rsid w:val="0045311D"/>
    <w:rsid w:val="004546FA"/>
    <w:rsid w:val="00455B0F"/>
    <w:rsid w:val="004565DE"/>
    <w:rsid w:val="00456B1D"/>
    <w:rsid w:val="0045727B"/>
    <w:rsid w:val="00460E0B"/>
    <w:rsid w:val="00460F22"/>
    <w:rsid w:val="0046117A"/>
    <w:rsid w:val="004621F5"/>
    <w:rsid w:val="004642D4"/>
    <w:rsid w:val="00464D2E"/>
    <w:rsid w:val="004651CF"/>
    <w:rsid w:val="00466B58"/>
    <w:rsid w:val="004675CD"/>
    <w:rsid w:val="004700FF"/>
    <w:rsid w:val="004704F6"/>
    <w:rsid w:val="00470861"/>
    <w:rsid w:val="004715B1"/>
    <w:rsid w:val="0047227B"/>
    <w:rsid w:val="004728E6"/>
    <w:rsid w:val="00472919"/>
    <w:rsid w:val="00474594"/>
    <w:rsid w:val="004746F3"/>
    <w:rsid w:val="00474B40"/>
    <w:rsid w:val="00474EF0"/>
    <w:rsid w:val="004756A4"/>
    <w:rsid w:val="00476DBC"/>
    <w:rsid w:val="00480770"/>
    <w:rsid w:val="0048091B"/>
    <w:rsid w:val="00484216"/>
    <w:rsid w:val="00485BA9"/>
    <w:rsid w:val="00485CEA"/>
    <w:rsid w:val="00487200"/>
    <w:rsid w:val="00487F30"/>
    <w:rsid w:val="00490F8E"/>
    <w:rsid w:val="0049104F"/>
    <w:rsid w:val="004912AF"/>
    <w:rsid w:val="004917BC"/>
    <w:rsid w:val="004928C9"/>
    <w:rsid w:val="00493790"/>
    <w:rsid w:val="00493FD9"/>
    <w:rsid w:val="0049417F"/>
    <w:rsid w:val="0049440E"/>
    <w:rsid w:val="00497802"/>
    <w:rsid w:val="004A0976"/>
    <w:rsid w:val="004A2A23"/>
    <w:rsid w:val="004A5662"/>
    <w:rsid w:val="004A6A53"/>
    <w:rsid w:val="004A6C73"/>
    <w:rsid w:val="004A712A"/>
    <w:rsid w:val="004A7627"/>
    <w:rsid w:val="004A7B51"/>
    <w:rsid w:val="004B0F7A"/>
    <w:rsid w:val="004B17E3"/>
    <w:rsid w:val="004B1844"/>
    <w:rsid w:val="004B1A65"/>
    <w:rsid w:val="004B4F77"/>
    <w:rsid w:val="004B5173"/>
    <w:rsid w:val="004B5996"/>
    <w:rsid w:val="004B5F43"/>
    <w:rsid w:val="004B74B3"/>
    <w:rsid w:val="004B7625"/>
    <w:rsid w:val="004B77D5"/>
    <w:rsid w:val="004B7DCF"/>
    <w:rsid w:val="004C0096"/>
    <w:rsid w:val="004C19A0"/>
    <w:rsid w:val="004C1C8F"/>
    <w:rsid w:val="004C20F4"/>
    <w:rsid w:val="004C285F"/>
    <w:rsid w:val="004C292A"/>
    <w:rsid w:val="004C29DB"/>
    <w:rsid w:val="004C2AA8"/>
    <w:rsid w:val="004C3031"/>
    <w:rsid w:val="004C3738"/>
    <w:rsid w:val="004C397D"/>
    <w:rsid w:val="004C4534"/>
    <w:rsid w:val="004C4775"/>
    <w:rsid w:val="004C5262"/>
    <w:rsid w:val="004C566F"/>
    <w:rsid w:val="004C576E"/>
    <w:rsid w:val="004C5ED5"/>
    <w:rsid w:val="004C6067"/>
    <w:rsid w:val="004C6184"/>
    <w:rsid w:val="004C6EE4"/>
    <w:rsid w:val="004D2F96"/>
    <w:rsid w:val="004D3B3A"/>
    <w:rsid w:val="004D52AA"/>
    <w:rsid w:val="004E00D1"/>
    <w:rsid w:val="004E10FA"/>
    <w:rsid w:val="004E20FF"/>
    <w:rsid w:val="004E2197"/>
    <w:rsid w:val="004E3682"/>
    <w:rsid w:val="004E42A3"/>
    <w:rsid w:val="004E52E5"/>
    <w:rsid w:val="004F0389"/>
    <w:rsid w:val="004F079C"/>
    <w:rsid w:val="004F1C6D"/>
    <w:rsid w:val="004F1DA6"/>
    <w:rsid w:val="004F20BF"/>
    <w:rsid w:val="004F2309"/>
    <w:rsid w:val="004F2451"/>
    <w:rsid w:val="004F2614"/>
    <w:rsid w:val="004F326C"/>
    <w:rsid w:val="004F37DF"/>
    <w:rsid w:val="004F3B60"/>
    <w:rsid w:val="004F41EF"/>
    <w:rsid w:val="004F4EAB"/>
    <w:rsid w:val="004F52FE"/>
    <w:rsid w:val="004F5842"/>
    <w:rsid w:val="004F7179"/>
    <w:rsid w:val="0050052C"/>
    <w:rsid w:val="005039FE"/>
    <w:rsid w:val="005040C3"/>
    <w:rsid w:val="005049BF"/>
    <w:rsid w:val="00504B2B"/>
    <w:rsid w:val="0050767A"/>
    <w:rsid w:val="00507DDB"/>
    <w:rsid w:val="00510B13"/>
    <w:rsid w:val="0051199D"/>
    <w:rsid w:val="00512709"/>
    <w:rsid w:val="00512AC3"/>
    <w:rsid w:val="00514C44"/>
    <w:rsid w:val="00515362"/>
    <w:rsid w:val="005157D4"/>
    <w:rsid w:val="00516175"/>
    <w:rsid w:val="0051711D"/>
    <w:rsid w:val="005172A3"/>
    <w:rsid w:val="0051785B"/>
    <w:rsid w:val="00517AD9"/>
    <w:rsid w:val="00520256"/>
    <w:rsid w:val="00520CF1"/>
    <w:rsid w:val="005211F3"/>
    <w:rsid w:val="00521740"/>
    <w:rsid w:val="00521E11"/>
    <w:rsid w:val="00522425"/>
    <w:rsid w:val="00525BCE"/>
    <w:rsid w:val="00526284"/>
    <w:rsid w:val="00526877"/>
    <w:rsid w:val="00530216"/>
    <w:rsid w:val="005312A5"/>
    <w:rsid w:val="005314DE"/>
    <w:rsid w:val="00533052"/>
    <w:rsid w:val="005336AE"/>
    <w:rsid w:val="00534C63"/>
    <w:rsid w:val="00534CCA"/>
    <w:rsid w:val="00535BE6"/>
    <w:rsid w:val="00536AEB"/>
    <w:rsid w:val="005373A1"/>
    <w:rsid w:val="005409DF"/>
    <w:rsid w:val="00541DBF"/>
    <w:rsid w:val="00541E09"/>
    <w:rsid w:val="005424F8"/>
    <w:rsid w:val="00543785"/>
    <w:rsid w:val="00544572"/>
    <w:rsid w:val="005464E6"/>
    <w:rsid w:val="00546931"/>
    <w:rsid w:val="005472E9"/>
    <w:rsid w:val="00550452"/>
    <w:rsid w:val="00551230"/>
    <w:rsid w:val="005513F1"/>
    <w:rsid w:val="00551EC3"/>
    <w:rsid w:val="00552050"/>
    <w:rsid w:val="005523D9"/>
    <w:rsid w:val="00552DBC"/>
    <w:rsid w:val="0055361A"/>
    <w:rsid w:val="00553A98"/>
    <w:rsid w:val="00553C4E"/>
    <w:rsid w:val="0055497B"/>
    <w:rsid w:val="00555F6A"/>
    <w:rsid w:val="00556139"/>
    <w:rsid w:val="0055795D"/>
    <w:rsid w:val="00560AB8"/>
    <w:rsid w:val="00561819"/>
    <w:rsid w:val="00562780"/>
    <w:rsid w:val="00562837"/>
    <w:rsid w:val="00562F89"/>
    <w:rsid w:val="005632ED"/>
    <w:rsid w:val="005633CB"/>
    <w:rsid w:val="005644A5"/>
    <w:rsid w:val="00565B26"/>
    <w:rsid w:val="005660A4"/>
    <w:rsid w:val="0056661A"/>
    <w:rsid w:val="00571922"/>
    <w:rsid w:val="0057248E"/>
    <w:rsid w:val="00572779"/>
    <w:rsid w:val="00576946"/>
    <w:rsid w:val="005805A0"/>
    <w:rsid w:val="00581075"/>
    <w:rsid w:val="005832F4"/>
    <w:rsid w:val="005833FE"/>
    <w:rsid w:val="00585159"/>
    <w:rsid w:val="00585A84"/>
    <w:rsid w:val="005878A7"/>
    <w:rsid w:val="00590AB2"/>
    <w:rsid w:val="00591D39"/>
    <w:rsid w:val="00592EDE"/>
    <w:rsid w:val="00593754"/>
    <w:rsid w:val="005948CD"/>
    <w:rsid w:val="00594A73"/>
    <w:rsid w:val="005961C0"/>
    <w:rsid w:val="00596758"/>
    <w:rsid w:val="005968AC"/>
    <w:rsid w:val="00597AED"/>
    <w:rsid w:val="005A1210"/>
    <w:rsid w:val="005A253E"/>
    <w:rsid w:val="005A3611"/>
    <w:rsid w:val="005A5285"/>
    <w:rsid w:val="005A58DB"/>
    <w:rsid w:val="005A6651"/>
    <w:rsid w:val="005A6C17"/>
    <w:rsid w:val="005B03BC"/>
    <w:rsid w:val="005B0EE4"/>
    <w:rsid w:val="005B1E2D"/>
    <w:rsid w:val="005B38F1"/>
    <w:rsid w:val="005B3ECD"/>
    <w:rsid w:val="005B618D"/>
    <w:rsid w:val="005B62CB"/>
    <w:rsid w:val="005B6D02"/>
    <w:rsid w:val="005C02AD"/>
    <w:rsid w:val="005C1297"/>
    <w:rsid w:val="005C1D86"/>
    <w:rsid w:val="005C4558"/>
    <w:rsid w:val="005C4C13"/>
    <w:rsid w:val="005C55B7"/>
    <w:rsid w:val="005C57A0"/>
    <w:rsid w:val="005C68F0"/>
    <w:rsid w:val="005C6F81"/>
    <w:rsid w:val="005C71FF"/>
    <w:rsid w:val="005D05E7"/>
    <w:rsid w:val="005D127D"/>
    <w:rsid w:val="005D1453"/>
    <w:rsid w:val="005D2FEF"/>
    <w:rsid w:val="005D3107"/>
    <w:rsid w:val="005D3716"/>
    <w:rsid w:val="005D3ADE"/>
    <w:rsid w:val="005D4B0F"/>
    <w:rsid w:val="005D4C4E"/>
    <w:rsid w:val="005D6A87"/>
    <w:rsid w:val="005D6C0C"/>
    <w:rsid w:val="005D6C87"/>
    <w:rsid w:val="005D6E80"/>
    <w:rsid w:val="005E00EE"/>
    <w:rsid w:val="005E26D4"/>
    <w:rsid w:val="005E27FC"/>
    <w:rsid w:val="005E4576"/>
    <w:rsid w:val="005E46AA"/>
    <w:rsid w:val="005E50A6"/>
    <w:rsid w:val="005E6EFE"/>
    <w:rsid w:val="005E71CE"/>
    <w:rsid w:val="005E7245"/>
    <w:rsid w:val="005F06EB"/>
    <w:rsid w:val="005F0E67"/>
    <w:rsid w:val="005F37D3"/>
    <w:rsid w:val="005F4BE9"/>
    <w:rsid w:val="005F5F98"/>
    <w:rsid w:val="005F6CF6"/>
    <w:rsid w:val="006004A0"/>
    <w:rsid w:val="00600B86"/>
    <w:rsid w:val="006027D7"/>
    <w:rsid w:val="00604593"/>
    <w:rsid w:val="006046B6"/>
    <w:rsid w:val="0060569F"/>
    <w:rsid w:val="00606338"/>
    <w:rsid w:val="00606CCF"/>
    <w:rsid w:val="00606D42"/>
    <w:rsid w:val="0061080A"/>
    <w:rsid w:val="00610873"/>
    <w:rsid w:val="0061090B"/>
    <w:rsid w:val="00610A7E"/>
    <w:rsid w:val="00611069"/>
    <w:rsid w:val="00613E83"/>
    <w:rsid w:val="00613F12"/>
    <w:rsid w:val="00615345"/>
    <w:rsid w:val="006156B3"/>
    <w:rsid w:val="00615AB3"/>
    <w:rsid w:val="00616A4C"/>
    <w:rsid w:val="00616DBA"/>
    <w:rsid w:val="0061764A"/>
    <w:rsid w:val="00620178"/>
    <w:rsid w:val="00620FDB"/>
    <w:rsid w:val="00621A05"/>
    <w:rsid w:val="00621EC2"/>
    <w:rsid w:val="00622374"/>
    <w:rsid w:val="006224A6"/>
    <w:rsid w:val="0062440C"/>
    <w:rsid w:val="006259E9"/>
    <w:rsid w:val="00625A2C"/>
    <w:rsid w:val="0062613D"/>
    <w:rsid w:val="00626602"/>
    <w:rsid w:val="00631A65"/>
    <w:rsid w:val="00631DDF"/>
    <w:rsid w:val="00633D33"/>
    <w:rsid w:val="006348F6"/>
    <w:rsid w:val="00635225"/>
    <w:rsid w:val="00635DDE"/>
    <w:rsid w:val="00635F64"/>
    <w:rsid w:val="006360BF"/>
    <w:rsid w:val="0063693C"/>
    <w:rsid w:val="00637EC6"/>
    <w:rsid w:val="0064012A"/>
    <w:rsid w:val="0064243F"/>
    <w:rsid w:val="006443A7"/>
    <w:rsid w:val="00645837"/>
    <w:rsid w:val="00646F9E"/>
    <w:rsid w:val="0064750D"/>
    <w:rsid w:val="006476A2"/>
    <w:rsid w:val="00647EAC"/>
    <w:rsid w:val="006505F9"/>
    <w:rsid w:val="0065080E"/>
    <w:rsid w:val="00650CD5"/>
    <w:rsid w:val="0065147E"/>
    <w:rsid w:val="00652154"/>
    <w:rsid w:val="0065363C"/>
    <w:rsid w:val="006537E9"/>
    <w:rsid w:val="006539BE"/>
    <w:rsid w:val="00654259"/>
    <w:rsid w:val="00654353"/>
    <w:rsid w:val="00654815"/>
    <w:rsid w:val="00655BE4"/>
    <w:rsid w:val="00655D2A"/>
    <w:rsid w:val="00657B2D"/>
    <w:rsid w:val="00657B69"/>
    <w:rsid w:val="00657CC4"/>
    <w:rsid w:val="00657F67"/>
    <w:rsid w:val="00660A05"/>
    <w:rsid w:val="006615C3"/>
    <w:rsid w:val="00662048"/>
    <w:rsid w:val="006626E0"/>
    <w:rsid w:val="006660AD"/>
    <w:rsid w:val="006675DA"/>
    <w:rsid w:val="00667D95"/>
    <w:rsid w:val="0067170D"/>
    <w:rsid w:val="006717CA"/>
    <w:rsid w:val="006726AD"/>
    <w:rsid w:val="006727CD"/>
    <w:rsid w:val="006738BA"/>
    <w:rsid w:val="006738CF"/>
    <w:rsid w:val="00673D0D"/>
    <w:rsid w:val="00675A1A"/>
    <w:rsid w:val="00676C6F"/>
    <w:rsid w:val="00676F05"/>
    <w:rsid w:val="00676FA4"/>
    <w:rsid w:val="006802DC"/>
    <w:rsid w:val="00682B1A"/>
    <w:rsid w:val="006837E9"/>
    <w:rsid w:val="00684741"/>
    <w:rsid w:val="00685E71"/>
    <w:rsid w:val="0068654E"/>
    <w:rsid w:val="006872B2"/>
    <w:rsid w:val="00687CF7"/>
    <w:rsid w:val="00690F5A"/>
    <w:rsid w:val="0069129F"/>
    <w:rsid w:val="00692B8D"/>
    <w:rsid w:val="00694250"/>
    <w:rsid w:val="00695808"/>
    <w:rsid w:val="00696044"/>
    <w:rsid w:val="00696108"/>
    <w:rsid w:val="00697A34"/>
    <w:rsid w:val="006A3142"/>
    <w:rsid w:val="006A34B7"/>
    <w:rsid w:val="006A45C0"/>
    <w:rsid w:val="006B0145"/>
    <w:rsid w:val="006B07D9"/>
    <w:rsid w:val="006B17CD"/>
    <w:rsid w:val="006B1D5C"/>
    <w:rsid w:val="006B2674"/>
    <w:rsid w:val="006B34CD"/>
    <w:rsid w:val="006B4924"/>
    <w:rsid w:val="006C149B"/>
    <w:rsid w:val="006C1D1C"/>
    <w:rsid w:val="006C34CF"/>
    <w:rsid w:val="006C421B"/>
    <w:rsid w:val="006C445E"/>
    <w:rsid w:val="006C609F"/>
    <w:rsid w:val="006C72D0"/>
    <w:rsid w:val="006C7B67"/>
    <w:rsid w:val="006D14CD"/>
    <w:rsid w:val="006D2687"/>
    <w:rsid w:val="006D2DB9"/>
    <w:rsid w:val="006D32DB"/>
    <w:rsid w:val="006D480E"/>
    <w:rsid w:val="006D4ABB"/>
    <w:rsid w:val="006D6038"/>
    <w:rsid w:val="006D60FF"/>
    <w:rsid w:val="006D6EC0"/>
    <w:rsid w:val="006D708C"/>
    <w:rsid w:val="006D77C5"/>
    <w:rsid w:val="006E0392"/>
    <w:rsid w:val="006E0738"/>
    <w:rsid w:val="006E1AC7"/>
    <w:rsid w:val="006E2452"/>
    <w:rsid w:val="006E3362"/>
    <w:rsid w:val="006E35D3"/>
    <w:rsid w:val="006E36EB"/>
    <w:rsid w:val="006E3D08"/>
    <w:rsid w:val="006E4A5B"/>
    <w:rsid w:val="006E63F3"/>
    <w:rsid w:val="006E6DBC"/>
    <w:rsid w:val="006E7A40"/>
    <w:rsid w:val="006E7E32"/>
    <w:rsid w:val="006F2958"/>
    <w:rsid w:val="006F358C"/>
    <w:rsid w:val="006F40EF"/>
    <w:rsid w:val="006F4335"/>
    <w:rsid w:val="006F44FA"/>
    <w:rsid w:val="006F4612"/>
    <w:rsid w:val="006F4F8B"/>
    <w:rsid w:val="006F5960"/>
    <w:rsid w:val="006F75B1"/>
    <w:rsid w:val="006F7972"/>
    <w:rsid w:val="006F7FB2"/>
    <w:rsid w:val="00701672"/>
    <w:rsid w:val="00702C8C"/>
    <w:rsid w:val="00703794"/>
    <w:rsid w:val="00703EEC"/>
    <w:rsid w:val="007052A7"/>
    <w:rsid w:val="007052F1"/>
    <w:rsid w:val="00706852"/>
    <w:rsid w:val="007078AC"/>
    <w:rsid w:val="007078FB"/>
    <w:rsid w:val="00707D8B"/>
    <w:rsid w:val="007100F5"/>
    <w:rsid w:val="00711AD2"/>
    <w:rsid w:val="00712AA3"/>
    <w:rsid w:val="007133A4"/>
    <w:rsid w:val="00713785"/>
    <w:rsid w:val="0071420B"/>
    <w:rsid w:val="00714712"/>
    <w:rsid w:val="00716122"/>
    <w:rsid w:val="00721DBC"/>
    <w:rsid w:val="007226FB"/>
    <w:rsid w:val="00723753"/>
    <w:rsid w:val="00724562"/>
    <w:rsid w:val="00724B3D"/>
    <w:rsid w:val="00726748"/>
    <w:rsid w:val="007270D2"/>
    <w:rsid w:val="007320DD"/>
    <w:rsid w:val="007322AE"/>
    <w:rsid w:val="0073283C"/>
    <w:rsid w:val="007361A5"/>
    <w:rsid w:val="007403F5"/>
    <w:rsid w:val="00740E6F"/>
    <w:rsid w:val="00740F3B"/>
    <w:rsid w:val="007412B4"/>
    <w:rsid w:val="007426D1"/>
    <w:rsid w:val="00742EE9"/>
    <w:rsid w:val="00743F39"/>
    <w:rsid w:val="00744F2E"/>
    <w:rsid w:val="007473F8"/>
    <w:rsid w:val="007478BA"/>
    <w:rsid w:val="007501DC"/>
    <w:rsid w:val="007505E8"/>
    <w:rsid w:val="0075072A"/>
    <w:rsid w:val="00750749"/>
    <w:rsid w:val="00751542"/>
    <w:rsid w:val="00751642"/>
    <w:rsid w:val="00752946"/>
    <w:rsid w:val="00752ED5"/>
    <w:rsid w:val="00753BC2"/>
    <w:rsid w:val="00753F15"/>
    <w:rsid w:val="00753F78"/>
    <w:rsid w:val="00754047"/>
    <w:rsid w:val="00754787"/>
    <w:rsid w:val="00754C52"/>
    <w:rsid w:val="00755673"/>
    <w:rsid w:val="007604AC"/>
    <w:rsid w:val="00760AA8"/>
    <w:rsid w:val="00763006"/>
    <w:rsid w:val="00763538"/>
    <w:rsid w:val="00766A08"/>
    <w:rsid w:val="00767AB8"/>
    <w:rsid w:val="00767E4D"/>
    <w:rsid w:val="0077233F"/>
    <w:rsid w:val="00772F7D"/>
    <w:rsid w:val="00774BC6"/>
    <w:rsid w:val="00780F3F"/>
    <w:rsid w:val="00781441"/>
    <w:rsid w:val="00781655"/>
    <w:rsid w:val="00781980"/>
    <w:rsid w:val="0078203B"/>
    <w:rsid w:val="0078344D"/>
    <w:rsid w:val="007867A0"/>
    <w:rsid w:val="00786822"/>
    <w:rsid w:val="00787E09"/>
    <w:rsid w:val="007901FA"/>
    <w:rsid w:val="00791A78"/>
    <w:rsid w:val="00792367"/>
    <w:rsid w:val="0079386E"/>
    <w:rsid w:val="00795E4D"/>
    <w:rsid w:val="00795E54"/>
    <w:rsid w:val="007960D5"/>
    <w:rsid w:val="007A03B8"/>
    <w:rsid w:val="007A21B6"/>
    <w:rsid w:val="007A233E"/>
    <w:rsid w:val="007A2857"/>
    <w:rsid w:val="007A4C86"/>
    <w:rsid w:val="007A57A9"/>
    <w:rsid w:val="007A5AA9"/>
    <w:rsid w:val="007B029B"/>
    <w:rsid w:val="007B2755"/>
    <w:rsid w:val="007B33C3"/>
    <w:rsid w:val="007B3EAF"/>
    <w:rsid w:val="007B407D"/>
    <w:rsid w:val="007B5A56"/>
    <w:rsid w:val="007B69F9"/>
    <w:rsid w:val="007B7B6B"/>
    <w:rsid w:val="007C1BAE"/>
    <w:rsid w:val="007C1F32"/>
    <w:rsid w:val="007C29D8"/>
    <w:rsid w:val="007C2A7A"/>
    <w:rsid w:val="007C3156"/>
    <w:rsid w:val="007C33F4"/>
    <w:rsid w:val="007C7E37"/>
    <w:rsid w:val="007D0F9C"/>
    <w:rsid w:val="007D1AE0"/>
    <w:rsid w:val="007D288E"/>
    <w:rsid w:val="007D2C14"/>
    <w:rsid w:val="007D2F29"/>
    <w:rsid w:val="007D3219"/>
    <w:rsid w:val="007D4B9E"/>
    <w:rsid w:val="007D55A1"/>
    <w:rsid w:val="007D5B0C"/>
    <w:rsid w:val="007D60F1"/>
    <w:rsid w:val="007D6A12"/>
    <w:rsid w:val="007E0CA6"/>
    <w:rsid w:val="007E190A"/>
    <w:rsid w:val="007E27EA"/>
    <w:rsid w:val="007E2A8C"/>
    <w:rsid w:val="007E34FB"/>
    <w:rsid w:val="007E3E89"/>
    <w:rsid w:val="007E49A4"/>
    <w:rsid w:val="007E4BBA"/>
    <w:rsid w:val="007E505F"/>
    <w:rsid w:val="007E51D0"/>
    <w:rsid w:val="007E5EF7"/>
    <w:rsid w:val="007E5FE6"/>
    <w:rsid w:val="007E6CFD"/>
    <w:rsid w:val="007E79BE"/>
    <w:rsid w:val="007F0B8C"/>
    <w:rsid w:val="007F147D"/>
    <w:rsid w:val="007F1B7D"/>
    <w:rsid w:val="007F2CB2"/>
    <w:rsid w:val="007F30CC"/>
    <w:rsid w:val="007F3C3B"/>
    <w:rsid w:val="007F4B0E"/>
    <w:rsid w:val="007F52B7"/>
    <w:rsid w:val="007F7BB3"/>
    <w:rsid w:val="007F7E40"/>
    <w:rsid w:val="00800603"/>
    <w:rsid w:val="008009B0"/>
    <w:rsid w:val="00802252"/>
    <w:rsid w:val="0080249B"/>
    <w:rsid w:val="008037D6"/>
    <w:rsid w:val="00804212"/>
    <w:rsid w:val="00804695"/>
    <w:rsid w:val="00805B05"/>
    <w:rsid w:val="008069E7"/>
    <w:rsid w:val="00807097"/>
    <w:rsid w:val="00807273"/>
    <w:rsid w:val="00807D98"/>
    <w:rsid w:val="008105C8"/>
    <w:rsid w:val="008106C2"/>
    <w:rsid w:val="00811432"/>
    <w:rsid w:val="0081250D"/>
    <w:rsid w:val="00812C21"/>
    <w:rsid w:val="00814AD7"/>
    <w:rsid w:val="00814DB1"/>
    <w:rsid w:val="00816986"/>
    <w:rsid w:val="00816B00"/>
    <w:rsid w:val="00820128"/>
    <w:rsid w:val="00820DD0"/>
    <w:rsid w:val="008213EA"/>
    <w:rsid w:val="00821BDE"/>
    <w:rsid w:val="0082261F"/>
    <w:rsid w:val="0082275D"/>
    <w:rsid w:val="00822F71"/>
    <w:rsid w:val="0082355A"/>
    <w:rsid w:val="0082471C"/>
    <w:rsid w:val="0082530F"/>
    <w:rsid w:val="008260EE"/>
    <w:rsid w:val="00826ABC"/>
    <w:rsid w:val="00827870"/>
    <w:rsid w:val="00827940"/>
    <w:rsid w:val="00830163"/>
    <w:rsid w:val="0083024C"/>
    <w:rsid w:val="00831C79"/>
    <w:rsid w:val="00832170"/>
    <w:rsid w:val="00833053"/>
    <w:rsid w:val="00833AFB"/>
    <w:rsid w:val="00833DAD"/>
    <w:rsid w:val="00835E52"/>
    <w:rsid w:val="00837E88"/>
    <w:rsid w:val="00840AF5"/>
    <w:rsid w:val="00840C24"/>
    <w:rsid w:val="008420D1"/>
    <w:rsid w:val="00842139"/>
    <w:rsid w:val="00842F0E"/>
    <w:rsid w:val="008438E2"/>
    <w:rsid w:val="008444B4"/>
    <w:rsid w:val="008444DD"/>
    <w:rsid w:val="008456DA"/>
    <w:rsid w:val="00845E55"/>
    <w:rsid w:val="00846CAA"/>
    <w:rsid w:val="008508FD"/>
    <w:rsid w:val="00851907"/>
    <w:rsid w:val="00851CA1"/>
    <w:rsid w:val="0085220F"/>
    <w:rsid w:val="0085290E"/>
    <w:rsid w:val="0085459B"/>
    <w:rsid w:val="0085582A"/>
    <w:rsid w:val="00856B29"/>
    <w:rsid w:val="00857FC0"/>
    <w:rsid w:val="00860597"/>
    <w:rsid w:val="00860C48"/>
    <w:rsid w:val="00860DE1"/>
    <w:rsid w:val="00861F54"/>
    <w:rsid w:val="00862859"/>
    <w:rsid w:val="008633FA"/>
    <w:rsid w:val="0086530C"/>
    <w:rsid w:val="008654B1"/>
    <w:rsid w:val="008662C1"/>
    <w:rsid w:val="00866F35"/>
    <w:rsid w:val="008709DD"/>
    <w:rsid w:val="00870AA0"/>
    <w:rsid w:val="00870AF2"/>
    <w:rsid w:val="00870C6B"/>
    <w:rsid w:val="008712D5"/>
    <w:rsid w:val="00871DD8"/>
    <w:rsid w:val="00872E38"/>
    <w:rsid w:val="0087319F"/>
    <w:rsid w:val="0087387B"/>
    <w:rsid w:val="00873EB9"/>
    <w:rsid w:val="00874CB4"/>
    <w:rsid w:val="00875AA3"/>
    <w:rsid w:val="0088115B"/>
    <w:rsid w:val="008822E9"/>
    <w:rsid w:val="008832B8"/>
    <w:rsid w:val="0088462C"/>
    <w:rsid w:val="00885662"/>
    <w:rsid w:val="00885C1C"/>
    <w:rsid w:val="008862E7"/>
    <w:rsid w:val="008870CA"/>
    <w:rsid w:val="00890F5A"/>
    <w:rsid w:val="00891824"/>
    <w:rsid w:val="00893BB9"/>
    <w:rsid w:val="00894343"/>
    <w:rsid w:val="0089442A"/>
    <w:rsid w:val="00894A70"/>
    <w:rsid w:val="008951AB"/>
    <w:rsid w:val="00895A3A"/>
    <w:rsid w:val="00896B56"/>
    <w:rsid w:val="00897CB5"/>
    <w:rsid w:val="00897F5A"/>
    <w:rsid w:val="008A010B"/>
    <w:rsid w:val="008A26C6"/>
    <w:rsid w:val="008A2BB6"/>
    <w:rsid w:val="008A36BB"/>
    <w:rsid w:val="008A514F"/>
    <w:rsid w:val="008A5B27"/>
    <w:rsid w:val="008A6DE6"/>
    <w:rsid w:val="008A700D"/>
    <w:rsid w:val="008A7571"/>
    <w:rsid w:val="008B35C3"/>
    <w:rsid w:val="008B49E7"/>
    <w:rsid w:val="008B63E5"/>
    <w:rsid w:val="008B651C"/>
    <w:rsid w:val="008B7DEE"/>
    <w:rsid w:val="008B7FF9"/>
    <w:rsid w:val="008C1099"/>
    <w:rsid w:val="008C185D"/>
    <w:rsid w:val="008C2889"/>
    <w:rsid w:val="008C3090"/>
    <w:rsid w:val="008C380F"/>
    <w:rsid w:val="008C4B50"/>
    <w:rsid w:val="008C5DF1"/>
    <w:rsid w:val="008C6424"/>
    <w:rsid w:val="008C64CE"/>
    <w:rsid w:val="008C6A5D"/>
    <w:rsid w:val="008C73EE"/>
    <w:rsid w:val="008C7E5B"/>
    <w:rsid w:val="008D1C89"/>
    <w:rsid w:val="008D2323"/>
    <w:rsid w:val="008D2C27"/>
    <w:rsid w:val="008D2F29"/>
    <w:rsid w:val="008D69D6"/>
    <w:rsid w:val="008D6E65"/>
    <w:rsid w:val="008D7BE3"/>
    <w:rsid w:val="008E0338"/>
    <w:rsid w:val="008E0499"/>
    <w:rsid w:val="008E1EC4"/>
    <w:rsid w:val="008E212C"/>
    <w:rsid w:val="008E2CC0"/>
    <w:rsid w:val="008E3371"/>
    <w:rsid w:val="008E433A"/>
    <w:rsid w:val="008E4385"/>
    <w:rsid w:val="008E531F"/>
    <w:rsid w:val="008E6318"/>
    <w:rsid w:val="008E6329"/>
    <w:rsid w:val="008F0D44"/>
    <w:rsid w:val="008F19BC"/>
    <w:rsid w:val="008F2563"/>
    <w:rsid w:val="008F3FA2"/>
    <w:rsid w:val="008F53D2"/>
    <w:rsid w:val="008F5448"/>
    <w:rsid w:val="008F5D93"/>
    <w:rsid w:val="008F613E"/>
    <w:rsid w:val="008F6394"/>
    <w:rsid w:val="008F6869"/>
    <w:rsid w:val="008F6AB4"/>
    <w:rsid w:val="009006B4"/>
    <w:rsid w:val="00901442"/>
    <w:rsid w:val="00901464"/>
    <w:rsid w:val="009015A6"/>
    <w:rsid w:val="00901A47"/>
    <w:rsid w:val="00902A20"/>
    <w:rsid w:val="00902B78"/>
    <w:rsid w:val="00905D8E"/>
    <w:rsid w:val="00907623"/>
    <w:rsid w:val="0090794C"/>
    <w:rsid w:val="009079C8"/>
    <w:rsid w:val="00910295"/>
    <w:rsid w:val="00911B5B"/>
    <w:rsid w:val="00913439"/>
    <w:rsid w:val="009136AA"/>
    <w:rsid w:val="009141FA"/>
    <w:rsid w:val="0091481A"/>
    <w:rsid w:val="009149C4"/>
    <w:rsid w:val="00920664"/>
    <w:rsid w:val="00927B2F"/>
    <w:rsid w:val="00930ABA"/>
    <w:rsid w:val="00931224"/>
    <w:rsid w:val="00932835"/>
    <w:rsid w:val="00932B94"/>
    <w:rsid w:val="00934C87"/>
    <w:rsid w:val="00934E95"/>
    <w:rsid w:val="009355C8"/>
    <w:rsid w:val="0094028E"/>
    <w:rsid w:val="00940F64"/>
    <w:rsid w:val="00941971"/>
    <w:rsid w:val="00942045"/>
    <w:rsid w:val="00943826"/>
    <w:rsid w:val="00943B24"/>
    <w:rsid w:val="009440E1"/>
    <w:rsid w:val="0094499D"/>
    <w:rsid w:val="009449A9"/>
    <w:rsid w:val="00945227"/>
    <w:rsid w:val="0094659D"/>
    <w:rsid w:val="00946C35"/>
    <w:rsid w:val="009475D3"/>
    <w:rsid w:val="00950333"/>
    <w:rsid w:val="009521E8"/>
    <w:rsid w:val="00952448"/>
    <w:rsid w:val="009556F8"/>
    <w:rsid w:val="00956775"/>
    <w:rsid w:val="00957F7A"/>
    <w:rsid w:val="00962479"/>
    <w:rsid w:val="009627A0"/>
    <w:rsid w:val="00962829"/>
    <w:rsid w:val="00962BFC"/>
    <w:rsid w:val="00963555"/>
    <w:rsid w:val="00965C2D"/>
    <w:rsid w:val="009668A0"/>
    <w:rsid w:val="00967EE7"/>
    <w:rsid w:val="0097138C"/>
    <w:rsid w:val="00973700"/>
    <w:rsid w:val="00974C54"/>
    <w:rsid w:val="00975D7B"/>
    <w:rsid w:val="00981470"/>
    <w:rsid w:val="0098153C"/>
    <w:rsid w:val="00982480"/>
    <w:rsid w:val="0098289B"/>
    <w:rsid w:val="00984BDE"/>
    <w:rsid w:val="0098569E"/>
    <w:rsid w:val="00987AFC"/>
    <w:rsid w:val="009901AC"/>
    <w:rsid w:val="00990792"/>
    <w:rsid w:val="00990BFB"/>
    <w:rsid w:val="00993C3F"/>
    <w:rsid w:val="00994F36"/>
    <w:rsid w:val="009950CB"/>
    <w:rsid w:val="009A0C12"/>
    <w:rsid w:val="009A16DD"/>
    <w:rsid w:val="009A23C3"/>
    <w:rsid w:val="009A519B"/>
    <w:rsid w:val="009A60FD"/>
    <w:rsid w:val="009A6BC0"/>
    <w:rsid w:val="009A7922"/>
    <w:rsid w:val="009A7A4F"/>
    <w:rsid w:val="009A7AF4"/>
    <w:rsid w:val="009B0BDE"/>
    <w:rsid w:val="009B3F6F"/>
    <w:rsid w:val="009B444C"/>
    <w:rsid w:val="009B45B4"/>
    <w:rsid w:val="009B570B"/>
    <w:rsid w:val="009B6AAC"/>
    <w:rsid w:val="009B6C09"/>
    <w:rsid w:val="009C052F"/>
    <w:rsid w:val="009C0BF1"/>
    <w:rsid w:val="009C12A5"/>
    <w:rsid w:val="009C1578"/>
    <w:rsid w:val="009C2F50"/>
    <w:rsid w:val="009C321A"/>
    <w:rsid w:val="009C3255"/>
    <w:rsid w:val="009C38F5"/>
    <w:rsid w:val="009C5985"/>
    <w:rsid w:val="009C671C"/>
    <w:rsid w:val="009C681F"/>
    <w:rsid w:val="009C7A2B"/>
    <w:rsid w:val="009D01E7"/>
    <w:rsid w:val="009D1129"/>
    <w:rsid w:val="009D1DA8"/>
    <w:rsid w:val="009D3DE1"/>
    <w:rsid w:val="009D5114"/>
    <w:rsid w:val="009D51A6"/>
    <w:rsid w:val="009D53EA"/>
    <w:rsid w:val="009D562C"/>
    <w:rsid w:val="009D6A78"/>
    <w:rsid w:val="009E0C96"/>
    <w:rsid w:val="009E1172"/>
    <w:rsid w:val="009E1C08"/>
    <w:rsid w:val="009E2BAB"/>
    <w:rsid w:val="009E3206"/>
    <w:rsid w:val="009E3918"/>
    <w:rsid w:val="009F0252"/>
    <w:rsid w:val="009F04DA"/>
    <w:rsid w:val="009F05FB"/>
    <w:rsid w:val="009F0628"/>
    <w:rsid w:val="009F07A1"/>
    <w:rsid w:val="009F16EB"/>
    <w:rsid w:val="009F2B15"/>
    <w:rsid w:val="009F3036"/>
    <w:rsid w:val="009F350E"/>
    <w:rsid w:val="009F3F60"/>
    <w:rsid w:val="009F40CE"/>
    <w:rsid w:val="009F4D3E"/>
    <w:rsid w:val="009F7115"/>
    <w:rsid w:val="009F7BE2"/>
    <w:rsid w:val="00A0019A"/>
    <w:rsid w:val="00A01735"/>
    <w:rsid w:val="00A01C6B"/>
    <w:rsid w:val="00A021D5"/>
    <w:rsid w:val="00A04910"/>
    <w:rsid w:val="00A04AFF"/>
    <w:rsid w:val="00A05502"/>
    <w:rsid w:val="00A07DE8"/>
    <w:rsid w:val="00A105F1"/>
    <w:rsid w:val="00A112AF"/>
    <w:rsid w:val="00A11DBD"/>
    <w:rsid w:val="00A130E6"/>
    <w:rsid w:val="00A138C5"/>
    <w:rsid w:val="00A15027"/>
    <w:rsid w:val="00A15E5D"/>
    <w:rsid w:val="00A17356"/>
    <w:rsid w:val="00A17D49"/>
    <w:rsid w:val="00A206F9"/>
    <w:rsid w:val="00A20DBE"/>
    <w:rsid w:val="00A20F71"/>
    <w:rsid w:val="00A21988"/>
    <w:rsid w:val="00A21D52"/>
    <w:rsid w:val="00A21DD0"/>
    <w:rsid w:val="00A21F46"/>
    <w:rsid w:val="00A2290B"/>
    <w:rsid w:val="00A22A15"/>
    <w:rsid w:val="00A242A3"/>
    <w:rsid w:val="00A248FE"/>
    <w:rsid w:val="00A24BB5"/>
    <w:rsid w:val="00A2612B"/>
    <w:rsid w:val="00A30854"/>
    <w:rsid w:val="00A313C5"/>
    <w:rsid w:val="00A3208A"/>
    <w:rsid w:val="00A33451"/>
    <w:rsid w:val="00A336DF"/>
    <w:rsid w:val="00A33C87"/>
    <w:rsid w:val="00A33D11"/>
    <w:rsid w:val="00A348FC"/>
    <w:rsid w:val="00A3495D"/>
    <w:rsid w:val="00A354E4"/>
    <w:rsid w:val="00A35A21"/>
    <w:rsid w:val="00A3657D"/>
    <w:rsid w:val="00A36835"/>
    <w:rsid w:val="00A36DCB"/>
    <w:rsid w:val="00A370C9"/>
    <w:rsid w:val="00A37D24"/>
    <w:rsid w:val="00A433B7"/>
    <w:rsid w:val="00A43C9C"/>
    <w:rsid w:val="00A44D49"/>
    <w:rsid w:val="00A453E2"/>
    <w:rsid w:val="00A457BF"/>
    <w:rsid w:val="00A45A83"/>
    <w:rsid w:val="00A46D03"/>
    <w:rsid w:val="00A46D84"/>
    <w:rsid w:val="00A47105"/>
    <w:rsid w:val="00A47856"/>
    <w:rsid w:val="00A47BD9"/>
    <w:rsid w:val="00A5060C"/>
    <w:rsid w:val="00A530DF"/>
    <w:rsid w:val="00A5368F"/>
    <w:rsid w:val="00A543AE"/>
    <w:rsid w:val="00A548C8"/>
    <w:rsid w:val="00A55970"/>
    <w:rsid w:val="00A55F8C"/>
    <w:rsid w:val="00A5666F"/>
    <w:rsid w:val="00A5716C"/>
    <w:rsid w:val="00A578DA"/>
    <w:rsid w:val="00A6013D"/>
    <w:rsid w:val="00A60C3E"/>
    <w:rsid w:val="00A60CB0"/>
    <w:rsid w:val="00A62861"/>
    <w:rsid w:val="00A62AF3"/>
    <w:rsid w:val="00A64229"/>
    <w:rsid w:val="00A642A1"/>
    <w:rsid w:val="00A65AEF"/>
    <w:rsid w:val="00A667F3"/>
    <w:rsid w:val="00A676F3"/>
    <w:rsid w:val="00A70448"/>
    <w:rsid w:val="00A71B23"/>
    <w:rsid w:val="00A71F25"/>
    <w:rsid w:val="00A73572"/>
    <w:rsid w:val="00A74333"/>
    <w:rsid w:val="00A74B90"/>
    <w:rsid w:val="00A75DF1"/>
    <w:rsid w:val="00A76632"/>
    <w:rsid w:val="00A778AE"/>
    <w:rsid w:val="00A803D1"/>
    <w:rsid w:val="00A81B84"/>
    <w:rsid w:val="00A81C3F"/>
    <w:rsid w:val="00A8405D"/>
    <w:rsid w:val="00A8441B"/>
    <w:rsid w:val="00A84F7E"/>
    <w:rsid w:val="00A84FA8"/>
    <w:rsid w:val="00A861B0"/>
    <w:rsid w:val="00A86351"/>
    <w:rsid w:val="00A86DC2"/>
    <w:rsid w:val="00A87367"/>
    <w:rsid w:val="00A91604"/>
    <w:rsid w:val="00A91AC9"/>
    <w:rsid w:val="00A91F22"/>
    <w:rsid w:val="00A941EB"/>
    <w:rsid w:val="00A95212"/>
    <w:rsid w:val="00A96884"/>
    <w:rsid w:val="00A9688A"/>
    <w:rsid w:val="00A97BB1"/>
    <w:rsid w:val="00A97BB3"/>
    <w:rsid w:val="00A97EF4"/>
    <w:rsid w:val="00AA4752"/>
    <w:rsid w:val="00AA4F28"/>
    <w:rsid w:val="00AA766A"/>
    <w:rsid w:val="00AB103C"/>
    <w:rsid w:val="00AB368B"/>
    <w:rsid w:val="00AB4D38"/>
    <w:rsid w:val="00AC03F1"/>
    <w:rsid w:val="00AC12F8"/>
    <w:rsid w:val="00AC2210"/>
    <w:rsid w:val="00AC3670"/>
    <w:rsid w:val="00AC3F5E"/>
    <w:rsid w:val="00AC5556"/>
    <w:rsid w:val="00AC58D9"/>
    <w:rsid w:val="00AC65AE"/>
    <w:rsid w:val="00AC6A76"/>
    <w:rsid w:val="00AC75A8"/>
    <w:rsid w:val="00AD05DC"/>
    <w:rsid w:val="00AD1AC2"/>
    <w:rsid w:val="00AD300C"/>
    <w:rsid w:val="00AD36D4"/>
    <w:rsid w:val="00AD42F0"/>
    <w:rsid w:val="00AD51B5"/>
    <w:rsid w:val="00AD652E"/>
    <w:rsid w:val="00AD67A5"/>
    <w:rsid w:val="00AE1F02"/>
    <w:rsid w:val="00AE3F5C"/>
    <w:rsid w:val="00AE4569"/>
    <w:rsid w:val="00AE4695"/>
    <w:rsid w:val="00AE483B"/>
    <w:rsid w:val="00AE7467"/>
    <w:rsid w:val="00AE77B4"/>
    <w:rsid w:val="00AF1689"/>
    <w:rsid w:val="00AF3679"/>
    <w:rsid w:val="00AF3694"/>
    <w:rsid w:val="00AF4479"/>
    <w:rsid w:val="00AF6BAA"/>
    <w:rsid w:val="00AF763F"/>
    <w:rsid w:val="00AF78E2"/>
    <w:rsid w:val="00B006D8"/>
    <w:rsid w:val="00B01E9D"/>
    <w:rsid w:val="00B0497B"/>
    <w:rsid w:val="00B04A73"/>
    <w:rsid w:val="00B0523F"/>
    <w:rsid w:val="00B06046"/>
    <w:rsid w:val="00B06535"/>
    <w:rsid w:val="00B06621"/>
    <w:rsid w:val="00B1020C"/>
    <w:rsid w:val="00B109A5"/>
    <w:rsid w:val="00B10D50"/>
    <w:rsid w:val="00B10FCA"/>
    <w:rsid w:val="00B114D0"/>
    <w:rsid w:val="00B1238A"/>
    <w:rsid w:val="00B15117"/>
    <w:rsid w:val="00B15506"/>
    <w:rsid w:val="00B15507"/>
    <w:rsid w:val="00B164A3"/>
    <w:rsid w:val="00B16EC8"/>
    <w:rsid w:val="00B2118D"/>
    <w:rsid w:val="00B21289"/>
    <w:rsid w:val="00B22AAA"/>
    <w:rsid w:val="00B2300C"/>
    <w:rsid w:val="00B238C1"/>
    <w:rsid w:val="00B23919"/>
    <w:rsid w:val="00B242DB"/>
    <w:rsid w:val="00B2697B"/>
    <w:rsid w:val="00B30229"/>
    <w:rsid w:val="00B31034"/>
    <w:rsid w:val="00B32132"/>
    <w:rsid w:val="00B32B97"/>
    <w:rsid w:val="00B32F2F"/>
    <w:rsid w:val="00B33716"/>
    <w:rsid w:val="00B3422D"/>
    <w:rsid w:val="00B3463F"/>
    <w:rsid w:val="00B3544D"/>
    <w:rsid w:val="00B354FE"/>
    <w:rsid w:val="00B37571"/>
    <w:rsid w:val="00B37A33"/>
    <w:rsid w:val="00B40579"/>
    <w:rsid w:val="00B414B5"/>
    <w:rsid w:val="00B41EE2"/>
    <w:rsid w:val="00B43067"/>
    <w:rsid w:val="00B43A75"/>
    <w:rsid w:val="00B43C47"/>
    <w:rsid w:val="00B44229"/>
    <w:rsid w:val="00B44A39"/>
    <w:rsid w:val="00B44DDC"/>
    <w:rsid w:val="00B464AD"/>
    <w:rsid w:val="00B514D5"/>
    <w:rsid w:val="00B524B3"/>
    <w:rsid w:val="00B53F52"/>
    <w:rsid w:val="00B5431A"/>
    <w:rsid w:val="00B55708"/>
    <w:rsid w:val="00B607C9"/>
    <w:rsid w:val="00B6171E"/>
    <w:rsid w:val="00B62337"/>
    <w:rsid w:val="00B6621F"/>
    <w:rsid w:val="00B6623F"/>
    <w:rsid w:val="00B66913"/>
    <w:rsid w:val="00B67127"/>
    <w:rsid w:val="00B67D2B"/>
    <w:rsid w:val="00B7060C"/>
    <w:rsid w:val="00B709DB"/>
    <w:rsid w:val="00B7269F"/>
    <w:rsid w:val="00B72EA7"/>
    <w:rsid w:val="00B7443B"/>
    <w:rsid w:val="00B74DDF"/>
    <w:rsid w:val="00B7517C"/>
    <w:rsid w:val="00B7633E"/>
    <w:rsid w:val="00B7726F"/>
    <w:rsid w:val="00B77D0C"/>
    <w:rsid w:val="00B77D5A"/>
    <w:rsid w:val="00B8057A"/>
    <w:rsid w:val="00B80CAE"/>
    <w:rsid w:val="00B82154"/>
    <w:rsid w:val="00B82746"/>
    <w:rsid w:val="00B82D5F"/>
    <w:rsid w:val="00B835E4"/>
    <w:rsid w:val="00B83A99"/>
    <w:rsid w:val="00B84952"/>
    <w:rsid w:val="00B85D6C"/>
    <w:rsid w:val="00B85D91"/>
    <w:rsid w:val="00B86CF1"/>
    <w:rsid w:val="00B87760"/>
    <w:rsid w:val="00B87DAE"/>
    <w:rsid w:val="00B917B0"/>
    <w:rsid w:val="00B9188D"/>
    <w:rsid w:val="00B921E5"/>
    <w:rsid w:val="00B937E1"/>
    <w:rsid w:val="00B94DBB"/>
    <w:rsid w:val="00B94FAE"/>
    <w:rsid w:val="00B95188"/>
    <w:rsid w:val="00B96492"/>
    <w:rsid w:val="00B96B64"/>
    <w:rsid w:val="00BA02A8"/>
    <w:rsid w:val="00BA261A"/>
    <w:rsid w:val="00BA44B2"/>
    <w:rsid w:val="00BA46A5"/>
    <w:rsid w:val="00BA4AB4"/>
    <w:rsid w:val="00BA4AE8"/>
    <w:rsid w:val="00BA557D"/>
    <w:rsid w:val="00BA5AEB"/>
    <w:rsid w:val="00BA6148"/>
    <w:rsid w:val="00BA6529"/>
    <w:rsid w:val="00BA6AA1"/>
    <w:rsid w:val="00BA7D19"/>
    <w:rsid w:val="00BB0104"/>
    <w:rsid w:val="00BB0C71"/>
    <w:rsid w:val="00BB3031"/>
    <w:rsid w:val="00BB618C"/>
    <w:rsid w:val="00BB68C9"/>
    <w:rsid w:val="00BC014C"/>
    <w:rsid w:val="00BC1387"/>
    <w:rsid w:val="00BC23F5"/>
    <w:rsid w:val="00BC2AA7"/>
    <w:rsid w:val="00BC4D7C"/>
    <w:rsid w:val="00BC4E6C"/>
    <w:rsid w:val="00BC572B"/>
    <w:rsid w:val="00BC5A06"/>
    <w:rsid w:val="00BC6E2B"/>
    <w:rsid w:val="00BC724E"/>
    <w:rsid w:val="00BD0007"/>
    <w:rsid w:val="00BD14E2"/>
    <w:rsid w:val="00BD1FE7"/>
    <w:rsid w:val="00BD2D9B"/>
    <w:rsid w:val="00BD3C61"/>
    <w:rsid w:val="00BD66AE"/>
    <w:rsid w:val="00BD70DF"/>
    <w:rsid w:val="00BD7391"/>
    <w:rsid w:val="00BD7CA9"/>
    <w:rsid w:val="00BE035D"/>
    <w:rsid w:val="00BE0533"/>
    <w:rsid w:val="00BE195B"/>
    <w:rsid w:val="00BE2E15"/>
    <w:rsid w:val="00BE3FF6"/>
    <w:rsid w:val="00BE403B"/>
    <w:rsid w:val="00BE46F9"/>
    <w:rsid w:val="00BE56DE"/>
    <w:rsid w:val="00BE5B97"/>
    <w:rsid w:val="00BE5D5E"/>
    <w:rsid w:val="00BE7876"/>
    <w:rsid w:val="00BF0652"/>
    <w:rsid w:val="00BF4D53"/>
    <w:rsid w:val="00BF656E"/>
    <w:rsid w:val="00BF7B64"/>
    <w:rsid w:val="00C01741"/>
    <w:rsid w:val="00C0190A"/>
    <w:rsid w:val="00C03550"/>
    <w:rsid w:val="00C0442B"/>
    <w:rsid w:val="00C0537D"/>
    <w:rsid w:val="00C06AF1"/>
    <w:rsid w:val="00C108F2"/>
    <w:rsid w:val="00C10C61"/>
    <w:rsid w:val="00C11964"/>
    <w:rsid w:val="00C12151"/>
    <w:rsid w:val="00C127F4"/>
    <w:rsid w:val="00C133AC"/>
    <w:rsid w:val="00C13CF5"/>
    <w:rsid w:val="00C1400B"/>
    <w:rsid w:val="00C14045"/>
    <w:rsid w:val="00C14FCE"/>
    <w:rsid w:val="00C1546E"/>
    <w:rsid w:val="00C15C14"/>
    <w:rsid w:val="00C16B73"/>
    <w:rsid w:val="00C2144F"/>
    <w:rsid w:val="00C240C7"/>
    <w:rsid w:val="00C265AC"/>
    <w:rsid w:val="00C26AB1"/>
    <w:rsid w:val="00C30206"/>
    <w:rsid w:val="00C3358E"/>
    <w:rsid w:val="00C33DFC"/>
    <w:rsid w:val="00C33EB5"/>
    <w:rsid w:val="00C346CA"/>
    <w:rsid w:val="00C3494F"/>
    <w:rsid w:val="00C3668B"/>
    <w:rsid w:val="00C37433"/>
    <w:rsid w:val="00C41880"/>
    <w:rsid w:val="00C41A44"/>
    <w:rsid w:val="00C42725"/>
    <w:rsid w:val="00C42F9B"/>
    <w:rsid w:val="00C448AD"/>
    <w:rsid w:val="00C44B79"/>
    <w:rsid w:val="00C44E8A"/>
    <w:rsid w:val="00C45FD0"/>
    <w:rsid w:val="00C4625D"/>
    <w:rsid w:val="00C46345"/>
    <w:rsid w:val="00C464F3"/>
    <w:rsid w:val="00C50876"/>
    <w:rsid w:val="00C51843"/>
    <w:rsid w:val="00C525C3"/>
    <w:rsid w:val="00C52922"/>
    <w:rsid w:val="00C53FE8"/>
    <w:rsid w:val="00C560C4"/>
    <w:rsid w:val="00C605D6"/>
    <w:rsid w:val="00C614FD"/>
    <w:rsid w:val="00C62431"/>
    <w:rsid w:val="00C6250C"/>
    <w:rsid w:val="00C63741"/>
    <w:rsid w:val="00C644B6"/>
    <w:rsid w:val="00C64510"/>
    <w:rsid w:val="00C65161"/>
    <w:rsid w:val="00C66511"/>
    <w:rsid w:val="00C6736B"/>
    <w:rsid w:val="00C67EBE"/>
    <w:rsid w:val="00C714C1"/>
    <w:rsid w:val="00C71542"/>
    <w:rsid w:val="00C76EE6"/>
    <w:rsid w:val="00C81DC6"/>
    <w:rsid w:val="00C82153"/>
    <w:rsid w:val="00C83159"/>
    <w:rsid w:val="00C8347C"/>
    <w:rsid w:val="00C86B02"/>
    <w:rsid w:val="00C870A3"/>
    <w:rsid w:val="00C87993"/>
    <w:rsid w:val="00C92DB0"/>
    <w:rsid w:val="00C930E4"/>
    <w:rsid w:val="00C93580"/>
    <w:rsid w:val="00C93E6A"/>
    <w:rsid w:val="00C9549B"/>
    <w:rsid w:val="00C95F3D"/>
    <w:rsid w:val="00CA233E"/>
    <w:rsid w:val="00CA5715"/>
    <w:rsid w:val="00CA6AE1"/>
    <w:rsid w:val="00CA6B84"/>
    <w:rsid w:val="00CB1AA1"/>
    <w:rsid w:val="00CB29E5"/>
    <w:rsid w:val="00CB34D5"/>
    <w:rsid w:val="00CB37C9"/>
    <w:rsid w:val="00CB3953"/>
    <w:rsid w:val="00CB3C62"/>
    <w:rsid w:val="00CB4B51"/>
    <w:rsid w:val="00CB5B85"/>
    <w:rsid w:val="00CB70DB"/>
    <w:rsid w:val="00CB7141"/>
    <w:rsid w:val="00CC3BCA"/>
    <w:rsid w:val="00CC44F4"/>
    <w:rsid w:val="00CC46A3"/>
    <w:rsid w:val="00CC500A"/>
    <w:rsid w:val="00CC50E9"/>
    <w:rsid w:val="00CC582D"/>
    <w:rsid w:val="00CC657D"/>
    <w:rsid w:val="00CC7124"/>
    <w:rsid w:val="00CD041B"/>
    <w:rsid w:val="00CD4817"/>
    <w:rsid w:val="00CD6A0F"/>
    <w:rsid w:val="00CD6B71"/>
    <w:rsid w:val="00CE0FA9"/>
    <w:rsid w:val="00CE383C"/>
    <w:rsid w:val="00CE6502"/>
    <w:rsid w:val="00CE6E80"/>
    <w:rsid w:val="00CE6E8A"/>
    <w:rsid w:val="00CE6FF2"/>
    <w:rsid w:val="00CF18B6"/>
    <w:rsid w:val="00CF296A"/>
    <w:rsid w:val="00CF40C8"/>
    <w:rsid w:val="00CF4B02"/>
    <w:rsid w:val="00CF755E"/>
    <w:rsid w:val="00CF7C7E"/>
    <w:rsid w:val="00D000EA"/>
    <w:rsid w:val="00D018C0"/>
    <w:rsid w:val="00D01A6A"/>
    <w:rsid w:val="00D01D31"/>
    <w:rsid w:val="00D01F32"/>
    <w:rsid w:val="00D03FE9"/>
    <w:rsid w:val="00D0469D"/>
    <w:rsid w:val="00D04BE3"/>
    <w:rsid w:val="00D06158"/>
    <w:rsid w:val="00D061B0"/>
    <w:rsid w:val="00D07119"/>
    <w:rsid w:val="00D10259"/>
    <w:rsid w:val="00D10DC4"/>
    <w:rsid w:val="00D110F7"/>
    <w:rsid w:val="00D1161E"/>
    <w:rsid w:val="00D12348"/>
    <w:rsid w:val="00D14FA9"/>
    <w:rsid w:val="00D15ADB"/>
    <w:rsid w:val="00D1683A"/>
    <w:rsid w:val="00D16937"/>
    <w:rsid w:val="00D16CF7"/>
    <w:rsid w:val="00D171DA"/>
    <w:rsid w:val="00D17543"/>
    <w:rsid w:val="00D179D4"/>
    <w:rsid w:val="00D20697"/>
    <w:rsid w:val="00D20892"/>
    <w:rsid w:val="00D20F17"/>
    <w:rsid w:val="00D21087"/>
    <w:rsid w:val="00D21099"/>
    <w:rsid w:val="00D210BA"/>
    <w:rsid w:val="00D22090"/>
    <w:rsid w:val="00D22737"/>
    <w:rsid w:val="00D232C1"/>
    <w:rsid w:val="00D2600D"/>
    <w:rsid w:val="00D260E8"/>
    <w:rsid w:val="00D265C8"/>
    <w:rsid w:val="00D276E3"/>
    <w:rsid w:val="00D30201"/>
    <w:rsid w:val="00D30733"/>
    <w:rsid w:val="00D31949"/>
    <w:rsid w:val="00D320A8"/>
    <w:rsid w:val="00D325C1"/>
    <w:rsid w:val="00D3362B"/>
    <w:rsid w:val="00D33A2C"/>
    <w:rsid w:val="00D344EF"/>
    <w:rsid w:val="00D36427"/>
    <w:rsid w:val="00D36A54"/>
    <w:rsid w:val="00D36B4E"/>
    <w:rsid w:val="00D36F5D"/>
    <w:rsid w:val="00D37340"/>
    <w:rsid w:val="00D40437"/>
    <w:rsid w:val="00D42AEC"/>
    <w:rsid w:val="00D43A3E"/>
    <w:rsid w:val="00D4402D"/>
    <w:rsid w:val="00D447AC"/>
    <w:rsid w:val="00D45445"/>
    <w:rsid w:val="00D45D39"/>
    <w:rsid w:val="00D52B27"/>
    <w:rsid w:val="00D5345D"/>
    <w:rsid w:val="00D546F0"/>
    <w:rsid w:val="00D55384"/>
    <w:rsid w:val="00D55CE0"/>
    <w:rsid w:val="00D565FB"/>
    <w:rsid w:val="00D576D6"/>
    <w:rsid w:val="00D609E1"/>
    <w:rsid w:val="00D620CA"/>
    <w:rsid w:val="00D64A71"/>
    <w:rsid w:val="00D652B1"/>
    <w:rsid w:val="00D653E2"/>
    <w:rsid w:val="00D65BA9"/>
    <w:rsid w:val="00D6604E"/>
    <w:rsid w:val="00D705AA"/>
    <w:rsid w:val="00D70C8D"/>
    <w:rsid w:val="00D71831"/>
    <w:rsid w:val="00D7324C"/>
    <w:rsid w:val="00D73725"/>
    <w:rsid w:val="00D73DDB"/>
    <w:rsid w:val="00D76F16"/>
    <w:rsid w:val="00D80E79"/>
    <w:rsid w:val="00D82506"/>
    <w:rsid w:val="00D83213"/>
    <w:rsid w:val="00D843CA"/>
    <w:rsid w:val="00D84AA3"/>
    <w:rsid w:val="00D84E72"/>
    <w:rsid w:val="00D87DFD"/>
    <w:rsid w:val="00D90D1B"/>
    <w:rsid w:val="00D90FF2"/>
    <w:rsid w:val="00D924FD"/>
    <w:rsid w:val="00D92E19"/>
    <w:rsid w:val="00D92EF0"/>
    <w:rsid w:val="00D93EF1"/>
    <w:rsid w:val="00DA3E07"/>
    <w:rsid w:val="00DA62C0"/>
    <w:rsid w:val="00DA6E3A"/>
    <w:rsid w:val="00DB08F8"/>
    <w:rsid w:val="00DB21F9"/>
    <w:rsid w:val="00DB24DC"/>
    <w:rsid w:val="00DB3163"/>
    <w:rsid w:val="00DB4250"/>
    <w:rsid w:val="00DB76AC"/>
    <w:rsid w:val="00DB79C9"/>
    <w:rsid w:val="00DC14AB"/>
    <w:rsid w:val="00DC48A4"/>
    <w:rsid w:val="00DC4C97"/>
    <w:rsid w:val="00DC5043"/>
    <w:rsid w:val="00DC5236"/>
    <w:rsid w:val="00DC5302"/>
    <w:rsid w:val="00DC5538"/>
    <w:rsid w:val="00DC5A77"/>
    <w:rsid w:val="00DC5BD7"/>
    <w:rsid w:val="00DC638D"/>
    <w:rsid w:val="00DC65DC"/>
    <w:rsid w:val="00DC68FA"/>
    <w:rsid w:val="00DC6A94"/>
    <w:rsid w:val="00DC6D2F"/>
    <w:rsid w:val="00DC7052"/>
    <w:rsid w:val="00DC71B2"/>
    <w:rsid w:val="00DC7888"/>
    <w:rsid w:val="00DD2763"/>
    <w:rsid w:val="00DD2A79"/>
    <w:rsid w:val="00DD2C45"/>
    <w:rsid w:val="00DD2F57"/>
    <w:rsid w:val="00DD3310"/>
    <w:rsid w:val="00DD33EE"/>
    <w:rsid w:val="00DD4827"/>
    <w:rsid w:val="00DD5D04"/>
    <w:rsid w:val="00DD65BD"/>
    <w:rsid w:val="00DD6DE4"/>
    <w:rsid w:val="00DD7E31"/>
    <w:rsid w:val="00DE1282"/>
    <w:rsid w:val="00DE219C"/>
    <w:rsid w:val="00DE2328"/>
    <w:rsid w:val="00DE5DA9"/>
    <w:rsid w:val="00DE7ED1"/>
    <w:rsid w:val="00DF0DC8"/>
    <w:rsid w:val="00DF14F0"/>
    <w:rsid w:val="00DF1D9B"/>
    <w:rsid w:val="00DF2607"/>
    <w:rsid w:val="00DF27B9"/>
    <w:rsid w:val="00DF3272"/>
    <w:rsid w:val="00DF671C"/>
    <w:rsid w:val="00E01B16"/>
    <w:rsid w:val="00E01DBA"/>
    <w:rsid w:val="00E02681"/>
    <w:rsid w:val="00E029B5"/>
    <w:rsid w:val="00E048F8"/>
    <w:rsid w:val="00E0493E"/>
    <w:rsid w:val="00E04FF0"/>
    <w:rsid w:val="00E05BF2"/>
    <w:rsid w:val="00E07332"/>
    <w:rsid w:val="00E074BA"/>
    <w:rsid w:val="00E07ABC"/>
    <w:rsid w:val="00E105FE"/>
    <w:rsid w:val="00E10D32"/>
    <w:rsid w:val="00E1363C"/>
    <w:rsid w:val="00E148DF"/>
    <w:rsid w:val="00E176B9"/>
    <w:rsid w:val="00E205DD"/>
    <w:rsid w:val="00E206B0"/>
    <w:rsid w:val="00E20F47"/>
    <w:rsid w:val="00E2113F"/>
    <w:rsid w:val="00E22D1F"/>
    <w:rsid w:val="00E22E0C"/>
    <w:rsid w:val="00E230B0"/>
    <w:rsid w:val="00E232D6"/>
    <w:rsid w:val="00E25E61"/>
    <w:rsid w:val="00E26DA5"/>
    <w:rsid w:val="00E26EF9"/>
    <w:rsid w:val="00E275B0"/>
    <w:rsid w:val="00E27629"/>
    <w:rsid w:val="00E310B6"/>
    <w:rsid w:val="00E31495"/>
    <w:rsid w:val="00E325B3"/>
    <w:rsid w:val="00E3278B"/>
    <w:rsid w:val="00E32FC1"/>
    <w:rsid w:val="00E33F29"/>
    <w:rsid w:val="00E346BD"/>
    <w:rsid w:val="00E355EA"/>
    <w:rsid w:val="00E361B3"/>
    <w:rsid w:val="00E36BB1"/>
    <w:rsid w:val="00E37064"/>
    <w:rsid w:val="00E37B9C"/>
    <w:rsid w:val="00E37C0F"/>
    <w:rsid w:val="00E41FC4"/>
    <w:rsid w:val="00E429F6"/>
    <w:rsid w:val="00E42AE7"/>
    <w:rsid w:val="00E42CB0"/>
    <w:rsid w:val="00E46A87"/>
    <w:rsid w:val="00E50C86"/>
    <w:rsid w:val="00E51F06"/>
    <w:rsid w:val="00E53518"/>
    <w:rsid w:val="00E54523"/>
    <w:rsid w:val="00E57523"/>
    <w:rsid w:val="00E606E4"/>
    <w:rsid w:val="00E60CF0"/>
    <w:rsid w:val="00E61703"/>
    <w:rsid w:val="00E62139"/>
    <w:rsid w:val="00E635DF"/>
    <w:rsid w:val="00E662D6"/>
    <w:rsid w:val="00E67BAF"/>
    <w:rsid w:val="00E71305"/>
    <w:rsid w:val="00E715E3"/>
    <w:rsid w:val="00E7193A"/>
    <w:rsid w:val="00E7239D"/>
    <w:rsid w:val="00E734D3"/>
    <w:rsid w:val="00E735A9"/>
    <w:rsid w:val="00E74386"/>
    <w:rsid w:val="00E749D7"/>
    <w:rsid w:val="00E75D0F"/>
    <w:rsid w:val="00E76172"/>
    <w:rsid w:val="00E7769E"/>
    <w:rsid w:val="00E776D9"/>
    <w:rsid w:val="00E84959"/>
    <w:rsid w:val="00E85274"/>
    <w:rsid w:val="00E8547C"/>
    <w:rsid w:val="00E85754"/>
    <w:rsid w:val="00E85B65"/>
    <w:rsid w:val="00E860EB"/>
    <w:rsid w:val="00E87BB9"/>
    <w:rsid w:val="00E9091E"/>
    <w:rsid w:val="00E917C5"/>
    <w:rsid w:val="00E92CBE"/>
    <w:rsid w:val="00E93B48"/>
    <w:rsid w:val="00E94910"/>
    <w:rsid w:val="00E9619E"/>
    <w:rsid w:val="00E96202"/>
    <w:rsid w:val="00E96F30"/>
    <w:rsid w:val="00EA102E"/>
    <w:rsid w:val="00EA1CD2"/>
    <w:rsid w:val="00EA2DF6"/>
    <w:rsid w:val="00EA45E1"/>
    <w:rsid w:val="00EA4B38"/>
    <w:rsid w:val="00EA6B87"/>
    <w:rsid w:val="00EA6EC3"/>
    <w:rsid w:val="00EB06C7"/>
    <w:rsid w:val="00EB0B45"/>
    <w:rsid w:val="00EB0B7B"/>
    <w:rsid w:val="00EB2C32"/>
    <w:rsid w:val="00EB343D"/>
    <w:rsid w:val="00EB7B05"/>
    <w:rsid w:val="00EC5DB3"/>
    <w:rsid w:val="00EC688B"/>
    <w:rsid w:val="00EC794F"/>
    <w:rsid w:val="00ED0FF8"/>
    <w:rsid w:val="00ED17E0"/>
    <w:rsid w:val="00ED268B"/>
    <w:rsid w:val="00ED2D9E"/>
    <w:rsid w:val="00ED476F"/>
    <w:rsid w:val="00ED52C7"/>
    <w:rsid w:val="00ED555B"/>
    <w:rsid w:val="00ED55A6"/>
    <w:rsid w:val="00ED6B01"/>
    <w:rsid w:val="00EE095B"/>
    <w:rsid w:val="00EE0BD0"/>
    <w:rsid w:val="00EE18FF"/>
    <w:rsid w:val="00EE1FCC"/>
    <w:rsid w:val="00EE21FA"/>
    <w:rsid w:val="00EE236C"/>
    <w:rsid w:val="00EE2D50"/>
    <w:rsid w:val="00EE3257"/>
    <w:rsid w:val="00EE332A"/>
    <w:rsid w:val="00EE3A69"/>
    <w:rsid w:val="00EE467A"/>
    <w:rsid w:val="00EE4693"/>
    <w:rsid w:val="00EE514A"/>
    <w:rsid w:val="00EE58B5"/>
    <w:rsid w:val="00EE59BD"/>
    <w:rsid w:val="00EE70E9"/>
    <w:rsid w:val="00EF051F"/>
    <w:rsid w:val="00EF29B9"/>
    <w:rsid w:val="00EF3C05"/>
    <w:rsid w:val="00F01108"/>
    <w:rsid w:val="00F015BD"/>
    <w:rsid w:val="00F02ADA"/>
    <w:rsid w:val="00F042F4"/>
    <w:rsid w:val="00F10C90"/>
    <w:rsid w:val="00F12601"/>
    <w:rsid w:val="00F1269D"/>
    <w:rsid w:val="00F140EB"/>
    <w:rsid w:val="00F1425A"/>
    <w:rsid w:val="00F159C4"/>
    <w:rsid w:val="00F16BF7"/>
    <w:rsid w:val="00F16C59"/>
    <w:rsid w:val="00F17950"/>
    <w:rsid w:val="00F20250"/>
    <w:rsid w:val="00F2032F"/>
    <w:rsid w:val="00F2296D"/>
    <w:rsid w:val="00F2355C"/>
    <w:rsid w:val="00F23975"/>
    <w:rsid w:val="00F2443E"/>
    <w:rsid w:val="00F24AAB"/>
    <w:rsid w:val="00F259F2"/>
    <w:rsid w:val="00F26FD3"/>
    <w:rsid w:val="00F27D05"/>
    <w:rsid w:val="00F27D47"/>
    <w:rsid w:val="00F30ABA"/>
    <w:rsid w:val="00F31316"/>
    <w:rsid w:val="00F315E7"/>
    <w:rsid w:val="00F33882"/>
    <w:rsid w:val="00F33DE5"/>
    <w:rsid w:val="00F34443"/>
    <w:rsid w:val="00F37B38"/>
    <w:rsid w:val="00F40D2F"/>
    <w:rsid w:val="00F429B7"/>
    <w:rsid w:val="00F42DD8"/>
    <w:rsid w:val="00F43AA9"/>
    <w:rsid w:val="00F443B8"/>
    <w:rsid w:val="00F4468A"/>
    <w:rsid w:val="00F446CF"/>
    <w:rsid w:val="00F51B1D"/>
    <w:rsid w:val="00F51EEA"/>
    <w:rsid w:val="00F5370F"/>
    <w:rsid w:val="00F557C4"/>
    <w:rsid w:val="00F5602F"/>
    <w:rsid w:val="00F56B95"/>
    <w:rsid w:val="00F56BB1"/>
    <w:rsid w:val="00F57F8E"/>
    <w:rsid w:val="00F61141"/>
    <w:rsid w:val="00F6144E"/>
    <w:rsid w:val="00F618FB"/>
    <w:rsid w:val="00F620B2"/>
    <w:rsid w:val="00F62F90"/>
    <w:rsid w:val="00F63CF1"/>
    <w:rsid w:val="00F6764D"/>
    <w:rsid w:val="00F67A55"/>
    <w:rsid w:val="00F67ACD"/>
    <w:rsid w:val="00F719AD"/>
    <w:rsid w:val="00F7216F"/>
    <w:rsid w:val="00F72D7F"/>
    <w:rsid w:val="00F7346A"/>
    <w:rsid w:val="00F73574"/>
    <w:rsid w:val="00F7408D"/>
    <w:rsid w:val="00F75840"/>
    <w:rsid w:val="00F77F29"/>
    <w:rsid w:val="00F825AD"/>
    <w:rsid w:val="00F82E4B"/>
    <w:rsid w:val="00F83AF2"/>
    <w:rsid w:val="00F8405F"/>
    <w:rsid w:val="00F85023"/>
    <w:rsid w:val="00F8513C"/>
    <w:rsid w:val="00F85725"/>
    <w:rsid w:val="00F85DB9"/>
    <w:rsid w:val="00F870A5"/>
    <w:rsid w:val="00F90846"/>
    <w:rsid w:val="00F932B3"/>
    <w:rsid w:val="00F932D1"/>
    <w:rsid w:val="00F9436E"/>
    <w:rsid w:val="00F94450"/>
    <w:rsid w:val="00FA07AB"/>
    <w:rsid w:val="00FA32FF"/>
    <w:rsid w:val="00FA3C8F"/>
    <w:rsid w:val="00FA4347"/>
    <w:rsid w:val="00FA46C2"/>
    <w:rsid w:val="00FA47D5"/>
    <w:rsid w:val="00FA505C"/>
    <w:rsid w:val="00FA57D3"/>
    <w:rsid w:val="00FA5E86"/>
    <w:rsid w:val="00FB384E"/>
    <w:rsid w:val="00FB39D9"/>
    <w:rsid w:val="00FB409C"/>
    <w:rsid w:val="00FB4F70"/>
    <w:rsid w:val="00FB5AA1"/>
    <w:rsid w:val="00FB5C4B"/>
    <w:rsid w:val="00FB6089"/>
    <w:rsid w:val="00FB6170"/>
    <w:rsid w:val="00FB714C"/>
    <w:rsid w:val="00FC0F02"/>
    <w:rsid w:val="00FC1207"/>
    <w:rsid w:val="00FC120A"/>
    <w:rsid w:val="00FC17BB"/>
    <w:rsid w:val="00FC1D1A"/>
    <w:rsid w:val="00FC1D25"/>
    <w:rsid w:val="00FC230E"/>
    <w:rsid w:val="00FC380C"/>
    <w:rsid w:val="00FC3B19"/>
    <w:rsid w:val="00FC5154"/>
    <w:rsid w:val="00FC5C0D"/>
    <w:rsid w:val="00FC6C47"/>
    <w:rsid w:val="00FC7EE6"/>
    <w:rsid w:val="00FD036C"/>
    <w:rsid w:val="00FD09D0"/>
    <w:rsid w:val="00FD1BCA"/>
    <w:rsid w:val="00FD1BCD"/>
    <w:rsid w:val="00FD3375"/>
    <w:rsid w:val="00FD5B78"/>
    <w:rsid w:val="00FD63F3"/>
    <w:rsid w:val="00FD6845"/>
    <w:rsid w:val="00FD739D"/>
    <w:rsid w:val="00FD7BDF"/>
    <w:rsid w:val="00FE0357"/>
    <w:rsid w:val="00FE0C62"/>
    <w:rsid w:val="00FE1545"/>
    <w:rsid w:val="00FE1A9F"/>
    <w:rsid w:val="00FE2860"/>
    <w:rsid w:val="00FE3186"/>
    <w:rsid w:val="00FE3D4D"/>
    <w:rsid w:val="00FE4115"/>
    <w:rsid w:val="00FE443A"/>
    <w:rsid w:val="00FE4F20"/>
    <w:rsid w:val="00FE5766"/>
    <w:rsid w:val="00FE672D"/>
    <w:rsid w:val="00FF32B8"/>
    <w:rsid w:val="00FF5A9C"/>
    <w:rsid w:val="00FF6107"/>
    <w:rsid w:val="00FF6559"/>
    <w:rsid w:val="00FF6616"/>
    <w:rsid w:val="00FF6A1C"/>
    <w:rsid w:val="00FF6DF5"/>
    <w:rsid w:val="026C924D"/>
    <w:rsid w:val="03AD674C"/>
    <w:rsid w:val="0D31386F"/>
    <w:rsid w:val="0FD5771C"/>
    <w:rsid w:val="1308F507"/>
    <w:rsid w:val="13328A92"/>
    <w:rsid w:val="15E0CFAC"/>
    <w:rsid w:val="160B94DF"/>
    <w:rsid w:val="189CF2DA"/>
    <w:rsid w:val="1C3F09B0"/>
    <w:rsid w:val="1FA71939"/>
    <w:rsid w:val="20BB5857"/>
    <w:rsid w:val="23328C9B"/>
    <w:rsid w:val="2519E859"/>
    <w:rsid w:val="26059436"/>
    <w:rsid w:val="2934475C"/>
    <w:rsid w:val="2A76FC14"/>
    <w:rsid w:val="2B198DCA"/>
    <w:rsid w:val="2E08757A"/>
    <w:rsid w:val="2E941637"/>
    <w:rsid w:val="3191C73C"/>
    <w:rsid w:val="33F5FA8D"/>
    <w:rsid w:val="341A0E0A"/>
    <w:rsid w:val="3603D941"/>
    <w:rsid w:val="3696A105"/>
    <w:rsid w:val="387627A0"/>
    <w:rsid w:val="3950C50F"/>
    <w:rsid w:val="3BD2BCF6"/>
    <w:rsid w:val="3BDF1C5E"/>
    <w:rsid w:val="3C282316"/>
    <w:rsid w:val="3CC777BA"/>
    <w:rsid w:val="3FAA1B29"/>
    <w:rsid w:val="4169A9CE"/>
    <w:rsid w:val="41DCEE98"/>
    <w:rsid w:val="43169C09"/>
    <w:rsid w:val="432512E9"/>
    <w:rsid w:val="4364CDB8"/>
    <w:rsid w:val="453E71D9"/>
    <w:rsid w:val="47496C74"/>
    <w:rsid w:val="481DF64C"/>
    <w:rsid w:val="491C7CA0"/>
    <w:rsid w:val="49872EE3"/>
    <w:rsid w:val="4BD32DE6"/>
    <w:rsid w:val="4DC84429"/>
    <w:rsid w:val="518C7DE7"/>
    <w:rsid w:val="573DB8FE"/>
    <w:rsid w:val="59CC6864"/>
    <w:rsid w:val="5CD1C450"/>
    <w:rsid w:val="60F84713"/>
    <w:rsid w:val="661A7E0D"/>
    <w:rsid w:val="67491F19"/>
    <w:rsid w:val="68719C61"/>
    <w:rsid w:val="6938C98D"/>
    <w:rsid w:val="69881AC2"/>
    <w:rsid w:val="6DCE84A9"/>
    <w:rsid w:val="6E8EFF20"/>
    <w:rsid w:val="6EC930E4"/>
    <w:rsid w:val="75913383"/>
    <w:rsid w:val="78CBE3D0"/>
    <w:rsid w:val="7B64E002"/>
    <w:rsid w:val="7F3CCADB"/>
    <w:rsid w:val="7FE3B1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581F6"/>
  <w15:chartTrackingRefBased/>
  <w15:docId w15:val="{8B9D7F0E-A580-43FE-8285-E08051D7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4712"/>
  </w:style>
  <w:style w:type="paragraph" w:styleId="1">
    <w:name w:val="heading 1"/>
    <w:basedOn w:val="a"/>
    <w:next w:val="a"/>
    <w:link w:val="1Char"/>
    <w:uiPriority w:val="9"/>
    <w:qFormat/>
    <w:rsid w:val="00FC2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FC2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C230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C230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C230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C230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C230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C230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C230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C230E"/>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rsid w:val="00FC230E"/>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FC230E"/>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FC230E"/>
    <w:rPr>
      <w:rFonts w:eastAsiaTheme="majorEastAsia" w:cstheme="majorBidi"/>
      <w:i/>
      <w:iCs/>
      <w:color w:val="0F4761" w:themeColor="accent1" w:themeShade="BF"/>
    </w:rPr>
  </w:style>
  <w:style w:type="character" w:customStyle="1" w:styleId="5Char">
    <w:name w:val="제목 5 Char"/>
    <w:basedOn w:val="a0"/>
    <w:link w:val="5"/>
    <w:uiPriority w:val="9"/>
    <w:semiHidden/>
    <w:rsid w:val="00FC230E"/>
    <w:rPr>
      <w:rFonts w:eastAsiaTheme="majorEastAsia" w:cstheme="majorBidi"/>
      <w:color w:val="0F4761" w:themeColor="accent1" w:themeShade="BF"/>
    </w:rPr>
  </w:style>
  <w:style w:type="character" w:customStyle="1" w:styleId="6Char">
    <w:name w:val="제목 6 Char"/>
    <w:basedOn w:val="a0"/>
    <w:link w:val="6"/>
    <w:uiPriority w:val="9"/>
    <w:semiHidden/>
    <w:rsid w:val="00FC230E"/>
    <w:rPr>
      <w:rFonts w:eastAsiaTheme="majorEastAsia" w:cstheme="majorBidi"/>
      <w:i/>
      <w:iCs/>
      <w:color w:val="595959" w:themeColor="text1" w:themeTint="A6"/>
    </w:rPr>
  </w:style>
  <w:style w:type="character" w:customStyle="1" w:styleId="7Char">
    <w:name w:val="제목 7 Char"/>
    <w:basedOn w:val="a0"/>
    <w:link w:val="7"/>
    <w:uiPriority w:val="9"/>
    <w:semiHidden/>
    <w:rsid w:val="00FC230E"/>
    <w:rPr>
      <w:rFonts w:eastAsiaTheme="majorEastAsia" w:cstheme="majorBidi"/>
      <w:color w:val="595959" w:themeColor="text1" w:themeTint="A6"/>
    </w:rPr>
  </w:style>
  <w:style w:type="character" w:customStyle="1" w:styleId="8Char">
    <w:name w:val="제목 8 Char"/>
    <w:basedOn w:val="a0"/>
    <w:link w:val="8"/>
    <w:uiPriority w:val="9"/>
    <w:semiHidden/>
    <w:rsid w:val="00FC230E"/>
    <w:rPr>
      <w:rFonts w:eastAsiaTheme="majorEastAsia" w:cstheme="majorBidi"/>
      <w:i/>
      <w:iCs/>
      <w:color w:val="272727" w:themeColor="text1" w:themeTint="D8"/>
    </w:rPr>
  </w:style>
  <w:style w:type="character" w:customStyle="1" w:styleId="9Char">
    <w:name w:val="제목 9 Char"/>
    <w:basedOn w:val="a0"/>
    <w:link w:val="9"/>
    <w:uiPriority w:val="9"/>
    <w:semiHidden/>
    <w:rsid w:val="00FC230E"/>
    <w:rPr>
      <w:rFonts w:eastAsiaTheme="majorEastAsia" w:cstheme="majorBidi"/>
      <w:color w:val="272727" w:themeColor="text1" w:themeTint="D8"/>
    </w:rPr>
  </w:style>
  <w:style w:type="paragraph" w:styleId="a3">
    <w:name w:val="Title"/>
    <w:basedOn w:val="a"/>
    <w:next w:val="a"/>
    <w:link w:val="Char"/>
    <w:uiPriority w:val="10"/>
    <w:qFormat/>
    <w:rsid w:val="00FC2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C230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C230E"/>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FC230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C230E"/>
    <w:pPr>
      <w:spacing w:before="160"/>
      <w:jc w:val="center"/>
    </w:pPr>
    <w:rPr>
      <w:i/>
      <w:iCs/>
      <w:color w:val="404040" w:themeColor="text1" w:themeTint="BF"/>
    </w:rPr>
  </w:style>
  <w:style w:type="character" w:customStyle="1" w:styleId="Char1">
    <w:name w:val="인용 Char"/>
    <w:basedOn w:val="a0"/>
    <w:link w:val="a5"/>
    <w:uiPriority w:val="29"/>
    <w:rsid w:val="00FC230E"/>
    <w:rPr>
      <w:i/>
      <w:iCs/>
      <w:color w:val="404040" w:themeColor="text1" w:themeTint="BF"/>
    </w:rPr>
  </w:style>
  <w:style w:type="paragraph" w:styleId="a6">
    <w:name w:val="List Paragraph"/>
    <w:basedOn w:val="a"/>
    <w:uiPriority w:val="34"/>
    <w:qFormat/>
    <w:rsid w:val="00FC230E"/>
    <w:pPr>
      <w:ind w:left="720"/>
      <w:contextualSpacing/>
    </w:pPr>
  </w:style>
  <w:style w:type="character" w:styleId="a7">
    <w:name w:val="Intense Emphasis"/>
    <w:basedOn w:val="a0"/>
    <w:uiPriority w:val="21"/>
    <w:qFormat/>
    <w:rsid w:val="00FC230E"/>
    <w:rPr>
      <w:i/>
      <w:iCs/>
      <w:color w:val="0F4761" w:themeColor="accent1" w:themeShade="BF"/>
    </w:rPr>
  </w:style>
  <w:style w:type="paragraph" w:styleId="a8">
    <w:name w:val="Intense Quote"/>
    <w:basedOn w:val="a"/>
    <w:next w:val="a"/>
    <w:link w:val="Char2"/>
    <w:uiPriority w:val="30"/>
    <w:qFormat/>
    <w:rsid w:val="00FC2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C230E"/>
    <w:rPr>
      <w:i/>
      <w:iCs/>
      <w:color w:val="0F4761" w:themeColor="accent1" w:themeShade="BF"/>
    </w:rPr>
  </w:style>
  <w:style w:type="character" w:styleId="a9">
    <w:name w:val="Intense Reference"/>
    <w:basedOn w:val="a0"/>
    <w:uiPriority w:val="32"/>
    <w:qFormat/>
    <w:rsid w:val="00FC230E"/>
    <w:rPr>
      <w:b/>
      <w:bCs/>
      <w:smallCaps/>
      <w:color w:val="0F4761" w:themeColor="accent1" w:themeShade="BF"/>
      <w:spacing w:val="5"/>
    </w:rPr>
  </w:style>
  <w:style w:type="paragraph" w:styleId="aa">
    <w:name w:val="header"/>
    <w:basedOn w:val="a"/>
    <w:link w:val="Char3"/>
    <w:uiPriority w:val="99"/>
    <w:unhideWhenUsed/>
    <w:rsid w:val="00714712"/>
    <w:pPr>
      <w:tabs>
        <w:tab w:val="center" w:pos="4680"/>
        <w:tab w:val="right" w:pos="9360"/>
      </w:tabs>
      <w:spacing w:after="0" w:line="240" w:lineRule="auto"/>
    </w:pPr>
  </w:style>
  <w:style w:type="character" w:customStyle="1" w:styleId="Char3">
    <w:name w:val="머리글 Char"/>
    <w:basedOn w:val="a0"/>
    <w:link w:val="aa"/>
    <w:uiPriority w:val="99"/>
    <w:rsid w:val="00714712"/>
  </w:style>
  <w:style w:type="paragraph" w:styleId="ab">
    <w:name w:val="footer"/>
    <w:basedOn w:val="a"/>
    <w:link w:val="Char4"/>
    <w:uiPriority w:val="99"/>
    <w:unhideWhenUsed/>
    <w:rsid w:val="00714712"/>
    <w:pPr>
      <w:tabs>
        <w:tab w:val="center" w:pos="4680"/>
        <w:tab w:val="right" w:pos="9360"/>
      </w:tabs>
      <w:spacing w:after="0" w:line="240" w:lineRule="auto"/>
    </w:pPr>
  </w:style>
  <w:style w:type="character" w:customStyle="1" w:styleId="Char4">
    <w:name w:val="바닥글 Char"/>
    <w:basedOn w:val="a0"/>
    <w:link w:val="ab"/>
    <w:uiPriority w:val="99"/>
    <w:rsid w:val="00714712"/>
  </w:style>
  <w:style w:type="paragraph" w:customStyle="1" w:styleId="EndNoteBibliographyTitle">
    <w:name w:val="EndNote Bibliography Title"/>
    <w:basedOn w:val="a"/>
    <w:link w:val="EndNoteBibliographyTitleChar"/>
    <w:rsid w:val="00294AA6"/>
    <w:pPr>
      <w:spacing w:after="0"/>
      <w:jc w:val="center"/>
    </w:pPr>
    <w:rPr>
      <w:rFonts w:ascii="Aptos" w:hAnsi="Aptos"/>
      <w:noProof/>
    </w:rPr>
  </w:style>
  <w:style w:type="character" w:customStyle="1" w:styleId="EndNoteBibliographyTitleChar">
    <w:name w:val="EndNote Bibliography Title Char"/>
    <w:basedOn w:val="a0"/>
    <w:link w:val="EndNoteBibliographyTitle"/>
    <w:rsid w:val="00294AA6"/>
    <w:rPr>
      <w:rFonts w:ascii="Aptos" w:hAnsi="Aptos"/>
      <w:noProof/>
    </w:rPr>
  </w:style>
  <w:style w:type="paragraph" w:customStyle="1" w:styleId="EndNoteBibliography">
    <w:name w:val="EndNote Bibliography"/>
    <w:basedOn w:val="a"/>
    <w:link w:val="EndNoteBibliographyChar"/>
    <w:rsid w:val="00294AA6"/>
    <w:pPr>
      <w:spacing w:line="240" w:lineRule="auto"/>
    </w:pPr>
    <w:rPr>
      <w:rFonts w:ascii="Aptos" w:hAnsi="Aptos"/>
      <w:noProof/>
    </w:rPr>
  </w:style>
  <w:style w:type="character" w:customStyle="1" w:styleId="EndNoteBibliographyChar">
    <w:name w:val="EndNote Bibliography Char"/>
    <w:basedOn w:val="a0"/>
    <w:link w:val="EndNoteBibliography"/>
    <w:rsid w:val="00294AA6"/>
    <w:rPr>
      <w:rFonts w:ascii="Aptos" w:hAnsi="Aptos"/>
      <w:noProof/>
    </w:rPr>
  </w:style>
  <w:style w:type="paragraph" w:styleId="ac">
    <w:name w:val="Revision"/>
    <w:hidden/>
    <w:uiPriority w:val="99"/>
    <w:semiHidden/>
    <w:rsid w:val="00040346"/>
    <w:pPr>
      <w:spacing w:after="0" w:line="240" w:lineRule="auto"/>
    </w:pPr>
  </w:style>
  <w:style w:type="table" w:styleId="ad">
    <w:name w:val="Table Grid"/>
    <w:basedOn w:val="a1"/>
    <w:uiPriority w:val="39"/>
    <w:rsid w:val="002C3E6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e">
    <w:name w:val="annotation text"/>
    <w:basedOn w:val="a"/>
    <w:link w:val="Char5"/>
    <w:uiPriority w:val="99"/>
    <w:unhideWhenUsed/>
    <w:rsid w:val="002C3E6F"/>
    <w:pPr>
      <w:spacing w:line="240" w:lineRule="auto"/>
    </w:pPr>
    <w:rPr>
      <w:sz w:val="20"/>
      <w:szCs w:val="20"/>
    </w:rPr>
  </w:style>
  <w:style w:type="character" w:customStyle="1" w:styleId="Char5">
    <w:name w:val="메모 텍스트 Char"/>
    <w:basedOn w:val="a0"/>
    <w:link w:val="ae"/>
    <w:uiPriority w:val="99"/>
    <w:rsid w:val="002C3E6F"/>
    <w:rPr>
      <w:sz w:val="20"/>
      <w:szCs w:val="20"/>
    </w:rPr>
  </w:style>
  <w:style w:type="character" w:styleId="af">
    <w:name w:val="annotation reference"/>
    <w:basedOn w:val="a0"/>
    <w:uiPriority w:val="99"/>
    <w:semiHidden/>
    <w:unhideWhenUsed/>
    <w:rsid w:val="002C3E6F"/>
    <w:rPr>
      <w:sz w:val="16"/>
      <w:szCs w:val="16"/>
    </w:rPr>
  </w:style>
  <w:style w:type="paragraph" w:styleId="af0">
    <w:name w:val="annotation subject"/>
    <w:basedOn w:val="ae"/>
    <w:next w:val="ae"/>
    <w:link w:val="Char6"/>
    <w:uiPriority w:val="99"/>
    <w:semiHidden/>
    <w:unhideWhenUsed/>
    <w:rsid w:val="002C3E6F"/>
    <w:rPr>
      <w:b/>
      <w:bCs/>
    </w:rPr>
  </w:style>
  <w:style w:type="character" w:customStyle="1" w:styleId="Char6">
    <w:name w:val="메모 주제 Char"/>
    <w:basedOn w:val="Char5"/>
    <w:link w:val="af0"/>
    <w:uiPriority w:val="99"/>
    <w:semiHidden/>
    <w:rsid w:val="002C3E6F"/>
    <w:rPr>
      <w:b/>
      <w:bCs/>
      <w:sz w:val="20"/>
      <w:szCs w:val="20"/>
    </w:rPr>
  </w:style>
  <w:style w:type="character" w:styleId="af1">
    <w:name w:val="Mention"/>
    <w:basedOn w:val="a0"/>
    <w:uiPriority w:val="99"/>
    <w:unhideWhenUsed/>
    <w:rsid w:val="002C3E6F"/>
    <w:rPr>
      <w:color w:val="2B579A"/>
      <w:shd w:val="clear" w:color="auto" w:fill="E1DFDD"/>
    </w:rPr>
  </w:style>
  <w:style w:type="paragraph" w:customStyle="1" w:styleId="paragraph">
    <w:name w:val="paragraph"/>
    <w:basedOn w:val="a"/>
    <w:rsid w:val="008438E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a0"/>
    <w:rsid w:val="008438E2"/>
  </w:style>
  <w:style w:type="character" w:customStyle="1" w:styleId="eop">
    <w:name w:val="eop"/>
    <w:basedOn w:val="a0"/>
    <w:rsid w:val="008438E2"/>
  </w:style>
  <w:style w:type="paragraph" w:styleId="af2">
    <w:name w:val="Balloon Text"/>
    <w:basedOn w:val="a"/>
    <w:link w:val="Char7"/>
    <w:uiPriority w:val="99"/>
    <w:semiHidden/>
    <w:unhideWhenUsed/>
    <w:rsid w:val="007078FB"/>
    <w:pPr>
      <w:spacing w:after="0" w:line="240" w:lineRule="auto"/>
    </w:pPr>
    <w:rPr>
      <w:rFonts w:asciiTheme="majorHAnsi" w:eastAsiaTheme="majorEastAsia" w:hAnsiTheme="majorHAnsi" w:cstheme="majorBidi"/>
      <w:sz w:val="18"/>
      <w:szCs w:val="18"/>
    </w:rPr>
  </w:style>
  <w:style w:type="character" w:customStyle="1" w:styleId="Char7">
    <w:name w:val="풍선 도움말 텍스트 Char"/>
    <w:basedOn w:val="a0"/>
    <w:link w:val="af2"/>
    <w:uiPriority w:val="99"/>
    <w:semiHidden/>
    <w:rsid w:val="007078FB"/>
    <w:rPr>
      <w:rFonts w:asciiTheme="majorHAnsi" w:eastAsiaTheme="majorEastAsia" w:hAnsiTheme="majorHAnsi" w:cstheme="majorBidi"/>
      <w:sz w:val="18"/>
      <w:szCs w:val="18"/>
    </w:rPr>
  </w:style>
  <w:style w:type="paragraph" w:styleId="af3">
    <w:name w:val="Date"/>
    <w:basedOn w:val="a"/>
    <w:next w:val="a"/>
    <w:link w:val="Char8"/>
    <w:rsid w:val="00AC2210"/>
    <w:pPr>
      <w:widowControl w:val="0"/>
      <w:wordWrap w:val="0"/>
      <w:autoSpaceDE w:val="0"/>
      <w:autoSpaceDN w:val="0"/>
      <w:spacing w:after="0" w:line="240" w:lineRule="auto"/>
      <w:jc w:val="both"/>
    </w:pPr>
    <w:rPr>
      <w:rFonts w:ascii="바탕" w:eastAsia="바탕" w:hAnsi="Times New Roman" w:cs="Times New Roman"/>
      <w:sz w:val="20"/>
      <w14:ligatures w14:val="none"/>
    </w:rPr>
  </w:style>
  <w:style w:type="character" w:customStyle="1" w:styleId="Char8">
    <w:name w:val="날짜 Char"/>
    <w:basedOn w:val="a0"/>
    <w:link w:val="af3"/>
    <w:rsid w:val="00AC2210"/>
    <w:rPr>
      <w:rFonts w:ascii="바탕" w:eastAsia="바탕" w:hAnsi="Times New Roman" w:cs="Times New Roman"/>
      <w:sz w:val="20"/>
      <w14:ligatures w14:val="none"/>
    </w:rPr>
  </w:style>
  <w:style w:type="character" w:styleId="af4">
    <w:name w:val="Hyperlink"/>
    <w:uiPriority w:val="99"/>
    <w:rsid w:val="00AC2210"/>
    <w:rPr>
      <w:color w:val="0000FF"/>
      <w:u w:val="single"/>
    </w:rPr>
  </w:style>
  <w:style w:type="character" w:styleId="af5">
    <w:name w:val="page number"/>
    <w:basedOn w:val="a0"/>
    <w:rsid w:val="00AC2210"/>
  </w:style>
  <w:style w:type="paragraph" w:styleId="af6">
    <w:name w:val="Normal (Web)"/>
    <w:basedOn w:val="a"/>
    <w:uiPriority w:val="99"/>
    <w:rsid w:val="00AC2210"/>
    <w:pPr>
      <w:spacing w:before="100" w:beforeAutospacing="1" w:after="100" w:afterAutospacing="1" w:line="240" w:lineRule="auto"/>
    </w:pPr>
    <w:rPr>
      <w:rFonts w:ascii="굴림" w:eastAsia="굴림" w:hAnsi="굴림" w:cs="굴림"/>
      <w:color w:val="000000"/>
      <w:kern w:val="0"/>
      <w14:ligatures w14:val="none"/>
    </w:rPr>
  </w:style>
  <w:style w:type="character" w:styleId="af7">
    <w:name w:val="Emphasis"/>
    <w:qFormat/>
    <w:rsid w:val="00AC2210"/>
    <w:rPr>
      <w:b/>
      <w:bCs/>
      <w:i w:val="0"/>
      <w:iCs w:val="0"/>
      <w:color w:val="151B54"/>
      <w:shd w:val="clear" w:color="auto" w:fill="FFFFFF"/>
    </w:rPr>
  </w:style>
  <w:style w:type="paragraph" w:customStyle="1" w:styleId="af8">
    <w:name w:val="바탕글"/>
    <w:rsid w:val="00AC221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0" w:line="240" w:lineRule="auto"/>
    </w:pPr>
    <w:rPr>
      <w:rFonts w:ascii="바탕체" w:eastAsia="바탕체" w:hAnsi="Times New Roman" w:cs="Times New Roman"/>
      <w:color w:val="000000"/>
      <w:kern w:val="0"/>
      <w:sz w:val="20"/>
      <w:szCs w:val="20"/>
      <w14:ligatures w14:val="none"/>
    </w:rPr>
  </w:style>
  <w:style w:type="character" w:customStyle="1" w:styleId="Char9">
    <w:name w:val="문서 구조 Char"/>
    <w:basedOn w:val="a0"/>
    <w:link w:val="af9"/>
    <w:semiHidden/>
    <w:rsid w:val="00AC2210"/>
    <w:rPr>
      <w:rFonts w:ascii="Arial" w:eastAsia="돋움" w:hAnsi="Arial" w:cs="Times New Roman"/>
      <w:sz w:val="20"/>
      <w:shd w:val="clear" w:color="auto" w:fill="000080"/>
      <w14:ligatures w14:val="none"/>
    </w:rPr>
  </w:style>
  <w:style w:type="paragraph" w:styleId="af9">
    <w:name w:val="Document Map"/>
    <w:basedOn w:val="a"/>
    <w:link w:val="Char9"/>
    <w:semiHidden/>
    <w:rsid w:val="00AC2210"/>
    <w:pPr>
      <w:widowControl w:val="0"/>
      <w:shd w:val="clear" w:color="auto" w:fill="000080"/>
      <w:wordWrap w:val="0"/>
      <w:autoSpaceDE w:val="0"/>
      <w:autoSpaceDN w:val="0"/>
      <w:spacing w:after="0" w:line="240" w:lineRule="auto"/>
      <w:jc w:val="both"/>
    </w:pPr>
    <w:rPr>
      <w:rFonts w:ascii="Arial" w:eastAsia="돋움" w:hAnsi="Arial" w:cs="Times New Roman"/>
      <w:sz w:val="20"/>
      <w14:ligatures w14:val="none"/>
    </w:rPr>
  </w:style>
  <w:style w:type="character" w:customStyle="1" w:styleId="m">
    <w:name w:val="m"/>
    <w:basedOn w:val="a0"/>
    <w:rsid w:val="00AC2210"/>
  </w:style>
  <w:style w:type="paragraph" w:styleId="afa">
    <w:name w:val="caption"/>
    <w:basedOn w:val="a"/>
    <w:next w:val="a"/>
    <w:link w:val="Chara"/>
    <w:autoRedefine/>
    <w:uiPriority w:val="35"/>
    <w:qFormat/>
    <w:rsid w:val="00AC2210"/>
    <w:pPr>
      <w:widowControl w:val="0"/>
      <w:autoSpaceDE w:val="0"/>
      <w:autoSpaceDN w:val="0"/>
      <w:spacing w:after="288" w:line="276" w:lineRule="auto"/>
      <w:jc w:val="center"/>
    </w:pPr>
    <w:rPr>
      <w:rFonts w:ascii="Times New Roman" w:eastAsia="바탕" w:hAnsi="Times New Roman" w:cs="Times New Roman"/>
      <w:sz w:val="18"/>
      <w:szCs w:val="18"/>
      <w14:ligatures w14:val="none"/>
    </w:rPr>
  </w:style>
  <w:style w:type="character" w:customStyle="1" w:styleId="Chara">
    <w:name w:val="캡션 Char"/>
    <w:link w:val="afa"/>
    <w:uiPriority w:val="35"/>
    <w:rsid w:val="00AC2210"/>
    <w:rPr>
      <w:rFonts w:ascii="Times New Roman" w:eastAsia="바탕" w:hAnsi="Times New Roman" w:cs="Times New Roman"/>
      <w:sz w:val="18"/>
      <w:szCs w:val="18"/>
      <w14:ligatures w14:val="none"/>
    </w:rPr>
  </w:style>
  <w:style w:type="paragraph" w:styleId="TOC">
    <w:name w:val="TOC Heading"/>
    <w:basedOn w:val="1"/>
    <w:next w:val="a"/>
    <w:uiPriority w:val="39"/>
    <w:qFormat/>
    <w:rsid w:val="00AC2210"/>
    <w:pPr>
      <w:spacing w:before="480" w:after="0" w:line="276" w:lineRule="auto"/>
      <w:outlineLvl w:val="9"/>
    </w:pPr>
    <w:rPr>
      <w:rFonts w:ascii="HY신명조" w:eastAsia="HY신명조" w:hAnsi="HY신명조" w:cs="Times New Roman"/>
      <w:b/>
      <w:bCs/>
      <w:color w:val="365F91"/>
      <w:kern w:val="0"/>
      <w:sz w:val="28"/>
      <w:szCs w:val="28"/>
      <w14:ligatures w14:val="none"/>
    </w:rPr>
  </w:style>
  <w:style w:type="paragraph" w:styleId="10">
    <w:name w:val="toc 1"/>
    <w:basedOn w:val="a"/>
    <w:next w:val="a"/>
    <w:autoRedefine/>
    <w:uiPriority w:val="39"/>
    <w:unhideWhenUsed/>
    <w:qFormat/>
    <w:rsid w:val="00AC2210"/>
    <w:pPr>
      <w:widowControl w:val="0"/>
      <w:tabs>
        <w:tab w:val="right" w:leader="dot" w:pos="7200"/>
      </w:tabs>
      <w:wordWrap w:val="0"/>
      <w:autoSpaceDE w:val="0"/>
      <w:autoSpaceDN w:val="0"/>
      <w:spacing w:after="0" w:line="360" w:lineRule="auto"/>
      <w:jc w:val="both"/>
    </w:pPr>
    <w:rPr>
      <w:rFonts w:ascii="Times New Roman" w:eastAsia="HY신명조" w:hAnsi="Times New Roman" w:cs="Times New Roman"/>
      <w:bCs/>
      <w:noProof/>
      <w14:ligatures w14:val="none"/>
    </w:rPr>
  </w:style>
  <w:style w:type="paragraph" w:styleId="20">
    <w:name w:val="toc 2"/>
    <w:basedOn w:val="a"/>
    <w:next w:val="a"/>
    <w:autoRedefine/>
    <w:uiPriority w:val="39"/>
    <w:unhideWhenUsed/>
    <w:qFormat/>
    <w:rsid w:val="00AC2210"/>
    <w:pPr>
      <w:widowControl w:val="0"/>
      <w:tabs>
        <w:tab w:val="left" w:pos="1400"/>
        <w:tab w:val="right" w:leader="dot" w:pos="7200"/>
      </w:tabs>
      <w:wordWrap w:val="0"/>
      <w:autoSpaceDE w:val="0"/>
      <w:autoSpaceDN w:val="0"/>
      <w:spacing w:after="0" w:line="240" w:lineRule="auto"/>
      <w:ind w:leftChars="200" w:left="400"/>
      <w:jc w:val="both"/>
    </w:pPr>
    <w:rPr>
      <w:rFonts w:ascii="HY신명조" w:eastAsia="HY신명조" w:hAnsi="Times New Roman" w:cs="Times New Roman"/>
      <w:noProof/>
      <w:sz w:val="22"/>
      <w:szCs w:val="22"/>
      <w14:ligatures w14:val="none"/>
    </w:rPr>
  </w:style>
  <w:style w:type="paragraph" w:styleId="afb">
    <w:name w:val="table of figures"/>
    <w:basedOn w:val="a"/>
    <w:next w:val="a"/>
    <w:uiPriority w:val="99"/>
    <w:unhideWhenUsed/>
    <w:rsid w:val="00AC2210"/>
    <w:pPr>
      <w:widowControl w:val="0"/>
      <w:wordWrap w:val="0"/>
      <w:autoSpaceDE w:val="0"/>
      <w:autoSpaceDN w:val="0"/>
      <w:spacing w:after="0" w:line="240" w:lineRule="auto"/>
      <w:ind w:leftChars="400" w:left="400" w:hangingChars="200" w:hanging="200"/>
      <w:jc w:val="both"/>
    </w:pPr>
    <w:rPr>
      <w:rFonts w:ascii="바탕" w:eastAsia="바탕" w:hAnsi="Times New Roman" w:cs="Times New Roman"/>
      <w:sz w:val="20"/>
      <w14:ligatures w14:val="none"/>
    </w:rPr>
  </w:style>
  <w:style w:type="character" w:customStyle="1" w:styleId="Charb">
    <w:name w:val="각주 텍스트 Char"/>
    <w:basedOn w:val="a0"/>
    <w:link w:val="afc"/>
    <w:uiPriority w:val="99"/>
    <w:semiHidden/>
    <w:rsid w:val="00AC2210"/>
    <w:rPr>
      <w:rFonts w:ascii="바탕" w:eastAsia="바탕" w:hAnsi="Times New Roman" w:cs="Times New Roman"/>
      <w:sz w:val="20"/>
      <w14:ligatures w14:val="none"/>
    </w:rPr>
  </w:style>
  <w:style w:type="paragraph" w:styleId="afc">
    <w:name w:val="footnote text"/>
    <w:basedOn w:val="a"/>
    <w:link w:val="Charb"/>
    <w:uiPriority w:val="99"/>
    <w:semiHidden/>
    <w:unhideWhenUsed/>
    <w:rsid w:val="00AC2210"/>
    <w:pPr>
      <w:widowControl w:val="0"/>
      <w:wordWrap w:val="0"/>
      <w:autoSpaceDE w:val="0"/>
      <w:autoSpaceDN w:val="0"/>
      <w:snapToGrid w:val="0"/>
      <w:spacing w:after="0" w:line="240" w:lineRule="auto"/>
    </w:pPr>
    <w:rPr>
      <w:rFonts w:ascii="바탕" w:eastAsia="바탕" w:hAnsi="Times New Roman" w:cs="Times New Roman"/>
      <w:sz w:val="20"/>
      <w14:ligatures w14:val="none"/>
    </w:rPr>
  </w:style>
  <w:style w:type="paragraph" w:customStyle="1" w:styleId="afd">
    <w:name w:val="그림"/>
    <w:basedOn w:val="a"/>
    <w:next w:val="a"/>
    <w:qFormat/>
    <w:rsid w:val="00AC2210"/>
    <w:pPr>
      <w:widowControl w:val="0"/>
      <w:autoSpaceDE w:val="0"/>
      <w:autoSpaceDN w:val="0"/>
      <w:adjustRightInd w:val="0"/>
      <w:spacing w:before="288" w:after="0" w:line="300" w:lineRule="auto"/>
      <w:jc w:val="center"/>
    </w:pPr>
    <w:rPr>
      <w:rFonts w:ascii="바탕" w:eastAsia="바탕" w:hAnsi="Times New Roman" w:cs="Times New Roman"/>
      <w:sz w:val="20"/>
      <w14:ligatures w14:val="none"/>
    </w:rPr>
  </w:style>
  <w:style w:type="paragraph" w:customStyle="1" w:styleId="afe">
    <w:name w:val="본문 내용"/>
    <w:basedOn w:val="a"/>
    <w:autoRedefine/>
    <w:qFormat/>
    <w:rsid w:val="00AC2210"/>
    <w:pPr>
      <w:widowControl w:val="0"/>
      <w:autoSpaceDE w:val="0"/>
      <w:autoSpaceDN w:val="0"/>
      <w:adjustRightInd w:val="0"/>
      <w:spacing w:after="0" w:line="300" w:lineRule="auto"/>
      <w:ind w:firstLineChars="200" w:firstLine="440"/>
      <w:jc w:val="both"/>
    </w:pPr>
    <w:rPr>
      <w:rFonts w:ascii="한양신명조" w:eastAsia="한양신명조" w:hAnsi="굴림체" w:cs="Times New Roman"/>
      <w:sz w:val="22"/>
      <w14:ligatures w14:val="none"/>
    </w:rPr>
  </w:style>
  <w:style w:type="paragraph" w:customStyle="1" w:styleId="aff">
    <w:name w:val="빈 줄"/>
    <w:basedOn w:val="a"/>
    <w:link w:val="Charc"/>
    <w:qFormat/>
    <w:rsid w:val="00AC2210"/>
    <w:pPr>
      <w:widowControl w:val="0"/>
      <w:autoSpaceDE w:val="0"/>
      <w:autoSpaceDN w:val="0"/>
      <w:adjustRightInd w:val="0"/>
      <w:spacing w:after="0" w:line="300" w:lineRule="auto"/>
      <w:jc w:val="both"/>
    </w:pPr>
    <w:rPr>
      <w:rFonts w:ascii="HY신명조" w:eastAsia="HY신명조" w:hAnsi="굴림체" w:cs="Times New Roman"/>
      <w:b/>
      <w:sz w:val="40"/>
      <w:szCs w:val="40"/>
      <w14:ligatures w14:val="none"/>
    </w:rPr>
  </w:style>
  <w:style w:type="character" w:customStyle="1" w:styleId="Charc">
    <w:name w:val="빈 줄 Char"/>
    <w:link w:val="aff"/>
    <w:rsid w:val="00AC2210"/>
    <w:rPr>
      <w:rFonts w:ascii="HY신명조" w:eastAsia="HY신명조" w:hAnsi="굴림체" w:cs="Times New Roman"/>
      <w:b/>
      <w:sz w:val="40"/>
      <w:szCs w:val="40"/>
      <w14:ligatures w14:val="none"/>
    </w:rPr>
  </w:style>
  <w:style w:type="paragraph" w:customStyle="1" w:styleId="aff0">
    <w:name w:val="수식"/>
    <w:basedOn w:val="a"/>
    <w:link w:val="Chard"/>
    <w:qFormat/>
    <w:rsid w:val="00AC2210"/>
    <w:pPr>
      <w:widowControl w:val="0"/>
      <w:wordWrap w:val="0"/>
      <w:autoSpaceDE w:val="0"/>
      <w:autoSpaceDN w:val="0"/>
      <w:spacing w:before="160" w:line="0" w:lineRule="atLeast"/>
      <w:jc w:val="center"/>
    </w:pPr>
    <w:rPr>
      <w:rFonts w:ascii="바탕" w:eastAsia="바탕" w:hAnsi="Times New Roman" w:cs="Times New Roman"/>
      <w:sz w:val="20"/>
      <w14:ligatures w14:val="none"/>
    </w:rPr>
  </w:style>
  <w:style w:type="character" w:customStyle="1" w:styleId="Chard">
    <w:name w:val="수식 Char"/>
    <w:link w:val="aff0"/>
    <w:rsid w:val="00AC2210"/>
    <w:rPr>
      <w:rFonts w:ascii="바탕" w:eastAsia="바탕" w:hAnsi="Times New Roman" w:cs="Times New Roman"/>
      <w:sz w:val="20"/>
      <w14:ligatures w14:val="none"/>
    </w:rPr>
  </w:style>
  <w:style w:type="paragraph" w:styleId="aff1">
    <w:name w:val="No Spacing"/>
    <w:uiPriority w:val="1"/>
    <w:qFormat/>
    <w:rsid w:val="00AC2210"/>
    <w:pPr>
      <w:widowControl w:val="0"/>
      <w:wordWrap w:val="0"/>
      <w:autoSpaceDE w:val="0"/>
      <w:autoSpaceDN w:val="0"/>
      <w:spacing w:after="0" w:line="240" w:lineRule="auto"/>
      <w:jc w:val="both"/>
    </w:pPr>
    <w:rPr>
      <w:rFonts w:ascii="바탕" w:eastAsia="바탕" w:hAnsi="Times New Roman" w:cs="Times New Roman"/>
      <w:sz w:val="20"/>
      <w14:ligatures w14:val="none"/>
    </w:rPr>
  </w:style>
  <w:style w:type="paragraph" w:customStyle="1" w:styleId="Default">
    <w:name w:val="Default"/>
    <w:rsid w:val="00AC2210"/>
    <w:pPr>
      <w:widowControl w:val="0"/>
      <w:autoSpaceDE w:val="0"/>
      <w:autoSpaceDN w:val="0"/>
      <w:adjustRightInd w:val="0"/>
      <w:spacing w:after="0" w:line="240" w:lineRule="auto"/>
    </w:pPr>
    <w:rPr>
      <w:rFonts w:ascii="맑은 고딕" w:eastAsia="맑은 고딕" w:hAnsi="Aptos" w:cs="맑은 고딕"/>
      <w:color w:val="000000"/>
      <w:kern w:val="0"/>
      <w14:ligatures w14:val="none"/>
    </w:rPr>
  </w:style>
  <w:style w:type="character" w:styleId="aff2">
    <w:name w:val="Strong"/>
    <w:uiPriority w:val="22"/>
    <w:qFormat/>
    <w:rsid w:val="00AC2210"/>
    <w:rPr>
      <w:b/>
      <w:bCs/>
    </w:rPr>
  </w:style>
  <w:style w:type="character" w:customStyle="1" w:styleId="Char10">
    <w:name w:val="문서 구조 Char1"/>
    <w:basedOn w:val="a0"/>
    <w:uiPriority w:val="99"/>
    <w:semiHidden/>
    <w:rsid w:val="00814AD7"/>
    <w:rPr>
      <w:rFonts w:ascii="맑은 고딕" w:eastAsia="맑은 고딕"/>
      <w:sz w:val="18"/>
      <w:szCs w:val="18"/>
    </w:rPr>
  </w:style>
  <w:style w:type="character" w:customStyle="1" w:styleId="Char11">
    <w:name w:val="각주 텍스트 Char1"/>
    <w:basedOn w:val="a0"/>
    <w:uiPriority w:val="99"/>
    <w:semiHidden/>
    <w:rsid w:val="00814AD7"/>
    <w:rPr>
      <w:sz w:val="20"/>
      <w:szCs w:val="20"/>
    </w:rPr>
  </w:style>
  <w:style w:type="character" w:styleId="aff3">
    <w:name w:val="line number"/>
    <w:basedOn w:val="a0"/>
    <w:uiPriority w:val="99"/>
    <w:semiHidden/>
    <w:unhideWhenUsed/>
    <w:rsid w:val="006B1D5C"/>
  </w:style>
  <w:style w:type="character" w:styleId="aff4">
    <w:name w:val="Placeholder Text"/>
    <w:basedOn w:val="a0"/>
    <w:uiPriority w:val="99"/>
    <w:semiHidden/>
    <w:rsid w:val="000951B1"/>
    <w:rPr>
      <w:color w:val="808080"/>
    </w:rPr>
  </w:style>
  <w:style w:type="character" w:styleId="aff5">
    <w:name w:val="Unresolved Mention"/>
    <w:basedOn w:val="a0"/>
    <w:uiPriority w:val="99"/>
    <w:semiHidden/>
    <w:unhideWhenUsed/>
    <w:rsid w:val="00BD1FE7"/>
    <w:rPr>
      <w:color w:val="605E5C"/>
      <w:shd w:val="clear" w:color="auto" w:fill="E1DFDD"/>
    </w:rPr>
  </w:style>
  <w:style w:type="character" w:styleId="aff6">
    <w:name w:val="FollowedHyperlink"/>
    <w:basedOn w:val="a0"/>
    <w:uiPriority w:val="99"/>
    <w:semiHidden/>
    <w:unhideWhenUsed/>
    <w:rsid w:val="00C508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4681">
      <w:bodyDiv w:val="1"/>
      <w:marLeft w:val="0"/>
      <w:marRight w:val="0"/>
      <w:marTop w:val="0"/>
      <w:marBottom w:val="0"/>
      <w:divBdr>
        <w:top w:val="none" w:sz="0" w:space="0" w:color="auto"/>
        <w:left w:val="none" w:sz="0" w:space="0" w:color="auto"/>
        <w:bottom w:val="none" w:sz="0" w:space="0" w:color="auto"/>
        <w:right w:val="none" w:sz="0" w:space="0" w:color="auto"/>
      </w:divBdr>
      <w:divsChild>
        <w:div w:id="472067834">
          <w:marLeft w:val="0"/>
          <w:marRight w:val="0"/>
          <w:marTop w:val="0"/>
          <w:marBottom w:val="0"/>
          <w:divBdr>
            <w:top w:val="none" w:sz="0" w:space="0" w:color="auto"/>
            <w:left w:val="none" w:sz="0" w:space="0" w:color="auto"/>
            <w:bottom w:val="none" w:sz="0" w:space="0" w:color="auto"/>
            <w:right w:val="none" w:sz="0" w:space="0" w:color="auto"/>
          </w:divBdr>
        </w:div>
        <w:div w:id="1075587204">
          <w:marLeft w:val="0"/>
          <w:marRight w:val="0"/>
          <w:marTop w:val="0"/>
          <w:marBottom w:val="0"/>
          <w:divBdr>
            <w:top w:val="none" w:sz="0" w:space="0" w:color="auto"/>
            <w:left w:val="none" w:sz="0" w:space="0" w:color="auto"/>
            <w:bottom w:val="none" w:sz="0" w:space="0" w:color="auto"/>
            <w:right w:val="none" w:sz="0" w:space="0" w:color="auto"/>
          </w:divBdr>
        </w:div>
        <w:div w:id="1513690289">
          <w:marLeft w:val="0"/>
          <w:marRight w:val="0"/>
          <w:marTop w:val="0"/>
          <w:marBottom w:val="0"/>
          <w:divBdr>
            <w:top w:val="none" w:sz="0" w:space="0" w:color="auto"/>
            <w:left w:val="none" w:sz="0" w:space="0" w:color="auto"/>
            <w:bottom w:val="none" w:sz="0" w:space="0" w:color="auto"/>
            <w:right w:val="none" w:sz="0" w:space="0" w:color="auto"/>
          </w:divBdr>
        </w:div>
        <w:div w:id="1779058411">
          <w:marLeft w:val="0"/>
          <w:marRight w:val="0"/>
          <w:marTop w:val="0"/>
          <w:marBottom w:val="0"/>
          <w:divBdr>
            <w:top w:val="none" w:sz="0" w:space="0" w:color="auto"/>
            <w:left w:val="none" w:sz="0" w:space="0" w:color="auto"/>
            <w:bottom w:val="none" w:sz="0" w:space="0" w:color="auto"/>
            <w:right w:val="none" w:sz="0" w:space="0" w:color="auto"/>
          </w:divBdr>
        </w:div>
        <w:div w:id="851263162">
          <w:marLeft w:val="0"/>
          <w:marRight w:val="0"/>
          <w:marTop w:val="0"/>
          <w:marBottom w:val="0"/>
          <w:divBdr>
            <w:top w:val="none" w:sz="0" w:space="0" w:color="auto"/>
            <w:left w:val="none" w:sz="0" w:space="0" w:color="auto"/>
            <w:bottom w:val="none" w:sz="0" w:space="0" w:color="auto"/>
            <w:right w:val="none" w:sz="0" w:space="0" w:color="auto"/>
          </w:divBdr>
        </w:div>
        <w:div w:id="2089691716">
          <w:marLeft w:val="0"/>
          <w:marRight w:val="0"/>
          <w:marTop w:val="0"/>
          <w:marBottom w:val="0"/>
          <w:divBdr>
            <w:top w:val="none" w:sz="0" w:space="0" w:color="auto"/>
            <w:left w:val="none" w:sz="0" w:space="0" w:color="auto"/>
            <w:bottom w:val="none" w:sz="0" w:space="0" w:color="auto"/>
            <w:right w:val="none" w:sz="0" w:space="0" w:color="auto"/>
          </w:divBdr>
        </w:div>
        <w:div w:id="434250059">
          <w:marLeft w:val="0"/>
          <w:marRight w:val="0"/>
          <w:marTop w:val="0"/>
          <w:marBottom w:val="0"/>
          <w:divBdr>
            <w:top w:val="none" w:sz="0" w:space="0" w:color="auto"/>
            <w:left w:val="none" w:sz="0" w:space="0" w:color="auto"/>
            <w:bottom w:val="none" w:sz="0" w:space="0" w:color="auto"/>
            <w:right w:val="none" w:sz="0" w:space="0" w:color="auto"/>
          </w:divBdr>
        </w:div>
        <w:div w:id="1293444488">
          <w:marLeft w:val="0"/>
          <w:marRight w:val="0"/>
          <w:marTop w:val="0"/>
          <w:marBottom w:val="0"/>
          <w:divBdr>
            <w:top w:val="none" w:sz="0" w:space="0" w:color="auto"/>
            <w:left w:val="none" w:sz="0" w:space="0" w:color="auto"/>
            <w:bottom w:val="none" w:sz="0" w:space="0" w:color="auto"/>
            <w:right w:val="none" w:sz="0" w:space="0" w:color="auto"/>
          </w:divBdr>
        </w:div>
        <w:div w:id="1180462218">
          <w:marLeft w:val="0"/>
          <w:marRight w:val="0"/>
          <w:marTop w:val="0"/>
          <w:marBottom w:val="0"/>
          <w:divBdr>
            <w:top w:val="none" w:sz="0" w:space="0" w:color="auto"/>
            <w:left w:val="none" w:sz="0" w:space="0" w:color="auto"/>
            <w:bottom w:val="none" w:sz="0" w:space="0" w:color="auto"/>
            <w:right w:val="none" w:sz="0" w:space="0" w:color="auto"/>
          </w:divBdr>
        </w:div>
      </w:divsChild>
    </w:div>
    <w:div w:id="78406566">
      <w:bodyDiv w:val="1"/>
      <w:marLeft w:val="0"/>
      <w:marRight w:val="0"/>
      <w:marTop w:val="0"/>
      <w:marBottom w:val="0"/>
      <w:divBdr>
        <w:top w:val="none" w:sz="0" w:space="0" w:color="auto"/>
        <w:left w:val="none" w:sz="0" w:space="0" w:color="auto"/>
        <w:bottom w:val="none" w:sz="0" w:space="0" w:color="auto"/>
        <w:right w:val="none" w:sz="0" w:space="0" w:color="auto"/>
      </w:divBdr>
      <w:divsChild>
        <w:div w:id="1374967617">
          <w:marLeft w:val="0"/>
          <w:marRight w:val="0"/>
          <w:marTop w:val="0"/>
          <w:marBottom w:val="0"/>
          <w:divBdr>
            <w:top w:val="none" w:sz="0" w:space="0" w:color="auto"/>
            <w:left w:val="none" w:sz="0" w:space="0" w:color="auto"/>
            <w:bottom w:val="none" w:sz="0" w:space="0" w:color="auto"/>
            <w:right w:val="none" w:sz="0" w:space="0" w:color="auto"/>
          </w:divBdr>
        </w:div>
        <w:div w:id="1887986833">
          <w:marLeft w:val="0"/>
          <w:marRight w:val="0"/>
          <w:marTop w:val="0"/>
          <w:marBottom w:val="0"/>
          <w:divBdr>
            <w:top w:val="none" w:sz="0" w:space="0" w:color="auto"/>
            <w:left w:val="none" w:sz="0" w:space="0" w:color="auto"/>
            <w:bottom w:val="none" w:sz="0" w:space="0" w:color="auto"/>
            <w:right w:val="none" w:sz="0" w:space="0" w:color="auto"/>
          </w:divBdr>
        </w:div>
        <w:div w:id="836267735">
          <w:marLeft w:val="0"/>
          <w:marRight w:val="0"/>
          <w:marTop w:val="0"/>
          <w:marBottom w:val="0"/>
          <w:divBdr>
            <w:top w:val="none" w:sz="0" w:space="0" w:color="auto"/>
            <w:left w:val="none" w:sz="0" w:space="0" w:color="auto"/>
            <w:bottom w:val="none" w:sz="0" w:space="0" w:color="auto"/>
            <w:right w:val="none" w:sz="0" w:space="0" w:color="auto"/>
          </w:divBdr>
        </w:div>
        <w:div w:id="1665275455">
          <w:marLeft w:val="0"/>
          <w:marRight w:val="0"/>
          <w:marTop w:val="0"/>
          <w:marBottom w:val="0"/>
          <w:divBdr>
            <w:top w:val="none" w:sz="0" w:space="0" w:color="auto"/>
            <w:left w:val="none" w:sz="0" w:space="0" w:color="auto"/>
            <w:bottom w:val="none" w:sz="0" w:space="0" w:color="auto"/>
            <w:right w:val="none" w:sz="0" w:space="0" w:color="auto"/>
          </w:divBdr>
        </w:div>
        <w:div w:id="1871992541">
          <w:marLeft w:val="0"/>
          <w:marRight w:val="0"/>
          <w:marTop w:val="0"/>
          <w:marBottom w:val="0"/>
          <w:divBdr>
            <w:top w:val="none" w:sz="0" w:space="0" w:color="auto"/>
            <w:left w:val="none" w:sz="0" w:space="0" w:color="auto"/>
            <w:bottom w:val="none" w:sz="0" w:space="0" w:color="auto"/>
            <w:right w:val="none" w:sz="0" w:space="0" w:color="auto"/>
          </w:divBdr>
        </w:div>
      </w:divsChild>
    </w:div>
    <w:div w:id="139080813">
      <w:bodyDiv w:val="1"/>
      <w:marLeft w:val="0"/>
      <w:marRight w:val="0"/>
      <w:marTop w:val="0"/>
      <w:marBottom w:val="0"/>
      <w:divBdr>
        <w:top w:val="none" w:sz="0" w:space="0" w:color="auto"/>
        <w:left w:val="none" w:sz="0" w:space="0" w:color="auto"/>
        <w:bottom w:val="none" w:sz="0" w:space="0" w:color="auto"/>
        <w:right w:val="none" w:sz="0" w:space="0" w:color="auto"/>
      </w:divBdr>
    </w:div>
    <w:div w:id="209080112">
      <w:bodyDiv w:val="1"/>
      <w:marLeft w:val="0"/>
      <w:marRight w:val="0"/>
      <w:marTop w:val="0"/>
      <w:marBottom w:val="0"/>
      <w:divBdr>
        <w:top w:val="none" w:sz="0" w:space="0" w:color="auto"/>
        <w:left w:val="none" w:sz="0" w:space="0" w:color="auto"/>
        <w:bottom w:val="none" w:sz="0" w:space="0" w:color="auto"/>
        <w:right w:val="none" w:sz="0" w:space="0" w:color="auto"/>
      </w:divBdr>
      <w:divsChild>
        <w:div w:id="408040498">
          <w:marLeft w:val="0"/>
          <w:marRight w:val="0"/>
          <w:marTop w:val="0"/>
          <w:marBottom w:val="0"/>
          <w:divBdr>
            <w:top w:val="none" w:sz="0" w:space="0" w:color="auto"/>
            <w:left w:val="none" w:sz="0" w:space="0" w:color="auto"/>
            <w:bottom w:val="none" w:sz="0" w:space="0" w:color="auto"/>
            <w:right w:val="none" w:sz="0" w:space="0" w:color="auto"/>
          </w:divBdr>
          <w:divsChild>
            <w:div w:id="258686053">
              <w:marLeft w:val="0"/>
              <w:marRight w:val="0"/>
              <w:marTop w:val="0"/>
              <w:marBottom w:val="0"/>
              <w:divBdr>
                <w:top w:val="none" w:sz="0" w:space="0" w:color="auto"/>
                <w:left w:val="none" w:sz="0" w:space="0" w:color="auto"/>
                <w:bottom w:val="none" w:sz="0" w:space="0" w:color="auto"/>
                <w:right w:val="none" w:sz="0" w:space="0" w:color="auto"/>
              </w:divBdr>
              <w:divsChild>
                <w:div w:id="1103185655">
                  <w:marLeft w:val="0"/>
                  <w:marRight w:val="0"/>
                  <w:marTop w:val="0"/>
                  <w:marBottom w:val="0"/>
                  <w:divBdr>
                    <w:top w:val="none" w:sz="0" w:space="0" w:color="auto"/>
                    <w:left w:val="none" w:sz="0" w:space="0" w:color="auto"/>
                    <w:bottom w:val="none" w:sz="0" w:space="0" w:color="auto"/>
                    <w:right w:val="none" w:sz="0" w:space="0" w:color="auto"/>
                  </w:divBdr>
                  <w:divsChild>
                    <w:div w:id="307169202">
                      <w:marLeft w:val="0"/>
                      <w:marRight w:val="0"/>
                      <w:marTop w:val="0"/>
                      <w:marBottom w:val="0"/>
                      <w:divBdr>
                        <w:top w:val="none" w:sz="0" w:space="0" w:color="auto"/>
                        <w:left w:val="none" w:sz="0" w:space="0" w:color="auto"/>
                        <w:bottom w:val="none" w:sz="0" w:space="0" w:color="auto"/>
                        <w:right w:val="none" w:sz="0" w:space="0" w:color="auto"/>
                      </w:divBdr>
                      <w:divsChild>
                        <w:div w:id="1828521291">
                          <w:marLeft w:val="0"/>
                          <w:marRight w:val="0"/>
                          <w:marTop w:val="0"/>
                          <w:marBottom w:val="0"/>
                          <w:divBdr>
                            <w:top w:val="none" w:sz="0" w:space="0" w:color="auto"/>
                            <w:left w:val="none" w:sz="0" w:space="0" w:color="auto"/>
                            <w:bottom w:val="none" w:sz="0" w:space="0" w:color="auto"/>
                            <w:right w:val="none" w:sz="0" w:space="0" w:color="auto"/>
                          </w:divBdr>
                          <w:divsChild>
                            <w:div w:id="1762141630">
                              <w:marLeft w:val="0"/>
                              <w:marRight w:val="0"/>
                              <w:marTop w:val="0"/>
                              <w:marBottom w:val="0"/>
                              <w:divBdr>
                                <w:top w:val="none" w:sz="0" w:space="0" w:color="auto"/>
                                <w:left w:val="none" w:sz="0" w:space="0" w:color="auto"/>
                                <w:bottom w:val="none" w:sz="0" w:space="0" w:color="auto"/>
                                <w:right w:val="none" w:sz="0" w:space="0" w:color="auto"/>
                              </w:divBdr>
                              <w:divsChild>
                                <w:div w:id="216623818">
                                  <w:marLeft w:val="0"/>
                                  <w:marRight w:val="0"/>
                                  <w:marTop w:val="0"/>
                                  <w:marBottom w:val="0"/>
                                  <w:divBdr>
                                    <w:top w:val="none" w:sz="0" w:space="0" w:color="auto"/>
                                    <w:left w:val="none" w:sz="0" w:space="0" w:color="auto"/>
                                    <w:bottom w:val="none" w:sz="0" w:space="0" w:color="auto"/>
                                    <w:right w:val="none" w:sz="0" w:space="0" w:color="auto"/>
                                  </w:divBdr>
                                  <w:divsChild>
                                    <w:div w:id="418913933">
                                      <w:marLeft w:val="0"/>
                                      <w:marRight w:val="0"/>
                                      <w:marTop w:val="0"/>
                                      <w:marBottom w:val="0"/>
                                      <w:divBdr>
                                        <w:top w:val="none" w:sz="0" w:space="0" w:color="auto"/>
                                        <w:left w:val="none" w:sz="0" w:space="0" w:color="auto"/>
                                        <w:bottom w:val="none" w:sz="0" w:space="0" w:color="auto"/>
                                        <w:right w:val="none" w:sz="0" w:space="0" w:color="auto"/>
                                      </w:divBdr>
                                      <w:divsChild>
                                        <w:div w:id="74064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7032668">
      <w:bodyDiv w:val="1"/>
      <w:marLeft w:val="0"/>
      <w:marRight w:val="0"/>
      <w:marTop w:val="0"/>
      <w:marBottom w:val="0"/>
      <w:divBdr>
        <w:top w:val="none" w:sz="0" w:space="0" w:color="auto"/>
        <w:left w:val="none" w:sz="0" w:space="0" w:color="auto"/>
        <w:bottom w:val="none" w:sz="0" w:space="0" w:color="auto"/>
        <w:right w:val="none" w:sz="0" w:space="0" w:color="auto"/>
      </w:divBdr>
    </w:div>
    <w:div w:id="349532767">
      <w:bodyDiv w:val="1"/>
      <w:marLeft w:val="0"/>
      <w:marRight w:val="0"/>
      <w:marTop w:val="0"/>
      <w:marBottom w:val="0"/>
      <w:divBdr>
        <w:top w:val="none" w:sz="0" w:space="0" w:color="auto"/>
        <w:left w:val="none" w:sz="0" w:space="0" w:color="auto"/>
        <w:bottom w:val="none" w:sz="0" w:space="0" w:color="auto"/>
        <w:right w:val="none" w:sz="0" w:space="0" w:color="auto"/>
      </w:divBdr>
    </w:div>
    <w:div w:id="350301405">
      <w:bodyDiv w:val="1"/>
      <w:marLeft w:val="0"/>
      <w:marRight w:val="0"/>
      <w:marTop w:val="0"/>
      <w:marBottom w:val="0"/>
      <w:divBdr>
        <w:top w:val="none" w:sz="0" w:space="0" w:color="auto"/>
        <w:left w:val="none" w:sz="0" w:space="0" w:color="auto"/>
        <w:bottom w:val="none" w:sz="0" w:space="0" w:color="auto"/>
        <w:right w:val="none" w:sz="0" w:space="0" w:color="auto"/>
      </w:divBdr>
    </w:div>
    <w:div w:id="432097677">
      <w:bodyDiv w:val="1"/>
      <w:marLeft w:val="0"/>
      <w:marRight w:val="0"/>
      <w:marTop w:val="0"/>
      <w:marBottom w:val="0"/>
      <w:divBdr>
        <w:top w:val="none" w:sz="0" w:space="0" w:color="auto"/>
        <w:left w:val="none" w:sz="0" w:space="0" w:color="auto"/>
        <w:bottom w:val="none" w:sz="0" w:space="0" w:color="auto"/>
        <w:right w:val="none" w:sz="0" w:space="0" w:color="auto"/>
      </w:divBdr>
    </w:div>
    <w:div w:id="523716748">
      <w:bodyDiv w:val="1"/>
      <w:marLeft w:val="0"/>
      <w:marRight w:val="0"/>
      <w:marTop w:val="0"/>
      <w:marBottom w:val="0"/>
      <w:divBdr>
        <w:top w:val="none" w:sz="0" w:space="0" w:color="auto"/>
        <w:left w:val="none" w:sz="0" w:space="0" w:color="auto"/>
        <w:bottom w:val="none" w:sz="0" w:space="0" w:color="auto"/>
        <w:right w:val="none" w:sz="0" w:space="0" w:color="auto"/>
      </w:divBdr>
    </w:div>
    <w:div w:id="524488109">
      <w:bodyDiv w:val="1"/>
      <w:marLeft w:val="0"/>
      <w:marRight w:val="0"/>
      <w:marTop w:val="0"/>
      <w:marBottom w:val="0"/>
      <w:divBdr>
        <w:top w:val="none" w:sz="0" w:space="0" w:color="auto"/>
        <w:left w:val="none" w:sz="0" w:space="0" w:color="auto"/>
        <w:bottom w:val="none" w:sz="0" w:space="0" w:color="auto"/>
        <w:right w:val="none" w:sz="0" w:space="0" w:color="auto"/>
      </w:divBdr>
      <w:divsChild>
        <w:div w:id="870922246">
          <w:marLeft w:val="0"/>
          <w:marRight w:val="0"/>
          <w:marTop w:val="0"/>
          <w:marBottom w:val="0"/>
          <w:divBdr>
            <w:top w:val="none" w:sz="0" w:space="0" w:color="auto"/>
            <w:left w:val="none" w:sz="0" w:space="0" w:color="auto"/>
            <w:bottom w:val="none" w:sz="0" w:space="0" w:color="auto"/>
            <w:right w:val="none" w:sz="0" w:space="0" w:color="auto"/>
          </w:divBdr>
        </w:div>
        <w:div w:id="1701665084">
          <w:marLeft w:val="0"/>
          <w:marRight w:val="0"/>
          <w:marTop w:val="0"/>
          <w:marBottom w:val="0"/>
          <w:divBdr>
            <w:top w:val="none" w:sz="0" w:space="0" w:color="auto"/>
            <w:left w:val="none" w:sz="0" w:space="0" w:color="auto"/>
            <w:bottom w:val="none" w:sz="0" w:space="0" w:color="auto"/>
            <w:right w:val="none" w:sz="0" w:space="0" w:color="auto"/>
          </w:divBdr>
        </w:div>
        <w:div w:id="1717192888">
          <w:marLeft w:val="0"/>
          <w:marRight w:val="0"/>
          <w:marTop w:val="0"/>
          <w:marBottom w:val="0"/>
          <w:divBdr>
            <w:top w:val="none" w:sz="0" w:space="0" w:color="auto"/>
            <w:left w:val="none" w:sz="0" w:space="0" w:color="auto"/>
            <w:bottom w:val="none" w:sz="0" w:space="0" w:color="auto"/>
            <w:right w:val="none" w:sz="0" w:space="0" w:color="auto"/>
          </w:divBdr>
        </w:div>
        <w:div w:id="1585452665">
          <w:marLeft w:val="0"/>
          <w:marRight w:val="0"/>
          <w:marTop w:val="0"/>
          <w:marBottom w:val="0"/>
          <w:divBdr>
            <w:top w:val="none" w:sz="0" w:space="0" w:color="auto"/>
            <w:left w:val="none" w:sz="0" w:space="0" w:color="auto"/>
            <w:bottom w:val="none" w:sz="0" w:space="0" w:color="auto"/>
            <w:right w:val="none" w:sz="0" w:space="0" w:color="auto"/>
          </w:divBdr>
        </w:div>
        <w:div w:id="503514718">
          <w:marLeft w:val="0"/>
          <w:marRight w:val="0"/>
          <w:marTop w:val="0"/>
          <w:marBottom w:val="0"/>
          <w:divBdr>
            <w:top w:val="none" w:sz="0" w:space="0" w:color="auto"/>
            <w:left w:val="none" w:sz="0" w:space="0" w:color="auto"/>
            <w:bottom w:val="none" w:sz="0" w:space="0" w:color="auto"/>
            <w:right w:val="none" w:sz="0" w:space="0" w:color="auto"/>
          </w:divBdr>
        </w:div>
        <w:div w:id="1182745899">
          <w:marLeft w:val="0"/>
          <w:marRight w:val="0"/>
          <w:marTop w:val="0"/>
          <w:marBottom w:val="0"/>
          <w:divBdr>
            <w:top w:val="none" w:sz="0" w:space="0" w:color="auto"/>
            <w:left w:val="none" w:sz="0" w:space="0" w:color="auto"/>
            <w:bottom w:val="none" w:sz="0" w:space="0" w:color="auto"/>
            <w:right w:val="none" w:sz="0" w:space="0" w:color="auto"/>
          </w:divBdr>
        </w:div>
        <w:div w:id="316760752">
          <w:marLeft w:val="0"/>
          <w:marRight w:val="0"/>
          <w:marTop w:val="0"/>
          <w:marBottom w:val="0"/>
          <w:divBdr>
            <w:top w:val="none" w:sz="0" w:space="0" w:color="auto"/>
            <w:left w:val="none" w:sz="0" w:space="0" w:color="auto"/>
            <w:bottom w:val="none" w:sz="0" w:space="0" w:color="auto"/>
            <w:right w:val="none" w:sz="0" w:space="0" w:color="auto"/>
          </w:divBdr>
        </w:div>
        <w:div w:id="527524055">
          <w:marLeft w:val="0"/>
          <w:marRight w:val="0"/>
          <w:marTop w:val="0"/>
          <w:marBottom w:val="0"/>
          <w:divBdr>
            <w:top w:val="none" w:sz="0" w:space="0" w:color="auto"/>
            <w:left w:val="none" w:sz="0" w:space="0" w:color="auto"/>
            <w:bottom w:val="none" w:sz="0" w:space="0" w:color="auto"/>
            <w:right w:val="none" w:sz="0" w:space="0" w:color="auto"/>
          </w:divBdr>
        </w:div>
        <w:div w:id="1315990486">
          <w:marLeft w:val="0"/>
          <w:marRight w:val="0"/>
          <w:marTop w:val="0"/>
          <w:marBottom w:val="0"/>
          <w:divBdr>
            <w:top w:val="none" w:sz="0" w:space="0" w:color="auto"/>
            <w:left w:val="none" w:sz="0" w:space="0" w:color="auto"/>
            <w:bottom w:val="none" w:sz="0" w:space="0" w:color="auto"/>
            <w:right w:val="none" w:sz="0" w:space="0" w:color="auto"/>
          </w:divBdr>
        </w:div>
      </w:divsChild>
    </w:div>
    <w:div w:id="562061204">
      <w:bodyDiv w:val="1"/>
      <w:marLeft w:val="0"/>
      <w:marRight w:val="0"/>
      <w:marTop w:val="0"/>
      <w:marBottom w:val="0"/>
      <w:divBdr>
        <w:top w:val="none" w:sz="0" w:space="0" w:color="auto"/>
        <w:left w:val="none" w:sz="0" w:space="0" w:color="auto"/>
        <w:bottom w:val="none" w:sz="0" w:space="0" w:color="auto"/>
        <w:right w:val="none" w:sz="0" w:space="0" w:color="auto"/>
      </w:divBdr>
    </w:div>
    <w:div w:id="707878766">
      <w:bodyDiv w:val="1"/>
      <w:marLeft w:val="0"/>
      <w:marRight w:val="0"/>
      <w:marTop w:val="0"/>
      <w:marBottom w:val="0"/>
      <w:divBdr>
        <w:top w:val="none" w:sz="0" w:space="0" w:color="auto"/>
        <w:left w:val="none" w:sz="0" w:space="0" w:color="auto"/>
        <w:bottom w:val="none" w:sz="0" w:space="0" w:color="auto"/>
        <w:right w:val="none" w:sz="0" w:space="0" w:color="auto"/>
      </w:divBdr>
      <w:divsChild>
        <w:div w:id="416748218">
          <w:marLeft w:val="0"/>
          <w:marRight w:val="0"/>
          <w:marTop w:val="0"/>
          <w:marBottom w:val="0"/>
          <w:divBdr>
            <w:top w:val="none" w:sz="0" w:space="0" w:color="auto"/>
            <w:left w:val="none" w:sz="0" w:space="0" w:color="auto"/>
            <w:bottom w:val="none" w:sz="0" w:space="0" w:color="auto"/>
            <w:right w:val="none" w:sz="0" w:space="0" w:color="auto"/>
          </w:divBdr>
        </w:div>
        <w:div w:id="1946696213">
          <w:marLeft w:val="0"/>
          <w:marRight w:val="0"/>
          <w:marTop w:val="0"/>
          <w:marBottom w:val="0"/>
          <w:divBdr>
            <w:top w:val="none" w:sz="0" w:space="0" w:color="auto"/>
            <w:left w:val="none" w:sz="0" w:space="0" w:color="auto"/>
            <w:bottom w:val="none" w:sz="0" w:space="0" w:color="auto"/>
            <w:right w:val="none" w:sz="0" w:space="0" w:color="auto"/>
          </w:divBdr>
        </w:div>
        <w:div w:id="1255170005">
          <w:marLeft w:val="0"/>
          <w:marRight w:val="0"/>
          <w:marTop w:val="0"/>
          <w:marBottom w:val="0"/>
          <w:divBdr>
            <w:top w:val="none" w:sz="0" w:space="0" w:color="auto"/>
            <w:left w:val="none" w:sz="0" w:space="0" w:color="auto"/>
            <w:bottom w:val="none" w:sz="0" w:space="0" w:color="auto"/>
            <w:right w:val="none" w:sz="0" w:space="0" w:color="auto"/>
          </w:divBdr>
        </w:div>
        <w:div w:id="179509783">
          <w:marLeft w:val="0"/>
          <w:marRight w:val="0"/>
          <w:marTop w:val="0"/>
          <w:marBottom w:val="0"/>
          <w:divBdr>
            <w:top w:val="none" w:sz="0" w:space="0" w:color="auto"/>
            <w:left w:val="none" w:sz="0" w:space="0" w:color="auto"/>
            <w:bottom w:val="none" w:sz="0" w:space="0" w:color="auto"/>
            <w:right w:val="none" w:sz="0" w:space="0" w:color="auto"/>
          </w:divBdr>
        </w:div>
        <w:div w:id="1953395908">
          <w:marLeft w:val="0"/>
          <w:marRight w:val="0"/>
          <w:marTop w:val="0"/>
          <w:marBottom w:val="0"/>
          <w:divBdr>
            <w:top w:val="none" w:sz="0" w:space="0" w:color="auto"/>
            <w:left w:val="none" w:sz="0" w:space="0" w:color="auto"/>
            <w:bottom w:val="none" w:sz="0" w:space="0" w:color="auto"/>
            <w:right w:val="none" w:sz="0" w:space="0" w:color="auto"/>
          </w:divBdr>
        </w:div>
      </w:divsChild>
    </w:div>
    <w:div w:id="809248588">
      <w:bodyDiv w:val="1"/>
      <w:marLeft w:val="0"/>
      <w:marRight w:val="0"/>
      <w:marTop w:val="0"/>
      <w:marBottom w:val="0"/>
      <w:divBdr>
        <w:top w:val="none" w:sz="0" w:space="0" w:color="auto"/>
        <w:left w:val="none" w:sz="0" w:space="0" w:color="auto"/>
        <w:bottom w:val="none" w:sz="0" w:space="0" w:color="auto"/>
        <w:right w:val="none" w:sz="0" w:space="0" w:color="auto"/>
      </w:divBdr>
      <w:divsChild>
        <w:div w:id="821778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467038">
      <w:bodyDiv w:val="1"/>
      <w:marLeft w:val="0"/>
      <w:marRight w:val="0"/>
      <w:marTop w:val="0"/>
      <w:marBottom w:val="0"/>
      <w:divBdr>
        <w:top w:val="none" w:sz="0" w:space="0" w:color="auto"/>
        <w:left w:val="none" w:sz="0" w:space="0" w:color="auto"/>
        <w:bottom w:val="none" w:sz="0" w:space="0" w:color="auto"/>
        <w:right w:val="none" w:sz="0" w:space="0" w:color="auto"/>
      </w:divBdr>
    </w:div>
    <w:div w:id="851263744">
      <w:bodyDiv w:val="1"/>
      <w:marLeft w:val="0"/>
      <w:marRight w:val="0"/>
      <w:marTop w:val="0"/>
      <w:marBottom w:val="0"/>
      <w:divBdr>
        <w:top w:val="none" w:sz="0" w:space="0" w:color="auto"/>
        <w:left w:val="none" w:sz="0" w:space="0" w:color="auto"/>
        <w:bottom w:val="none" w:sz="0" w:space="0" w:color="auto"/>
        <w:right w:val="none" w:sz="0" w:space="0" w:color="auto"/>
      </w:divBdr>
    </w:div>
    <w:div w:id="895974964">
      <w:bodyDiv w:val="1"/>
      <w:marLeft w:val="0"/>
      <w:marRight w:val="0"/>
      <w:marTop w:val="0"/>
      <w:marBottom w:val="0"/>
      <w:divBdr>
        <w:top w:val="none" w:sz="0" w:space="0" w:color="auto"/>
        <w:left w:val="none" w:sz="0" w:space="0" w:color="auto"/>
        <w:bottom w:val="none" w:sz="0" w:space="0" w:color="auto"/>
        <w:right w:val="none" w:sz="0" w:space="0" w:color="auto"/>
      </w:divBdr>
    </w:div>
    <w:div w:id="940450421">
      <w:bodyDiv w:val="1"/>
      <w:marLeft w:val="0"/>
      <w:marRight w:val="0"/>
      <w:marTop w:val="0"/>
      <w:marBottom w:val="0"/>
      <w:divBdr>
        <w:top w:val="none" w:sz="0" w:space="0" w:color="auto"/>
        <w:left w:val="none" w:sz="0" w:space="0" w:color="auto"/>
        <w:bottom w:val="none" w:sz="0" w:space="0" w:color="auto"/>
        <w:right w:val="none" w:sz="0" w:space="0" w:color="auto"/>
      </w:divBdr>
    </w:div>
    <w:div w:id="951591518">
      <w:bodyDiv w:val="1"/>
      <w:marLeft w:val="0"/>
      <w:marRight w:val="0"/>
      <w:marTop w:val="0"/>
      <w:marBottom w:val="0"/>
      <w:divBdr>
        <w:top w:val="none" w:sz="0" w:space="0" w:color="auto"/>
        <w:left w:val="none" w:sz="0" w:space="0" w:color="auto"/>
        <w:bottom w:val="none" w:sz="0" w:space="0" w:color="auto"/>
        <w:right w:val="none" w:sz="0" w:space="0" w:color="auto"/>
      </w:divBdr>
    </w:div>
    <w:div w:id="984354084">
      <w:bodyDiv w:val="1"/>
      <w:marLeft w:val="0"/>
      <w:marRight w:val="0"/>
      <w:marTop w:val="0"/>
      <w:marBottom w:val="0"/>
      <w:divBdr>
        <w:top w:val="none" w:sz="0" w:space="0" w:color="auto"/>
        <w:left w:val="none" w:sz="0" w:space="0" w:color="auto"/>
        <w:bottom w:val="none" w:sz="0" w:space="0" w:color="auto"/>
        <w:right w:val="none" w:sz="0" w:space="0" w:color="auto"/>
      </w:divBdr>
    </w:div>
    <w:div w:id="1097216333">
      <w:bodyDiv w:val="1"/>
      <w:marLeft w:val="0"/>
      <w:marRight w:val="0"/>
      <w:marTop w:val="0"/>
      <w:marBottom w:val="0"/>
      <w:divBdr>
        <w:top w:val="none" w:sz="0" w:space="0" w:color="auto"/>
        <w:left w:val="none" w:sz="0" w:space="0" w:color="auto"/>
        <w:bottom w:val="none" w:sz="0" w:space="0" w:color="auto"/>
        <w:right w:val="none" w:sz="0" w:space="0" w:color="auto"/>
      </w:divBdr>
    </w:div>
    <w:div w:id="1110855145">
      <w:bodyDiv w:val="1"/>
      <w:marLeft w:val="0"/>
      <w:marRight w:val="0"/>
      <w:marTop w:val="0"/>
      <w:marBottom w:val="0"/>
      <w:divBdr>
        <w:top w:val="none" w:sz="0" w:space="0" w:color="auto"/>
        <w:left w:val="none" w:sz="0" w:space="0" w:color="auto"/>
        <w:bottom w:val="none" w:sz="0" w:space="0" w:color="auto"/>
        <w:right w:val="none" w:sz="0" w:space="0" w:color="auto"/>
      </w:divBdr>
      <w:divsChild>
        <w:div w:id="184248486">
          <w:marLeft w:val="0"/>
          <w:marRight w:val="0"/>
          <w:marTop w:val="0"/>
          <w:marBottom w:val="0"/>
          <w:divBdr>
            <w:top w:val="none" w:sz="0" w:space="0" w:color="auto"/>
            <w:left w:val="none" w:sz="0" w:space="0" w:color="auto"/>
            <w:bottom w:val="none" w:sz="0" w:space="0" w:color="auto"/>
            <w:right w:val="none" w:sz="0" w:space="0" w:color="auto"/>
          </w:divBdr>
          <w:divsChild>
            <w:div w:id="516122988">
              <w:marLeft w:val="0"/>
              <w:marRight w:val="0"/>
              <w:marTop w:val="0"/>
              <w:marBottom w:val="0"/>
              <w:divBdr>
                <w:top w:val="none" w:sz="0" w:space="0" w:color="auto"/>
                <w:left w:val="none" w:sz="0" w:space="0" w:color="auto"/>
                <w:bottom w:val="none" w:sz="0" w:space="0" w:color="auto"/>
                <w:right w:val="none" w:sz="0" w:space="0" w:color="auto"/>
              </w:divBdr>
              <w:divsChild>
                <w:div w:id="1411776813">
                  <w:marLeft w:val="0"/>
                  <w:marRight w:val="0"/>
                  <w:marTop w:val="0"/>
                  <w:marBottom w:val="0"/>
                  <w:divBdr>
                    <w:top w:val="none" w:sz="0" w:space="0" w:color="auto"/>
                    <w:left w:val="none" w:sz="0" w:space="0" w:color="auto"/>
                    <w:bottom w:val="none" w:sz="0" w:space="0" w:color="auto"/>
                    <w:right w:val="none" w:sz="0" w:space="0" w:color="auto"/>
                  </w:divBdr>
                  <w:divsChild>
                    <w:div w:id="1879849627">
                      <w:marLeft w:val="0"/>
                      <w:marRight w:val="0"/>
                      <w:marTop w:val="0"/>
                      <w:marBottom w:val="0"/>
                      <w:divBdr>
                        <w:top w:val="none" w:sz="0" w:space="0" w:color="auto"/>
                        <w:left w:val="none" w:sz="0" w:space="0" w:color="auto"/>
                        <w:bottom w:val="none" w:sz="0" w:space="0" w:color="auto"/>
                        <w:right w:val="none" w:sz="0" w:space="0" w:color="auto"/>
                      </w:divBdr>
                      <w:divsChild>
                        <w:div w:id="1536892292">
                          <w:marLeft w:val="0"/>
                          <w:marRight w:val="0"/>
                          <w:marTop w:val="0"/>
                          <w:marBottom w:val="0"/>
                          <w:divBdr>
                            <w:top w:val="none" w:sz="0" w:space="0" w:color="auto"/>
                            <w:left w:val="none" w:sz="0" w:space="0" w:color="auto"/>
                            <w:bottom w:val="none" w:sz="0" w:space="0" w:color="auto"/>
                            <w:right w:val="none" w:sz="0" w:space="0" w:color="auto"/>
                          </w:divBdr>
                          <w:divsChild>
                            <w:div w:id="1608465184">
                              <w:marLeft w:val="0"/>
                              <w:marRight w:val="0"/>
                              <w:marTop w:val="0"/>
                              <w:marBottom w:val="0"/>
                              <w:divBdr>
                                <w:top w:val="none" w:sz="0" w:space="0" w:color="auto"/>
                                <w:left w:val="none" w:sz="0" w:space="0" w:color="auto"/>
                                <w:bottom w:val="none" w:sz="0" w:space="0" w:color="auto"/>
                                <w:right w:val="none" w:sz="0" w:space="0" w:color="auto"/>
                              </w:divBdr>
                              <w:divsChild>
                                <w:div w:id="1582569166">
                                  <w:marLeft w:val="0"/>
                                  <w:marRight w:val="0"/>
                                  <w:marTop w:val="0"/>
                                  <w:marBottom w:val="0"/>
                                  <w:divBdr>
                                    <w:top w:val="none" w:sz="0" w:space="0" w:color="auto"/>
                                    <w:left w:val="none" w:sz="0" w:space="0" w:color="auto"/>
                                    <w:bottom w:val="none" w:sz="0" w:space="0" w:color="auto"/>
                                    <w:right w:val="none" w:sz="0" w:space="0" w:color="auto"/>
                                  </w:divBdr>
                                  <w:divsChild>
                                    <w:div w:id="1533423969">
                                      <w:marLeft w:val="0"/>
                                      <w:marRight w:val="0"/>
                                      <w:marTop w:val="0"/>
                                      <w:marBottom w:val="0"/>
                                      <w:divBdr>
                                        <w:top w:val="none" w:sz="0" w:space="0" w:color="auto"/>
                                        <w:left w:val="none" w:sz="0" w:space="0" w:color="auto"/>
                                        <w:bottom w:val="none" w:sz="0" w:space="0" w:color="auto"/>
                                        <w:right w:val="none" w:sz="0" w:space="0" w:color="auto"/>
                                      </w:divBdr>
                                      <w:divsChild>
                                        <w:div w:id="165021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6069891">
      <w:bodyDiv w:val="1"/>
      <w:marLeft w:val="0"/>
      <w:marRight w:val="0"/>
      <w:marTop w:val="0"/>
      <w:marBottom w:val="0"/>
      <w:divBdr>
        <w:top w:val="none" w:sz="0" w:space="0" w:color="auto"/>
        <w:left w:val="none" w:sz="0" w:space="0" w:color="auto"/>
        <w:bottom w:val="none" w:sz="0" w:space="0" w:color="auto"/>
        <w:right w:val="none" w:sz="0" w:space="0" w:color="auto"/>
      </w:divBdr>
    </w:div>
    <w:div w:id="1154839560">
      <w:bodyDiv w:val="1"/>
      <w:marLeft w:val="0"/>
      <w:marRight w:val="0"/>
      <w:marTop w:val="0"/>
      <w:marBottom w:val="0"/>
      <w:divBdr>
        <w:top w:val="none" w:sz="0" w:space="0" w:color="auto"/>
        <w:left w:val="none" w:sz="0" w:space="0" w:color="auto"/>
        <w:bottom w:val="none" w:sz="0" w:space="0" w:color="auto"/>
        <w:right w:val="none" w:sz="0" w:space="0" w:color="auto"/>
      </w:divBdr>
    </w:div>
    <w:div w:id="1220242905">
      <w:bodyDiv w:val="1"/>
      <w:marLeft w:val="0"/>
      <w:marRight w:val="0"/>
      <w:marTop w:val="0"/>
      <w:marBottom w:val="0"/>
      <w:divBdr>
        <w:top w:val="none" w:sz="0" w:space="0" w:color="auto"/>
        <w:left w:val="none" w:sz="0" w:space="0" w:color="auto"/>
        <w:bottom w:val="none" w:sz="0" w:space="0" w:color="auto"/>
        <w:right w:val="none" w:sz="0" w:space="0" w:color="auto"/>
      </w:divBdr>
    </w:div>
    <w:div w:id="1282416039">
      <w:bodyDiv w:val="1"/>
      <w:marLeft w:val="0"/>
      <w:marRight w:val="0"/>
      <w:marTop w:val="0"/>
      <w:marBottom w:val="0"/>
      <w:divBdr>
        <w:top w:val="none" w:sz="0" w:space="0" w:color="auto"/>
        <w:left w:val="none" w:sz="0" w:space="0" w:color="auto"/>
        <w:bottom w:val="none" w:sz="0" w:space="0" w:color="auto"/>
        <w:right w:val="none" w:sz="0" w:space="0" w:color="auto"/>
      </w:divBdr>
    </w:div>
    <w:div w:id="1294411920">
      <w:bodyDiv w:val="1"/>
      <w:marLeft w:val="0"/>
      <w:marRight w:val="0"/>
      <w:marTop w:val="0"/>
      <w:marBottom w:val="0"/>
      <w:divBdr>
        <w:top w:val="none" w:sz="0" w:space="0" w:color="auto"/>
        <w:left w:val="none" w:sz="0" w:space="0" w:color="auto"/>
        <w:bottom w:val="none" w:sz="0" w:space="0" w:color="auto"/>
        <w:right w:val="none" w:sz="0" w:space="0" w:color="auto"/>
      </w:divBdr>
    </w:div>
    <w:div w:id="1410735353">
      <w:bodyDiv w:val="1"/>
      <w:marLeft w:val="0"/>
      <w:marRight w:val="0"/>
      <w:marTop w:val="0"/>
      <w:marBottom w:val="0"/>
      <w:divBdr>
        <w:top w:val="none" w:sz="0" w:space="0" w:color="auto"/>
        <w:left w:val="none" w:sz="0" w:space="0" w:color="auto"/>
        <w:bottom w:val="none" w:sz="0" w:space="0" w:color="auto"/>
        <w:right w:val="none" w:sz="0" w:space="0" w:color="auto"/>
      </w:divBdr>
      <w:divsChild>
        <w:div w:id="1756824130">
          <w:marLeft w:val="0"/>
          <w:marRight w:val="0"/>
          <w:marTop w:val="0"/>
          <w:marBottom w:val="0"/>
          <w:divBdr>
            <w:top w:val="none" w:sz="0" w:space="0" w:color="auto"/>
            <w:left w:val="none" w:sz="0" w:space="0" w:color="auto"/>
            <w:bottom w:val="none" w:sz="0" w:space="0" w:color="auto"/>
            <w:right w:val="none" w:sz="0" w:space="0" w:color="auto"/>
          </w:divBdr>
        </w:div>
        <w:div w:id="656153218">
          <w:marLeft w:val="0"/>
          <w:marRight w:val="0"/>
          <w:marTop w:val="0"/>
          <w:marBottom w:val="0"/>
          <w:divBdr>
            <w:top w:val="none" w:sz="0" w:space="0" w:color="auto"/>
            <w:left w:val="none" w:sz="0" w:space="0" w:color="auto"/>
            <w:bottom w:val="none" w:sz="0" w:space="0" w:color="auto"/>
            <w:right w:val="none" w:sz="0" w:space="0" w:color="auto"/>
          </w:divBdr>
        </w:div>
        <w:div w:id="194121223">
          <w:marLeft w:val="0"/>
          <w:marRight w:val="0"/>
          <w:marTop w:val="0"/>
          <w:marBottom w:val="0"/>
          <w:divBdr>
            <w:top w:val="none" w:sz="0" w:space="0" w:color="auto"/>
            <w:left w:val="none" w:sz="0" w:space="0" w:color="auto"/>
            <w:bottom w:val="none" w:sz="0" w:space="0" w:color="auto"/>
            <w:right w:val="none" w:sz="0" w:space="0" w:color="auto"/>
          </w:divBdr>
        </w:div>
        <w:div w:id="1031299314">
          <w:marLeft w:val="0"/>
          <w:marRight w:val="0"/>
          <w:marTop w:val="0"/>
          <w:marBottom w:val="0"/>
          <w:divBdr>
            <w:top w:val="none" w:sz="0" w:space="0" w:color="auto"/>
            <w:left w:val="none" w:sz="0" w:space="0" w:color="auto"/>
            <w:bottom w:val="none" w:sz="0" w:space="0" w:color="auto"/>
            <w:right w:val="none" w:sz="0" w:space="0" w:color="auto"/>
          </w:divBdr>
        </w:div>
        <w:div w:id="1279265022">
          <w:marLeft w:val="0"/>
          <w:marRight w:val="0"/>
          <w:marTop w:val="0"/>
          <w:marBottom w:val="0"/>
          <w:divBdr>
            <w:top w:val="none" w:sz="0" w:space="0" w:color="auto"/>
            <w:left w:val="none" w:sz="0" w:space="0" w:color="auto"/>
            <w:bottom w:val="none" w:sz="0" w:space="0" w:color="auto"/>
            <w:right w:val="none" w:sz="0" w:space="0" w:color="auto"/>
          </w:divBdr>
        </w:div>
        <w:div w:id="74670330">
          <w:marLeft w:val="0"/>
          <w:marRight w:val="0"/>
          <w:marTop w:val="0"/>
          <w:marBottom w:val="0"/>
          <w:divBdr>
            <w:top w:val="none" w:sz="0" w:space="0" w:color="auto"/>
            <w:left w:val="none" w:sz="0" w:space="0" w:color="auto"/>
            <w:bottom w:val="none" w:sz="0" w:space="0" w:color="auto"/>
            <w:right w:val="none" w:sz="0" w:space="0" w:color="auto"/>
          </w:divBdr>
        </w:div>
        <w:div w:id="217664591">
          <w:marLeft w:val="0"/>
          <w:marRight w:val="0"/>
          <w:marTop w:val="0"/>
          <w:marBottom w:val="0"/>
          <w:divBdr>
            <w:top w:val="none" w:sz="0" w:space="0" w:color="auto"/>
            <w:left w:val="none" w:sz="0" w:space="0" w:color="auto"/>
            <w:bottom w:val="none" w:sz="0" w:space="0" w:color="auto"/>
            <w:right w:val="none" w:sz="0" w:space="0" w:color="auto"/>
          </w:divBdr>
        </w:div>
        <w:div w:id="32047186">
          <w:marLeft w:val="0"/>
          <w:marRight w:val="0"/>
          <w:marTop w:val="0"/>
          <w:marBottom w:val="0"/>
          <w:divBdr>
            <w:top w:val="none" w:sz="0" w:space="0" w:color="auto"/>
            <w:left w:val="none" w:sz="0" w:space="0" w:color="auto"/>
            <w:bottom w:val="none" w:sz="0" w:space="0" w:color="auto"/>
            <w:right w:val="none" w:sz="0" w:space="0" w:color="auto"/>
          </w:divBdr>
        </w:div>
        <w:div w:id="1544908096">
          <w:marLeft w:val="0"/>
          <w:marRight w:val="0"/>
          <w:marTop w:val="0"/>
          <w:marBottom w:val="0"/>
          <w:divBdr>
            <w:top w:val="none" w:sz="0" w:space="0" w:color="auto"/>
            <w:left w:val="none" w:sz="0" w:space="0" w:color="auto"/>
            <w:bottom w:val="none" w:sz="0" w:space="0" w:color="auto"/>
            <w:right w:val="none" w:sz="0" w:space="0" w:color="auto"/>
          </w:divBdr>
        </w:div>
      </w:divsChild>
    </w:div>
    <w:div w:id="1776822866">
      <w:bodyDiv w:val="1"/>
      <w:marLeft w:val="0"/>
      <w:marRight w:val="0"/>
      <w:marTop w:val="0"/>
      <w:marBottom w:val="0"/>
      <w:divBdr>
        <w:top w:val="none" w:sz="0" w:space="0" w:color="auto"/>
        <w:left w:val="none" w:sz="0" w:space="0" w:color="auto"/>
        <w:bottom w:val="none" w:sz="0" w:space="0" w:color="auto"/>
        <w:right w:val="none" w:sz="0" w:space="0" w:color="auto"/>
      </w:divBdr>
    </w:div>
    <w:div w:id="1855608647">
      <w:bodyDiv w:val="1"/>
      <w:marLeft w:val="0"/>
      <w:marRight w:val="0"/>
      <w:marTop w:val="0"/>
      <w:marBottom w:val="0"/>
      <w:divBdr>
        <w:top w:val="none" w:sz="0" w:space="0" w:color="auto"/>
        <w:left w:val="none" w:sz="0" w:space="0" w:color="auto"/>
        <w:bottom w:val="none" w:sz="0" w:space="0" w:color="auto"/>
        <w:right w:val="none" w:sz="0" w:space="0" w:color="auto"/>
      </w:divBdr>
      <w:divsChild>
        <w:div w:id="94978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236459">
      <w:bodyDiv w:val="1"/>
      <w:marLeft w:val="0"/>
      <w:marRight w:val="0"/>
      <w:marTop w:val="0"/>
      <w:marBottom w:val="0"/>
      <w:divBdr>
        <w:top w:val="none" w:sz="0" w:space="0" w:color="auto"/>
        <w:left w:val="none" w:sz="0" w:space="0" w:color="auto"/>
        <w:bottom w:val="none" w:sz="0" w:space="0" w:color="auto"/>
        <w:right w:val="none" w:sz="0" w:space="0" w:color="auto"/>
      </w:divBdr>
    </w:div>
    <w:div w:id="1973289573">
      <w:bodyDiv w:val="1"/>
      <w:marLeft w:val="0"/>
      <w:marRight w:val="0"/>
      <w:marTop w:val="0"/>
      <w:marBottom w:val="0"/>
      <w:divBdr>
        <w:top w:val="none" w:sz="0" w:space="0" w:color="auto"/>
        <w:left w:val="none" w:sz="0" w:space="0" w:color="auto"/>
        <w:bottom w:val="none" w:sz="0" w:space="0" w:color="auto"/>
        <w:right w:val="none" w:sz="0" w:space="0" w:color="auto"/>
      </w:divBdr>
    </w:div>
    <w:div w:id="204204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dc.gov/suicide/disparities/index.htm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721108CB87601C43A47D497044A7F492" ma:contentTypeVersion="16" ma:contentTypeDescription="새 문서를 만듭니다." ma:contentTypeScope="" ma:versionID="cc2837058e99403721df9203e6931f26">
  <xsd:schema xmlns:xsd="http://www.w3.org/2001/XMLSchema" xmlns:xs="http://www.w3.org/2001/XMLSchema" xmlns:p="http://schemas.microsoft.com/office/2006/metadata/properties" xmlns:ns2="0c95fa17-a81d-4430-9e34-985478460be0" xmlns:ns3="6d207d4e-1d9c-4c4c-a903-8aa16652c927" targetNamespace="http://schemas.microsoft.com/office/2006/metadata/properties" ma:root="true" ma:fieldsID="7576e01feff2522208b443e8d88b3a45" ns2:_="" ns3:_="">
    <xsd:import namespace="0c95fa17-a81d-4430-9e34-985478460be0"/>
    <xsd:import namespace="6d207d4e-1d9c-4c4c-a903-8aa16652c92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95fa17-a81d-4430-9e34-985478460b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165933e2-dc98-47c1-b79f-40043684dca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207d4e-1d9c-4c4c-a903-8aa16652c92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05e5510-c0ef-4334-b6af-c6cbc647dac7}" ma:internalName="TaxCatchAll" ma:showField="CatchAllData" ma:web="6d207d4e-1d9c-4c4c-a903-8aa16652c927">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d207d4e-1d9c-4c4c-a903-8aa16652c927" xsi:nil="true"/>
    <lcf76f155ced4ddcb4097134ff3c332f xmlns="0c95fa17-a81d-4430-9e34-985478460be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368456-BA75-4F2E-8A8E-2285741870D3}">
  <ds:schemaRefs>
    <ds:schemaRef ds:uri="http://schemas.openxmlformats.org/officeDocument/2006/bibliography"/>
  </ds:schemaRefs>
</ds:datastoreItem>
</file>

<file path=customXml/itemProps2.xml><?xml version="1.0" encoding="utf-8"?>
<ds:datastoreItem xmlns:ds="http://schemas.openxmlformats.org/officeDocument/2006/customXml" ds:itemID="{99FA0395-4655-4BC3-96DD-3E77505F0E1E}">
  <ds:schemaRefs>
    <ds:schemaRef ds:uri="http://schemas.microsoft.com/sharepoint/v3/contenttype/forms"/>
  </ds:schemaRefs>
</ds:datastoreItem>
</file>

<file path=customXml/itemProps3.xml><?xml version="1.0" encoding="utf-8"?>
<ds:datastoreItem xmlns:ds="http://schemas.openxmlformats.org/officeDocument/2006/customXml" ds:itemID="{7451E06A-5FE2-4C21-8B23-CC8DB385D118}"/>
</file>

<file path=customXml/itemProps4.xml><?xml version="1.0" encoding="utf-8"?>
<ds:datastoreItem xmlns:ds="http://schemas.openxmlformats.org/officeDocument/2006/customXml" ds:itemID="{217728EE-8A0C-4050-B3E9-EE09BBC539D9}">
  <ds:schemaRefs>
    <ds:schemaRef ds:uri="http://schemas.microsoft.com/office/2006/metadata/properties"/>
    <ds:schemaRef ds:uri="http://schemas.microsoft.com/office/infopath/2007/PartnerControls"/>
    <ds:schemaRef ds:uri="6d207d4e-1d9c-4c4c-a903-8aa16652c927"/>
    <ds:schemaRef ds:uri="0c95fa17-a81d-4430-9e34-985478460be0"/>
  </ds:schemaRefs>
</ds:datastoreItem>
</file>

<file path=docProps/app.xml><?xml version="1.0" encoding="utf-8"?>
<Properties xmlns="http://schemas.openxmlformats.org/officeDocument/2006/extended-properties" xmlns:vt="http://schemas.openxmlformats.org/officeDocument/2006/docPropsVTypes">
  <Template>Normal</Template>
  <TotalTime>1150</TotalTime>
  <Pages>45</Pages>
  <Words>26510</Words>
  <Characters>150581</Characters>
  <Application>Microsoft Office Word</Application>
  <DocSecurity>0</DocSecurity>
  <Lines>16731</Lines>
  <Paragraphs>10417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Jung Youn Min</dc:creator>
  <cp:keywords/>
  <dc:description/>
  <cp:lastModifiedBy>Jung Youn Min</cp:lastModifiedBy>
  <cp:revision>2078</cp:revision>
  <cp:lastPrinted>2025-03-21T06:00:00Z</cp:lastPrinted>
  <dcterms:created xsi:type="dcterms:W3CDTF">2025-01-28T03:27:00Z</dcterms:created>
  <dcterms:modified xsi:type="dcterms:W3CDTF">2025-12-23T22:16:00Z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0x010100721108CB87601C43A47D497044A7F492</vt:lpwstr>
  </property>
  <property fmtid="{D5CDD505-2E9C-101B-9397-08002B2CF9AE}" pid="3" name="MediaServiceImageTags">
    <vt:lpwstr/>
  </property>
</Properties>
</file>